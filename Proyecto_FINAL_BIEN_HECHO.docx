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4DB95" w14:textId="3ABD7BA2" w:rsidR="7AAE2625" w:rsidRPr="00A52395" w:rsidRDefault="7AAE2625"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Universidad de Las Américas</w:t>
      </w:r>
    </w:p>
    <w:p w14:paraId="3E0AC4FB" w14:textId="37347608" w:rsidR="00E23427"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Facultad de Ingeniería y Ciencias Aplicadas</w:t>
      </w:r>
    </w:p>
    <w:p w14:paraId="57083407" w14:textId="5954B64B" w:rsidR="3E5FA861" w:rsidRPr="00A52395" w:rsidRDefault="3E5FA861"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 xml:space="preserve">Ingeniería </w:t>
      </w:r>
      <w:r w:rsidR="00E23427" w:rsidRPr="00A52395">
        <w:rPr>
          <w:rFonts w:ascii="Arial" w:eastAsia="Arial" w:hAnsi="Arial" w:cs="Arial"/>
          <w:b/>
          <w:bCs/>
          <w:sz w:val="24"/>
          <w:szCs w:val="24"/>
        </w:rPr>
        <w:t>de Software</w:t>
      </w:r>
    </w:p>
    <w:p w14:paraId="7CB8E0D5" w14:textId="73D1A57D" w:rsidR="71206C3C" w:rsidRPr="00A52395" w:rsidRDefault="71206C3C" w:rsidP="006B437D">
      <w:pPr>
        <w:spacing w:line="480" w:lineRule="auto"/>
        <w:jc w:val="center"/>
        <w:rPr>
          <w:rFonts w:ascii="Arial" w:eastAsia="Arial" w:hAnsi="Arial" w:cs="Arial"/>
          <w:b/>
          <w:bCs/>
          <w:i/>
          <w:iCs/>
          <w:sz w:val="24"/>
          <w:szCs w:val="24"/>
        </w:rPr>
      </w:pPr>
    </w:p>
    <w:p w14:paraId="3A2A3BBC" w14:textId="20FA5CD0" w:rsidR="71206C3C" w:rsidRPr="00A52395" w:rsidRDefault="71206C3C" w:rsidP="006B437D">
      <w:pPr>
        <w:spacing w:line="480" w:lineRule="auto"/>
        <w:jc w:val="center"/>
        <w:rPr>
          <w:rFonts w:ascii="Arial" w:eastAsia="Arial" w:hAnsi="Arial" w:cs="Arial"/>
          <w:b/>
          <w:bCs/>
          <w:i/>
          <w:iCs/>
          <w:sz w:val="24"/>
          <w:szCs w:val="24"/>
        </w:rPr>
      </w:pPr>
    </w:p>
    <w:p w14:paraId="4839B7A8" w14:textId="0772008F" w:rsidR="00E01E30" w:rsidRPr="00A52395" w:rsidRDefault="00162D92" w:rsidP="007D39E6">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Desarrollo de una web responsive integral para el control administrativo y financiero de escuelas de conducción</w:t>
      </w:r>
    </w:p>
    <w:p w14:paraId="668A800E" w14:textId="238BB7FA" w:rsidR="71206C3C" w:rsidRPr="00A52395" w:rsidRDefault="71206C3C" w:rsidP="006B437D">
      <w:pPr>
        <w:spacing w:line="480" w:lineRule="auto"/>
        <w:jc w:val="center"/>
        <w:rPr>
          <w:rFonts w:ascii="Arial" w:eastAsia="Arial" w:hAnsi="Arial" w:cs="Arial"/>
          <w:b/>
          <w:bCs/>
          <w:i/>
          <w:iCs/>
          <w:sz w:val="24"/>
          <w:szCs w:val="24"/>
        </w:rPr>
      </w:pPr>
    </w:p>
    <w:p w14:paraId="0F18DB0B" w14:textId="77777777" w:rsidR="00D2546B" w:rsidRPr="00A52395" w:rsidRDefault="00D254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Raúl Sebastián Cruz Baño</w:t>
      </w:r>
    </w:p>
    <w:p w14:paraId="47C8A826" w14:textId="0099B3BE" w:rsidR="33220171" w:rsidRPr="00A52395" w:rsidRDefault="00BD0E28"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Hernán Mateo Jurado Moran</w:t>
      </w:r>
    </w:p>
    <w:p w14:paraId="13C2CDA9" w14:textId="77777777" w:rsidR="00644A50" w:rsidRPr="00A52395" w:rsidRDefault="00644A50" w:rsidP="006B437D">
      <w:pPr>
        <w:spacing w:line="480" w:lineRule="auto"/>
        <w:jc w:val="center"/>
        <w:rPr>
          <w:rFonts w:ascii="Arial" w:eastAsia="Arial" w:hAnsi="Arial" w:cs="Arial"/>
          <w:b/>
          <w:bCs/>
          <w:sz w:val="24"/>
          <w:szCs w:val="24"/>
        </w:rPr>
      </w:pPr>
    </w:p>
    <w:p w14:paraId="092BDA60" w14:textId="77777777" w:rsidR="00644A50" w:rsidRPr="00A52395" w:rsidRDefault="00644A50" w:rsidP="006B437D">
      <w:pPr>
        <w:spacing w:line="480" w:lineRule="auto"/>
        <w:jc w:val="center"/>
        <w:rPr>
          <w:rFonts w:ascii="Arial" w:eastAsia="Arial" w:hAnsi="Arial" w:cs="Arial"/>
          <w:b/>
          <w:bCs/>
          <w:sz w:val="24"/>
          <w:szCs w:val="24"/>
        </w:rPr>
      </w:pPr>
    </w:p>
    <w:p w14:paraId="63B0EB26" w14:textId="24DC33EC" w:rsidR="71206C3C" w:rsidRPr="00A52395" w:rsidRDefault="00FD756B"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Víctor Javier Gómez Regalado</w:t>
      </w:r>
    </w:p>
    <w:p w14:paraId="654DFE42" w14:textId="77777777" w:rsidR="00644A50" w:rsidRPr="00A52395" w:rsidRDefault="00644A50" w:rsidP="006B437D">
      <w:pPr>
        <w:spacing w:line="480" w:lineRule="auto"/>
        <w:jc w:val="center"/>
        <w:rPr>
          <w:rFonts w:ascii="Arial" w:eastAsia="Arial" w:hAnsi="Arial" w:cs="Arial"/>
          <w:b/>
          <w:bCs/>
          <w:i/>
          <w:iCs/>
          <w:sz w:val="24"/>
          <w:szCs w:val="24"/>
        </w:rPr>
      </w:pPr>
    </w:p>
    <w:p w14:paraId="77E2652F" w14:textId="77777777" w:rsidR="00644A50" w:rsidRPr="00A52395" w:rsidRDefault="00644A50" w:rsidP="006B437D">
      <w:pPr>
        <w:spacing w:line="480" w:lineRule="auto"/>
        <w:jc w:val="center"/>
        <w:rPr>
          <w:rFonts w:ascii="Arial" w:eastAsia="Arial" w:hAnsi="Arial" w:cs="Arial"/>
          <w:b/>
          <w:bCs/>
          <w:i/>
          <w:iCs/>
          <w:sz w:val="24"/>
          <w:szCs w:val="24"/>
        </w:rPr>
      </w:pPr>
    </w:p>
    <w:p w14:paraId="21AA6A44" w14:textId="7C2022C2" w:rsidR="00E01E30" w:rsidRPr="00A52395" w:rsidRDefault="57B2D367" w:rsidP="006B437D">
      <w:pPr>
        <w:spacing w:line="480" w:lineRule="auto"/>
        <w:jc w:val="center"/>
        <w:rPr>
          <w:rFonts w:ascii="Arial" w:eastAsia="Arial" w:hAnsi="Arial" w:cs="Arial"/>
          <w:b/>
          <w:bCs/>
          <w:i/>
          <w:iCs/>
          <w:sz w:val="24"/>
          <w:szCs w:val="24"/>
        </w:rPr>
      </w:pPr>
      <w:r w:rsidRPr="00A52395">
        <w:rPr>
          <w:rFonts w:ascii="Arial" w:eastAsia="Arial" w:hAnsi="Arial" w:cs="Arial"/>
          <w:b/>
          <w:bCs/>
          <w:i/>
          <w:iCs/>
          <w:sz w:val="24"/>
          <w:szCs w:val="24"/>
        </w:rPr>
        <w:t>Fecha</w:t>
      </w:r>
    </w:p>
    <w:p w14:paraId="150179F8" w14:textId="2CEBAB31" w:rsidR="002033AA" w:rsidRPr="00A52395" w:rsidRDefault="00E01E30" w:rsidP="006B437D">
      <w:pPr>
        <w:spacing w:line="480" w:lineRule="auto"/>
        <w:jc w:val="center"/>
        <w:rPr>
          <w:rFonts w:ascii="Arial" w:eastAsia="Arial" w:hAnsi="Arial" w:cs="Arial"/>
          <w:b/>
          <w:bCs/>
          <w:sz w:val="24"/>
          <w:szCs w:val="24"/>
        </w:rPr>
      </w:pPr>
      <w:r w:rsidRPr="00A52395">
        <w:rPr>
          <w:rFonts w:ascii="Arial" w:eastAsia="Arial" w:hAnsi="Arial" w:cs="Arial"/>
          <w:b/>
          <w:bCs/>
          <w:sz w:val="24"/>
          <w:szCs w:val="24"/>
        </w:rPr>
        <w:t>Quito, Ecuador</w:t>
      </w:r>
    </w:p>
    <w:p w14:paraId="6813343D" w14:textId="77777777" w:rsidR="002033AA" w:rsidRPr="00E245B7" w:rsidRDefault="002033AA" w:rsidP="006B437D">
      <w:pPr>
        <w:spacing w:line="480" w:lineRule="auto"/>
        <w:rPr>
          <w:rFonts w:ascii="Arial" w:eastAsia="Arial" w:hAnsi="Arial" w:cs="Arial"/>
          <w:b/>
          <w:bCs/>
        </w:rPr>
      </w:pPr>
      <w:r w:rsidRPr="00E245B7">
        <w:rPr>
          <w:rFonts w:ascii="Arial" w:eastAsia="Arial" w:hAnsi="Arial" w:cs="Arial"/>
          <w:b/>
          <w:bCs/>
        </w:rPr>
        <w:br w:type="page"/>
      </w:r>
    </w:p>
    <w:p w14:paraId="3BE3D487" w14:textId="77777777" w:rsidR="00CB4E44" w:rsidRPr="00E245B7" w:rsidRDefault="00CB4E44" w:rsidP="002E64BA">
      <w:pPr>
        <w:spacing w:line="480" w:lineRule="auto"/>
        <w:rPr>
          <w:rFonts w:ascii="Arial" w:eastAsia="Arial" w:hAnsi="Arial" w:cs="Arial"/>
          <w:b/>
          <w:bCs/>
        </w:rPr>
        <w:sectPr w:rsidR="00CB4E44" w:rsidRPr="00E245B7" w:rsidSect="00CB3431">
          <w:headerReference w:type="default" r:id="rId11"/>
          <w:footerReference w:type="default" r:id="rId12"/>
          <w:pgSz w:w="11906" w:h="16838" w:code="9"/>
          <w:pgMar w:top="1440" w:right="1440" w:bottom="1440" w:left="1440" w:header="706" w:footer="706" w:gutter="0"/>
          <w:cols w:space="708"/>
          <w:docGrid w:linePitch="360"/>
        </w:sectPr>
      </w:pPr>
    </w:p>
    <w:sdt>
      <w:sdtPr>
        <w:rPr>
          <w:rFonts w:ascii="Arial" w:eastAsiaTheme="minorEastAsia" w:hAnsi="Arial" w:cs="Arial"/>
          <w:color w:val="auto"/>
          <w:sz w:val="22"/>
          <w:szCs w:val="22"/>
          <w:lang w:val="es-ES"/>
        </w:rPr>
        <w:id w:val="1745601159"/>
        <w:docPartObj>
          <w:docPartGallery w:val="Table of Contents"/>
          <w:docPartUnique/>
        </w:docPartObj>
      </w:sdtPr>
      <w:sdtEndPr>
        <w:rPr>
          <w:b/>
          <w:bCs/>
        </w:rPr>
      </w:sdtEndPr>
      <w:sdtContent>
        <w:p w14:paraId="456C0681" w14:textId="27D86776" w:rsidR="007A6D03" w:rsidRPr="00A52395" w:rsidRDefault="007A6D03" w:rsidP="006B437D">
          <w:pPr>
            <w:pStyle w:val="TtuloTDC"/>
            <w:spacing w:line="480" w:lineRule="auto"/>
            <w:jc w:val="both"/>
            <w:rPr>
              <w:rFonts w:ascii="Arial" w:hAnsi="Arial" w:cs="Arial"/>
              <w:color w:val="auto"/>
              <w:sz w:val="22"/>
              <w:szCs w:val="22"/>
            </w:rPr>
          </w:pPr>
          <w:r w:rsidRPr="00A52395">
            <w:rPr>
              <w:rFonts w:ascii="Arial" w:hAnsi="Arial" w:cs="Arial"/>
              <w:color w:val="auto"/>
              <w:sz w:val="22"/>
              <w:szCs w:val="22"/>
              <w:lang w:val="es-ES"/>
            </w:rPr>
            <w:t>Contenido</w:t>
          </w:r>
        </w:p>
        <w:p w14:paraId="0289EAB8" w14:textId="5FFAE5D1" w:rsidR="00BF5DA2" w:rsidRPr="00A52395" w:rsidRDefault="007A6D03">
          <w:pPr>
            <w:pStyle w:val="TDC1"/>
            <w:tabs>
              <w:tab w:val="right" w:leader="dot" w:pos="9016"/>
            </w:tabs>
            <w:rPr>
              <w:rFonts w:ascii="Arial" w:hAnsi="Arial" w:cs="Arial"/>
              <w:noProof/>
              <w:kern w:val="2"/>
              <w:sz w:val="24"/>
              <w:szCs w:val="24"/>
              <w:lang w:val="en-US" w:eastAsia="en-US"/>
              <w14:ligatures w14:val="standardContextual"/>
            </w:rPr>
          </w:pPr>
          <w:r w:rsidRPr="00A52395">
            <w:rPr>
              <w:rFonts w:ascii="Arial" w:hAnsi="Arial" w:cs="Arial"/>
            </w:rPr>
            <w:fldChar w:fldCharType="begin"/>
          </w:r>
          <w:r w:rsidRPr="00A52395">
            <w:rPr>
              <w:rFonts w:ascii="Arial" w:hAnsi="Arial" w:cs="Arial"/>
            </w:rPr>
            <w:instrText xml:space="preserve"> TOC \o "1-3" \h \z \u </w:instrText>
          </w:r>
          <w:r w:rsidRPr="00A52395">
            <w:rPr>
              <w:rFonts w:ascii="Arial" w:hAnsi="Arial" w:cs="Arial"/>
            </w:rPr>
            <w:fldChar w:fldCharType="separate"/>
          </w:r>
          <w:hyperlink w:anchor="_Toc227521367" w:history="1">
            <w:r w:rsidR="00BF5DA2" w:rsidRPr="00A52395">
              <w:rPr>
                <w:rStyle w:val="Hipervnculo"/>
                <w:rFonts w:ascii="Arial" w:hAnsi="Arial" w:cs="Arial"/>
                <w:noProof/>
              </w:rPr>
              <w:t>Resumen</w:t>
            </w:r>
            <w:r w:rsidR="00BF5DA2" w:rsidRPr="00A52395">
              <w:rPr>
                <w:rFonts w:ascii="Arial" w:hAnsi="Arial" w:cs="Arial"/>
                <w:noProof/>
                <w:webHidden/>
              </w:rPr>
              <w:tab/>
            </w:r>
            <w:r w:rsidR="00BF5DA2" w:rsidRPr="00A52395">
              <w:rPr>
                <w:rFonts w:ascii="Arial" w:hAnsi="Arial" w:cs="Arial"/>
                <w:noProof/>
                <w:webHidden/>
              </w:rPr>
              <w:fldChar w:fldCharType="begin"/>
            </w:r>
            <w:r w:rsidR="00BF5DA2" w:rsidRPr="00A52395">
              <w:rPr>
                <w:rFonts w:ascii="Arial" w:hAnsi="Arial" w:cs="Arial"/>
                <w:noProof/>
                <w:webHidden/>
              </w:rPr>
              <w:instrText xml:space="preserve"> PAGEREF _Toc227521367 \h </w:instrText>
            </w:r>
            <w:r w:rsidR="00BF5DA2" w:rsidRPr="00A52395">
              <w:rPr>
                <w:rFonts w:ascii="Arial" w:hAnsi="Arial" w:cs="Arial"/>
                <w:noProof/>
                <w:webHidden/>
              </w:rPr>
            </w:r>
            <w:r w:rsidR="00BF5DA2" w:rsidRPr="00A52395">
              <w:rPr>
                <w:rFonts w:ascii="Arial" w:hAnsi="Arial" w:cs="Arial"/>
                <w:noProof/>
                <w:webHidden/>
              </w:rPr>
              <w:fldChar w:fldCharType="separate"/>
            </w:r>
            <w:r w:rsidR="00B23170">
              <w:rPr>
                <w:rFonts w:ascii="Arial" w:hAnsi="Arial" w:cs="Arial"/>
                <w:noProof/>
                <w:webHidden/>
              </w:rPr>
              <w:t>4</w:t>
            </w:r>
            <w:r w:rsidR="00BF5DA2" w:rsidRPr="00A52395">
              <w:rPr>
                <w:rFonts w:ascii="Arial" w:hAnsi="Arial" w:cs="Arial"/>
                <w:noProof/>
                <w:webHidden/>
              </w:rPr>
              <w:fldChar w:fldCharType="end"/>
            </w:r>
          </w:hyperlink>
        </w:p>
        <w:p w14:paraId="7FFE3595" w14:textId="78DD8982" w:rsidR="00BF5DA2" w:rsidRPr="00A52395" w:rsidRDefault="00BF5DA2">
          <w:pPr>
            <w:pStyle w:val="TDC1"/>
            <w:tabs>
              <w:tab w:val="right" w:leader="dot" w:pos="9016"/>
            </w:tabs>
            <w:rPr>
              <w:rFonts w:ascii="Arial" w:hAnsi="Arial" w:cs="Arial"/>
              <w:noProof/>
              <w:kern w:val="2"/>
              <w:sz w:val="24"/>
              <w:szCs w:val="24"/>
              <w:lang w:val="en-US" w:eastAsia="en-US"/>
              <w14:ligatures w14:val="standardContextual"/>
            </w:rPr>
          </w:pPr>
          <w:hyperlink w:anchor="_Toc227521368" w:history="1">
            <w:r w:rsidRPr="00A52395">
              <w:rPr>
                <w:rStyle w:val="Hipervnculo"/>
                <w:rFonts w:ascii="Arial" w:hAnsi="Arial" w:cs="Arial"/>
                <w:noProof/>
              </w:rPr>
              <w:t>Abstract</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2</w:t>
            </w:r>
            <w:r w:rsidRPr="00A52395">
              <w:rPr>
                <w:rFonts w:ascii="Arial" w:hAnsi="Arial" w:cs="Arial"/>
                <w:noProof/>
                <w:webHidden/>
              </w:rPr>
              <w:fldChar w:fldCharType="end"/>
            </w:r>
          </w:hyperlink>
        </w:p>
        <w:p w14:paraId="565AA3CB" w14:textId="12C415A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69" w:history="1">
            <w:r w:rsidRPr="00A52395">
              <w:rPr>
                <w:rStyle w:val="Hipervnculo"/>
                <w:rFonts w:ascii="Arial" w:hAnsi="Arial" w:cs="Arial"/>
                <w:noProof/>
              </w:rPr>
              <w:t>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Introducción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_Toc227521369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6E4A8DAB" w14:textId="5A081F2B"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0" w:history="1">
            <w:r w:rsidRPr="00A52395">
              <w:rPr>
                <w:rStyle w:val="Hipervnculo"/>
                <w:rFonts w:ascii="Arial" w:hAnsi="Arial" w:cs="Arial"/>
                <w:bCs/>
                <w:noProof/>
                <w:lang w:eastAsia="en-US"/>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Identificación y descripción del problema o necesidad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w:t>
            </w:r>
            <w:r w:rsidRPr="00A52395">
              <w:rPr>
                <w:rFonts w:ascii="Arial" w:hAnsi="Arial" w:cs="Arial"/>
                <w:noProof/>
                <w:webHidden/>
              </w:rPr>
              <w:fldChar w:fldCharType="end"/>
            </w:r>
          </w:hyperlink>
        </w:p>
        <w:p w14:paraId="3D29BAAE" w14:textId="5193A2F7"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1" w:history="1">
            <w:r w:rsidRPr="00A52395">
              <w:rPr>
                <w:rStyle w:val="Hipervnculo"/>
                <w:rFonts w:ascii="Arial" w:hAnsi="Arial" w:cs="Arial"/>
                <w:bCs/>
                <w:noProof/>
                <w:lang w:eastAsia="en-US"/>
              </w:rPr>
              <w:t>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Descripción de la organización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4</w:t>
            </w:r>
            <w:r w:rsidRPr="00A52395">
              <w:rPr>
                <w:rFonts w:ascii="Arial" w:hAnsi="Arial" w:cs="Arial"/>
                <w:noProof/>
                <w:webHidden/>
              </w:rPr>
              <w:fldChar w:fldCharType="end"/>
            </w:r>
          </w:hyperlink>
        </w:p>
        <w:p w14:paraId="04EB6BDF" w14:textId="181D5A2C"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72" w:history="1">
            <w:r w:rsidRPr="00A52395">
              <w:rPr>
                <w:rStyle w:val="Hipervnculo"/>
                <w:rFonts w:ascii="Arial" w:hAnsi="Arial" w:cs="Arial"/>
                <w:noProof/>
              </w:rPr>
              <w:t>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Análisis de posibles soluciones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6960880" w14:textId="6F925613"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73" w:history="1">
            <w:r w:rsidRPr="00A52395">
              <w:rPr>
                <w:rStyle w:val="Hipervnculo"/>
                <w:rFonts w:ascii="Arial" w:hAnsi="Arial" w:cs="Arial"/>
                <w:noProof/>
              </w:rPr>
              <w:t>2.1 Funcionalidades principales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54D10312" w14:textId="273F4DE1"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4" w:history="1">
            <w:r w:rsidRPr="00A52395">
              <w:rPr>
                <w:rStyle w:val="Hipervnculo"/>
                <w:rFonts w:ascii="Arial" w:hAnsi="Arial" w:cs="Arial"/>
                <w:noProof/>
              </w:rPr>
              <w:t>2.1.1.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Diagrama de contexto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716FAAF1" w14:textId="150F9614"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5" w:history="1">
            <w:r w:rsidRPr="00A52395">
              <w:rPr>
                <w:rStyle w:val="Hipervnculo"/>
                <w:rFonts w:ascii="Arial" w:hAnsi="Arial" w:cs="Arial"/>
                <w:noProof/>
              </w:rPr>
              <w:t>2.1.2.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w:t>
            </w:r>
            <w:r w:rsidRPr="00A52395">
              <w:rPr>
                <w:rFonts w:ascii="Arial" w:hAnsi="Arial" w:cs="Arial"/>
                <w:noProof/>
                <w:webHidden/>
              </w:rPr>
              <w:fldChar w:fldCharType="end"/>
            </w:r>
          </w:hyperlink>
        </w:p>
        <w:p w14:paraId="63FDE4D9" w14:textId="32FD50C5" w:rsidR="00BF5DA2" w:rsidRPr="00A52395" w:rsidRDefault="00BF5DA2">
          <w:pPr>
            <w:pStyle w:val="TDC3"/>
            <w:tabs>
              <w:tab w:val="left" w:pos="1440"/>
              <w:tab w:val="right" w:leader="dot" w:pos="9016"/>
            </w:tabs>
            <w:rPr>
              <w:rFonts w:ascii="Arial" w:hAnsi="Arial" w:cs="Arial"/>
              <w:noProof/>
              <w:kern w:val="2"/>
              <w:sz w:val="24"/>
              <w:szCs w:val="24"/>
              <w:lang w:val="en-US" w:eastAsia="en-US"/>
              <w14:ligatures w14:val="standardContextual"/>
            </w:rPr>
          </w:pPr>
          <w:hyperlink w:anchor="_Toc227521376" w:history="1">
            <w:r w:rsidRPr="00A52395">
              <w:rPr>
                <w:rStyle w:val="Hipervnculo"/>
                <w:rFonts w:ascii="Arial" w:hAnsi="Arial" w:cs="Arial"/>
                <w:noProof/>
              </w:rPr>
              <w:t>2.1.3.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Requerimientos no funcionales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13</w:t>
            </w:r>
            <w:r w:rsidRPr="00A52395">
              <w:rPr>
                <w:rFonts w:ascii="Arial" w:hAnsi="Arial" w:cs="Arial"/>
                <w:noProof/>
                <w:webHidden/>
              </w:rPr>
              <w:fldChar w:fldCharType="end"/>
            </w:r>
          </w:hyperlink>
        </w:p>
        <w:p w14:paraId="1E413811" w14:textId="23DA437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77" w:history="1">
            <w:r w:rsidRPr="00A52395">
              <w:rPr>
                <w:rStyle w:val="Hipervnculo"/>
                <w:rFonts w:ascii="Arial" w:hAnsi="Arial" w:cs="Arial"/>
                <w:noProof/>
              </w:rPr>
              <w:t>2.2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Identificación y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4710B8D8" w14:textId="10D170E7"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8" w:history="1">
            <w:r w:rsidRPr="00A52395">
              <w:rPr>
                <w:rStyle w:val="Hipervnculo"/>
                <w:rFonts w:ascii="Arial" w:hAnsi="Arial" w:cs="Arial"/>
                <w:noProof/>
              </w:rPr>
              <w:t>2.2.1 Planteamiento de alternativas de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67901A0C" w14:textId="6992A689" w:rsidR="00BF5DA2" w:rsidRPr="00A52395" w:rsidRDefault="00BF5DA2">
          <w:pPr>
            <w:pStyle w:val="TDC3"/>
            <w:tabs>
              <w:tab w:val="right" w:leader="dot" w:pos="9016"/>
            </w:tabs>
            <w:rPr>
              <w:rFonts w:ascii="Arial" w:hAnsi="Arial" w:cs="Arial"/>
              <w:noProof/>
              <w:kern w:val="2"/>
              <w:sz w:val="24"/>
              <w:szCs w:val="24"/>
              <w:lang w:val="en-US" w:eastAsia="en-US"/>
              <w14:ligatures w14:val="standardContextual"/>
            </w:rPr>
          </w:pPr>
          <w:hyperlink w:anchor="_Toc227521379" w:history="1">
            <w:r w:rsidRPr="00A52395">
              <w:rPr>
                <w:rStyle w:val="Hipervnculo"/>
                <w:rFonts w:ascii="Arial" w:hAnsi="Arial" w:cs="Arial"/>
                <w:noProof/>
              </w:rPr>
              <w:t>2.2.2. Selección de la mejor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_Toc227521379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17</w:t>
            </w:r>
            <w:r w:rsidRPr="00A52395">
              <w:rPr>
                <w:rFonts w:ascii="Arial" w:hAnsi="Arial" w:cs="Arial"/>
                <w:noProof/>
                <w:webHidden/>
              </w:rPr>
              <w:fldChar w:fldCharType="end"/>
            </w:r>
          </w:hyperlink>
        </w:p>
        <w:p w14:paraId="1E442790" w14:textId="1890A06F" w:rsidR="00BF5DA2" w:rsidRPr="00A52395" w:rsidRDefault="00BF5DA2">
          <w:pPr>
            <w:pStyle w:val="TDC2"/>
            <w:tabs>
              <w:tab w:val="right" w:leader="dot" w:pos="9016"/>
            </w:tabs>
            <w:rPr>
              <w:rFonts w:ascii="Arial" w:hAnsi="Arial" w:cs="Arial"/>
              <w:noProof/>
              <w:kern w:val="2"/>
              <w:sz w:val="24"/>
              <w:szCs w:val="24"/>
              <w:lang w:val="en-US" w:eastAsia="en-US"/>
              <w14:ligatures w14:val="standardContextual"/>
            </w:rPr>
          </w:pPr>
          <w:hyperlink w:anchor="_Toc227521380" w:history="1">
            <w:r w:rsidRPr="00A52395">
              <w:rPr>
                <w:rStyle w:val="Hipervnculo"/>
                <w:rFonts w:ascii="Arial" w:hAnsi="Arial" w:cs="Arial"/>
                <w:noProof/>
              </w:rPr>
              <w:t>2.3 Impacto del proyecto en la sociedad</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32</w:t>
            </w:r>
            <w:r w:rsidRPr="00A52395">
              <w:rPr>
                <w:rFonts w:ascii="Arial" w:hAnsi="Arial" w:cs="Arial"/>
                <w:noProof/>
                <w:webHidden/>
              </w:rPr>
              <w:fldChar w:fldCharType="end"/>
            </w:r>
          </w:hyperlink>
        </w:p>
        <w:p w14:paraId="37AE73B0" w14:textId="5F9617D4"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1" w:history="1">
            <w:r w:rsidRPr="00A52395">
              <w:rPr>
                <w:rStyle w:val="Hipervnculo"/>
                <w:rFonts w:ascii="Arial" w:hAnsi="Arial" w:cs="Arial"/>
                <w:noProof/>
              </w:rPr>
              <w:t>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Objetivos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3A98FF81" w14:textId="4A64C523"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2" w:history="1">
            <w:r w:rsidRPr="00A52395">
              <w:rPr>
                <w:rStyle w:val="Hipervnculo"/>
                <w:rFonts w:ascii="Arial" w:hAnsi="Arial" w:cs="Arial"/>
                <w:bCs/>
                <w:noProof/>
                <w:lang w:eastAsia="en-US"/>
              </w:rPr>
              <w:t>3.1.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 General</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35</w:t>
            </w:r>
            <w:r w:rsidRPr="00A52395">
              <w:rPr>
                <w:rFonts w:ascii="Arial" w:hAnsi="Arial" w:cs="Arial"/>
                <w:noProof/>
                <w:webHidden/>
              </w:rPr>
              <w:fldChar w:fldCharType="end"/>
            </w:r>
          </w:hyperlink>
        </w:p>
        <w:p w14:paraId="1A8EC62A" w14:textId="627E0511"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3" w:history="1">
            <w:r w:rsidRPr="00A52395">
              <w:rPr>
                <w:rStyle w:val="Hipervnculo"/>
                <w:rFonts w:ascii="Arial" w:hAnsi="Arial" w:cs="Arial"/>
                <w:bCs/>
                <w:noProof/>
                <w:lang w:eastAsia="en-US"/>
              </w:rPr>
              <w:t>3.2.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Objetivos Específicos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72550BFA" w14:textId="38DB9A83"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4" w:history="1">
            <w:r w:rsidRPr="00A52395">
              <w:rPr>
                <w:rStyle w:val="Hipervnculo"/>
                <w:rFonts w:ascii="Arial" w:hAnsi="Arial" w:cs="Arial"/>
                <w:noProof/>
              </w:rPr>
              <w:t>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Alcance</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43B9640A" w14:textId="240E8E0D"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5" w:history="1">
            <w:r w:rsidRPr="00A52395">
              <w:rPr>
                <w:rStyle w:val="Hipervnculo"/>
                <w:rFonts w:ascii="Arial" w:hAnsi="Arial" w:cs="Arial"/>
                <w:bCs/>
                <w:noProof/>
                <w:lang w:eastAsia="en-US"/>
              </w:rPr>
              <w:t>4.1.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Alcance de la solución seleccionada</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36</w:t>
            </w:r>
            <w:r w:rsidRPr="00A52395">
              <w:rPr>
                <w:rFonts w:ascii="Arial" w:hAnsi="Arial" w:cs="Arial"/>
                <w:noProof/>
                <w:webHidden/>
              </w:rPr>
              <w:fldChar w:fldCharType="end"/>
            </w:r>
          </w:hyperlink>
        </w:p>
        <w:p w14:paraId="3A3FB4F7" w14:textId="32CBF6F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86" w:history="1">
            <w:r w:rsidRPr="00A52395">
              <w:rPr>
                <w:rStyle w:val="Hipervnculo"/>
                <w:rFonts w:ascii="Arial" w:hAnsi="Arial" w:cs="Arial"/>
                <w:bCs/>
                <w:noProof/>
                <w:lang w:eastAsia="en-US"/>
              </w:rPr>
              <w:t>4.2.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Limitaciones y restricciones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64</w:t>
            </w:r>
            <w:r w:rsidRPr="00A52395">
              <w:rPr>
                <w:rFonts w:ascii="Arial" w:hAnsi="Arial" w:cs="Arial"/>
                <w:noProof/>
                <w:webHidden/>
              </w:rPr>
              <w:fldChar w:fldCharType="end"/>
            </w:r>
          </w:hyperlink>
        </w:p>
        <w:p w14:paraId="390E3FB2" w14:textId="70708F1B"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7" w:history="1">
            <w:r w:rsidRPr="00A52395">
              <w:rPr>
                <w:rStyle w:val="Hipervnculo"/>
                <w:rFonts w:ascii="Arial" w:hAnsi="Arial" w:cs="Arial"/>
                <w:noProof/>
              </w:rPr>
              <w:t>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Planificación y costos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67</w:t>
            </w:r>
            <w:r w:rsidRPr="00A52395">
              <w:rPr>
                <w:rFonts w:ascii="Arial" w:hAnsi="Arial" w:cs="Arial"/>
                <w:noProof/>
                <w:webHidden/>
              </w:rPr>
              <w:fldChar w:fldCharType="end"/>
            </w:r>
          </w:hyperlink>
        </w:p>
        <w:p w14:paraId="72AE72F1" w14:textId="0BF42FA2"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8" w:history="1">
            <w:r w:rsidRPr="00A52395">
              <w:rPr>
                <w:rStyle w:val="Hipervnculo"/>
                <w:rFonts w:ascii="Arial" w:hAnsi="Arial" w:cs="Arial"/>
                <w:noProof/>
              </w:rPr>
              <w:t>6.</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Descripción de estudios realizados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70</w:t>
            </w:r>
            <w:r w:rsidRPr="00A52395">
              <w:rPr>
                <w:rFonts w:ascii="Arial" w:hAnsi="Arial" w:cs="Arial"/>
                <w:noProof/>
                <w:webHidden/>
              </w:rPr>
              <w:fldChar w:fldCharType="end"/>
            </w:r>
          </w:hyperlink>
        </w:p>
        <w:p w14:paraId="297C7B3E" w14:textId="4C600D30"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89" w:history="1">
            <w:r w:rsidRPr="00A52395">
              <w:rPr>
                <w:rStyle w:val="Hipervnculo"/>
                <w:rFonts w:ascii="Arial" w:hAnsi="Arial" w:cs="Arial"/>
                <w:noProof/>
              </w:rPr>
              <w:t>7.</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Desarrollo del proyecto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_Toc227521389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75</w:t>
            </w:r>
            <w:r w:rsidRPr="00A52395">
              <w:rPr>
                <w:rFonts w:ascii="Arial" w:hAnsi="Arial" w:cs="Arial"/>
                <w:noProof/>
                <w:webHidden/>
              </w:rPr>
              <w:fldChar w:fldCharType="end"/>
            </w:r>
          </w:hyperlink>
        </w:p>
        <w:p w14:paraId="2790BE62" w14:textId="337716D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0" w:history="1">
            <w:r w:rsidRPr="00A52395">
              <w:rPr>
                <w:rStyle w:val="Hipervnculo"/>
                <w:rFonts w:ascii="Arial" w:hAnsi="Arial" w:cs="Arial"/>
                <w:bCs/>
                <w:noProof/>
                <w:lang w:eastAsia="en-US"/>
              </w:rPr>
              <w:t>7.1.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Diseño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_Toc227521390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76</w:t>
            </w:r>
            <w:r w:rsidRPr="00A52395">
              <w:rPr>
                <w:rFonts w:ascii="Arial" w:hAnsi="Arial" w:cs="Arial"/>
                <w:noProof/>
                <w:webHidden/>
              </w:rPr>
              <w:fldChar w:fldCharType="end"/>
            </w:r>
          </w:hyperlink>
        </w:p>
        <w:p w14:paraId="76E48CAA" w14:textId="3F2723C5"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1" w:history="1">
            <w:r w:rsidRPr="00A52395">
              <w:rPr>
                <w:rStyle w:val="Hipervnculo"/>
                <w:rFonts w:ascii="Arial" w:hAnsi="Arial" w:cs="Arial"/>
                <w:bCs/>
                <w:noProof/>
                <w:lang w:eastAsia="en-US"/>
              </w:rPr>
              <w:t>7.2.</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Desarrollo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_Toc227521391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78</w:t>
            </w:r>
            <w:r w:rsidRPr="00A52395">
              <w:rPr>
                <w:rFonts w:ascii="Arial" w:hAnsi="Arial" w:cs="Arial"/>
                <w:noProof/>
                <w:webHidden/>
              </w:rPr>
              <w:fldChar w:fldCharType="end"/>
            </w:r>
          </w:hyperlink>
        </w:p>
        <w:p w14:paraId="38F55882" w14:textId="38130D96"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2" w:history="1">
            <w:r w:rsidRPr="00A52395">
              <w:rPr>
                <w:rStyle w:val="Hipervnculo"/>
                <w:rFonts w:ascii="Arial" w:hAnsi="Arial" w:cs="Arial"/>
                <w:bCs/>
                <w:noProof/>
                <w:lang w:eastAsia="en-US"/>
              </w:rPr>
              <w:t>7.3.</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Pruebas y evaluación de la solución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_Toc227521392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84</w:t>
            </w:r>
            <w:r w:rsidRPr="00A52395">
              <w:rPr>
                <w:rFonts w:ascii="Arial" w:hAnsi="Arial" w:cs="Arial"/>
                <w:noProof/>
                <w:webHidden/>
              </w:rPr>
              <w:fldChar w:fldCharType="end"/>
            </w:r>
          </w:hyperlink>
        </w:p>
        <w:p w14:paraId="37514BB8" w14:textId="1B58B2BE"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3" w:history="1">
            <w:r w:rsidRPr="00A52395">
              <w:rPr>
                <w:rStyle w:val="Hipervnculo"/>
                <w:rFonts w:ascii="Arial" w:hAnsi="Arial" w:cs="Arial"/>
                <w:bCs/>
                <w:noProof/>
                <w:lang w:eastAsia="en-US"/>
              </w:rPr>
              <w:t>7.4.</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Resultados y Discusión.</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_Toc227521393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94</w:t>
            </w:r>
            <w:r w:rsidRPr="00A52395">
              <w:rPr>
                <w:rFonts w:ascii="Arial" w:hAnsi="Arial" w:cs="Arial"/>
                <w:noProof/>
                <w:webHidden/>
              </w:rPr>
              <w:fldChar w:fldCharType="end"/>
            </w:r>
          </w:hyperlink>
        </w:p>
        <w:p w14:paraId="44D2992D" w14:textId="0B046CEF" w:rsidR="00BF5DA2" w:rsidRPr="00A52395" w:rsidRDefault="00BF5DA2">
          <w:pPr>
            <w:pStyle w:val="TDC2"/>
            <w:tabs>
              <w:tab w:val="left" w:pos="960"/>
              <w:tab w:val="right" w:leader="dot" w:pos="9016"/>
            </w:tabs>
            <w:rPr>
              <w:rFonts w:ascii="Arial" w:hAnsi="Arial" w:cs="Arial"/>
              <w:noProof/>
              <w:kern w:val="2"/>
              <w:sz w:val="24"/>
              <w:szCs w:val="24"/>
              <w:lang w:val="en-US" w:eastAsia="en-US"/>
              <w14:ligatures w14:val="standardContextual"/>
            </w:rPr>
          </w:pPr>
          <w:hyperlink w:anchor="_Toc227521394" w:history="1">
            <w:r w:rsidRPr="00A52395">
              <w:rPr>
                <w:rStyle w:val="Hipervnculo"/>
                <w:rFonts w:ascii="Arial" w:hAnsi="Arial" w:cs="Arial"/>
                <w:bCs/>
                <w:noProof/>
                <w:lang w:eastAsia="en-US"/>
              </w:rPr>
              <w:t>7.5.</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bCs/>
                <w:noProof/>
                <w:lang w:eastAsia="en-US"/>
              </w:rPr>
              <w:t>Implicaciones éticas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_Toc227521394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100</w:t>
            </w:r>
            <w:r w:rsidRPr="00A52395">
              <w:rPr>
                <w:rFonts w:ascii="Arial" w:hAnsi="Arial" w:cs="Arial"/>
                <w:noProof/>
                <w:webHidden/>
              </w:rPr>
              <w:fldChar w:fldCharType="end"/>
            </w:r>
          </w:hyperlink>
        </w:p>
        <w:p w14:paraId="5E4B2A30" w14:textId="4A195686"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5" w:history="1">
            <w:r w:rsidRPr="00A52395">
              <w:rPr>
                <w:rStyle w:val="Hipervnculo"/>
                <w:rFonts w:ascii="Arial" w:hAnsi="Arial" w:cs="Arial"/>
                <w:noProof/>
              </w:rPr>
              <w:t>8.</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Conclusiones y Recomendaciones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_Toc227521395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104</w:t>
            </w:r>
            <w:r w:rsidRPr="00A52395">
              <w:rPr>
                <w:rFonts w:ascii="Arial" w:hAnsi="Arial" w:cs="Arial"/>
                <w:noProof/>
                <w:webHidden/>
              </w:rPr>
              <w:fldChar w:fldCharType="end"/>
            </w:r>
          </w:hyperlink>
        </w:p>
        <w:p w14:paraId="049E6149" w14:textId="4B94712F" w:rsidR="00BF5DA2" w:rsidRPr="00A52395" w:rsidRDefault="00BF5DA2">
          <w:pPr>
            <w:pStyle w:val="TDC1"/>
            <w:tabs>
              <w:tab w:val="left" w:pos="440"/>
              <w:tab w:val="right" w:leader="dot" w:pos="9016"/>
            </w:tabs>
            <w:rPr>
              <w:rFonts w:ascii="Arial" w:hAnsi="Arial" w:cs="Arial"/>
              <w:noProof/>
              <w:kern w:val="2"/>
              <w:sz w:val="24"/>
              <w:szCs w:val="24"/>
              <w:lang w:val="en-US" w:eastAsia="en-US"/>
              <w14:ligatures w14:val="standardContextual"/>
            </w:rPr>
          </w:pPr>
          <w:hyperlink w:anchor="_Toc227521396" w:history="1">
            <w:r w:rsidRPr="00A52395">
              <w:rPr>
                <w:rStyle w:val="Hipervnculo"/>
                <w:rFonts w:ascii="Arial" w:hAnsi="Arial" w:cs="Arial"/>
                <w:noProof/>
              </w:rPr>
              <w:t>9.</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Trabajo futuro</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_Toc227521396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107</w:t>
            </w:r>
            <w:r w:rsidRPr="00A52395">
              <w:rPr>
                <w:rFonts w:ascii="Arial" w:hAnsi="Arial" w:cs="Arial"/>
                <w:noProof/>
                <w:webHidden/>
              </w:rPr>
              <w:fldChar w:fldCharType="end"/>
            </w:r>
          </w:hyperlink>
        </w:p>
        <w:p w14:paraId="4B06EBEF" w14:textId="393BCEE7"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7" w:history="1">
            <w:r w:rsidRPr="00A52395">
              <w:rPr>
                <w:rStyle w:val="Hipervnculo"/>
                <w:rFonts w:ascii="Arial" w:hAnsi="Arial" w:cs="Arial"/>
                <w:noProof/>
              </w:rPr>
              <w:t>10.</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Referencias bibliográficas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_Toc227521397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6396156D" w14:textId="48D9A7E9" w:rsidR="00BF5DA2" w:rsidRPr="00A52395" w:rsidRDefault="00BF5DA2">
          <w:pPr>
            <w:pStyle w:val="TDC1"/>
            <w:tabs>
              <w:tab w:val="left" w:pos="720"/>
              <w:tab w:val="right" w:leader="dot" w:pos="9016"/>
            </w:tabs>
            <w:rPr>
              <w:rFonts w:ascii="Arial" w:hAnsi="Arial" w:cs="Arial"/>
              <w:noProof/>
              <w:kern w:val="2"/>
              <w:sz w:val="24"/>
              <w:szCs w:val="24"/>
              <w:lang w:val="en-US" w:eastAsia="en-US"/>
              <w14:ligatures w14:val="standardContextual"/>
            </w:rPr>
          </w:pPr>
          <w:hyperlink w:anchor="_Toc227521398" w:history="1">
            <w:r w:rsidRPr="00A52395">
              <w:rPr>
                <w:rStyle w:val="Hipervnculo"/>
                <w:rFonts w:ascii="Arial" w:hAnsi="Arial" w:cs="Arial"/>
                <w:noProof/>
              </w:rPr>
              <w:t>11.</w:t>
            </w:r>
            <w:r w:rsidRPr="00A52395">
              <w:rPr>
                <w:rFonts w:ascii="Arial" w:hAnsi="Arial" w:cs="Arial"/>
                <w:noProof/>
                <w:kern w:val="2"/>
                <w:sz w:val="24"/>
                <w:szCs w:val="24"/>
                <w:lang w:val="en-US" w:eastAsia="en-US"/>
                <w14:ligatures w14:val="standardContextual"/>
              </w:rPr>
              <w:tab/>
            </w:r>
            <w:r w:rsidRPr="00A52395">
              <w:rPr>
                <w:rStyle w:val="Hipervnculo"/>
                <w:rFonts w:ascii="Arial" w:hAnsi="Arial" w:cs="Arial"/>
                <w:noProof/>
              </w:rPr>
              <w:t>Anexos</w:t>
            </w:r>
            <w:r w:rsidRPr="00A52395">
              <w:rPr>
                <w:rFonts w:ascii="Arial" w:hAnsi="Arial" w:cs="Arial"/>
                <w:noProof/>
                <w:webHidden/>
              </w:rPr>
              <w:tab/>
            </w:r>
            <w:r w:rsidRPr="00A52395">
              <w:rPr>
                <w:rFonts w:ascii="Arial" w:hAnsi="Arial" w:cs="Arial"/>
                <w:noProof/>
                <w:webHidden/>
              </w:rPr>
              <w:fldChar w:fldCharType="begin"/>
            </w:r>
            <w:r w:rsidRPr="00A52395">
              <w:rPr>
                <w:rFonts w:ascii="Arial" w:hAnsi="Arial" w:cs="Arial"/>
                <w:noProof/>
                <w:webHidden/>
              </w:rPr>
              <w:instrText xml:space="preserve"> PAGEREF _Toc227521398 \h </w:instrText>
            </w:r>
            <w:r w:rsidRPr="00A52395">
              <w:rPr>
                <w:rFonts w:ascii="Arial" w:hAnsi="Arial" w:cs="Arial"/>
                <w:noProof/>
                <w:webHidden/>
              </w:rPr>
            </w:r>
            <w:r w:rsidRPr="00A52395">
              <w:rPr>
                <w:rFonts w:ascii="Arial" w:hAnsi="Arial" w:cs="Arial"/>
                <w:noProof/>
                <w:webHidden/>
              </w:rPr>
              <w:fldChar w:fldCharType="separate"/>
            </w:r>
            <w:r w:rsidR="00B23170">
              <w:rPr>
                <w:rFonts w:ascii="Arial" w:hAnsi="Arial" w:cs="Arial"/>
                <w:noProof/>
                <w:webHidden/>
              </w:rPr>
              <w:t>111</w:t>
            </w:r>
            <w:r w:rsidRPr="00A52395">
              <w:rPr>
                <w:rFonts w:ascii="Arial" w:hAnsi="Arial" w:cs="Arial"/>
                <w:noProof/>
                <w:webHidden/>
              </w:rPr>
              <w:fldChar w:fldCharType="end"/>
            </w:r>
          </w:hyperlink>
        </w:p>
        <w:p w14:paraId="5C424E9D" w14:textId="0FC0DC21" w:rsidR="007A6D03" w:rsidRPr="00E245B7" w:rsidRDefault="007A6D03" w:rsidP="006B437D">
          <w:pPr>
            <w:spacing w:line="480" w:lineRule="auto"/>
            <w:jc w:val="both"/>
            <w:rPr>
              <w:rFonts w:ascii="Arial" w:hAnsi="Arial" w:cs="Arial"/>
            </w:rPr>
          </w:pPr>
          <w:r w:rsidRPr="00A52395">
            <w:rPr>
              <w:rFonts w:ascii="Arial" w:hAnsi="Arial" w:cs="Arial"/>
              <w:b/>
              <w:bCs/>
              <w:lang w:val="es-ES"/>
            </w:rPr>
            <w:fldChar w:fldCharType="end"/>
          </w:r>
        </w:p>
      </w:sdtContent>
    </w:sdt>
    <w:p w14:paraId="3E9F1EAF" w14:textId="4A3C2436" w:rsidR="000F6970" w:rsidRPr="00E245B7" w:rsidRDefault="000F6970" w:rsidP="006B437D">
      <w:pPr>
        <w:pStyle w:val="InfoBlue"/>
        <w:rPr>
          <w:sz w:val="22"/>
          <w:szCs w:val="22"/>
        </w:rPr>
      </w:pPr>
      <w:r w:rsidRPr="00E245B7">
        <w:rPr>
          <w:sz w:val="22"/>
          <w:szCs w:val="22"/>
        </w:rPr>
      </w:r>
      <w:r w:rsidR="007964EF" w:rsidRPr="00E245B7">
        <w:rPr>
          <w:sz w:val="22"/>
          <w:szCs w:val="22"/>
        </w:rPr>
      </w:r>
      <w:r w:rsidRPr="00E245B7">
        <w:rPr>
          <w:sz w:val="22"/>
          <w:szCs w:val="22"/>
        </w:rPr>
      </w:r>
      <w:r w:rsidR="660544E1" w:rsidRPr="00E245B7">
        <w:rPr>
          <w:sz w:val="22"/>
          <w:szCs w:val="22"/>
        </w:rPr>
      </w:r>
      <w:r w:rsidRPr="00E245B7">
        <w:rPr>
          <w:sz w:val="22"/>
          <w:szCs w:val="22"/>
        </w:rPr>
      </w:r>
      <w:r>
        <w:rPr>
          <w:b/>
          <w:sz w:val="24"/>
        </w:rPr>
      </w:r>
      <w:r/>
      <w:r/>
      <w:r/>
      <w:r/>
      <w:r/>
      <w:r/>
      <w:r/>
      <w:r/>
      <w:r/>
      <w:r/>
      <w:r/>
      <w:r/>
      <w:r/>
      <w:r/>
      <w:r/>
      <w:r/>
      <w:r/>
      <w:r/>
      <w:r/>
      <w:r/>
      <w:r/>
      <w:r/>
      <w:r/>
      <w:r/>
      <w:r/>
      <w:r/>
      <w:r>
        <w:rPr>
          <w:b/>
          <w:color w:val="000000"/>
          <w:sz w:val="22"/>
        </w:rPr>
        <w:t>Índice de Ilustraciones</w:t>
      </w:r>
      <w:r>
        <w:br/>
      </w:r>
      <w:r>
        <w:rPr>
          <w:b w:val="0"/>
          <w:i w:val="0"/>
          <w:color w:val="000000"/>
          <w:sz w:val="20"/>
        </w:rPr>
        <w:t>Ilustración 1: Ishikawa - Causas de la ineficiencia en el control administrativo y financiero en escuelas de conducción</w:t>
        <w:br/>
      </w:r>
      <w:r>
        <w:rPr>
          <w:b w:val="0"/>
          <w:i w:val="0"/>
          <w:color w:val="000000"/>
          <w:sz w:val="20"/>
        </w:rPr>
        <w:t>Ilustración 2: Organigrama de Kynsoft - Estructura organizacional de la empresa consultora de software</w:t>
        <w:br/>
      </w:r>
      <w:r>
        <w:rPr>
          <w:b w:val="0"/>
          <w:i w:val="0"/>
          <w:color w:val="000000"/>
          <w:sz w:val="20"/>
        </w:rPr>
        <w:t>Ilustración 3: Diagrama de contexto C4 (Alternativa 2 - microservicios) - Arquitectura distribuida del sistema</w:t>
        <w:br/>
      </w:r>
      <w:r>
        <w:rPr>
          <w:b w:val="0"/>
          <w:i w:val="0"/>
          <w:color w:val="000000"/>
          <w:sz w:val="20"/>
        </w:rPr>
        <w:t>Ilustración 5: Diagrama de caso de uso - Interacciones entre actores principales del sistema</w:t>
        <w:br/>
      </w:r>
      <w:r>
        <w:rPr>
          <w:b w:val="0"/>
          <w:i w:val="0"/>
          <w:color w:val="000000"/>
          <w:sz w:val="20"/>
        </w:rPr>
        <w:t>Ilustración 6: Diagrama C4 - modelo de contexto - Relaciones entre componentes del sistema</w:t>
        <w:br/>
      </w:r>
      <w:r>
        <w:rPr>
          <w:b w:val="0"/>
          <w:i w:val="0"/>
          <w:color w:val="000000"/>
          <w:sz w:val="20"/>
        </w:rPr>
        <w:t>Ilustración 7: Diagrama de Caso de Uso – Módulo de autenticación y administración de usuarios - Control de acceso y roles</w:t>
        <w:br/>
      </w:r>
      <w:r>
        <w:rPr>
          <w:b w:val="0"/>
          <w:i w:val="0"/>
          <w:color w:val="000000"/>
          <w:sz w:val="20"/>
        </w:rPr>
        <w:t>Ilustración 8: Diagrama de Caso de Uso – Módulo de administración de estudiantes - Matrícula y seguimiento académico</w:t>
        <w:br/>
      </w:r>
      <w:r>
        <w:rPr>
          <w:b w:val="0"/>
          <w:i w:val="0"/>
          <w:color w:val="000000"/>
          <w:sz w:val="20"/>
        </w:rPr>
        <w:t>Ilustración 9: Diagrama de Caso de Uso – Módulo de administración de instructores - Gestión de perfiles y disponibilidad</w:t>
        <w:br/>
      </w:r>
      <w:r>
        <w:rPr>
          <w:b w:val="0"/>
          <w:i w:val="0"/>
          <w:color w:val="000000"/>
          <w:sz w:val="20"/>
        </w:rPr>
        <w:t>Ilustración 1: Ishikawa - Causas de la ineficiencia en el control administrativo y financiero en escuelas de conducción</w:t>
        <w:br/>
      </w:r>
      <w:r>
        <w:rPr>
          <w:b w:val="0"/>
          <w:i w:val="0"/>
          <w:color w:val="000000"/>
          <w:sz w:val="20"/>
        </w:rPr>
        <w:t>Ilustración 1: Ishikawa - Causas de la ineficiencia en el control administrativo y financiero en escuelas de conducción</w:t>
        <w:br/>
      </w:r>
      <w:r>
        <w:rPr>
          <w:b w:val="0"/>
          <w:i w:val="0"/>
          <w:color w:val="000000"/>
          <w:sz w:val="20"/>
        </w:rPr>
        <w:t>Ilustración 1: Ishikawa - Causas de la ineficiencia en el control administrativo y financiero en escuelas de conducción</w:t>
        <w:br/>
      </w:r>
      <w:r>
        <w:rPr>
          <w:b w:val="0"/>
          <w:i w:val="0"/>
          <w:color w:val="000000"/>
          <w:sz w:val="20"/>
        </w:rPr>
        <w:t>Ilustración 1: Ishikawa - Causas de la ineficiencia en el control administrativo y financiero en escuelas de conducción</w:t>
        <w:br/>
      </w:r>
      <w:r>
        <w:rPr>
          <w:b w:val="0"/>
          <w:i w:val="0"/>
          <w:color w:val="000000"/>
          <w:sz w:val="20"/>
        </w:rPr>
        <w:t>Ilustración 1: Ishikawa - Causas de la ineficiencia en el control administrativo y financiero en escuelas de conducción</w:t>
        <w:br/>
      </w:r>
      <w:r>
        <w:rPr>
          <w:b w:val="0"/>
          <w:i w:val="0"/>
          <w:color w:val="000000"/>
          <w:sz w:val="20"/>
        </w:rPr>
        <w:t>Ilustración 1: Ishikawa - Causas de la ineficiencia en el control administrativo y financiero en escuelas de conducción</w:t>
        <w:br/>
      </w:r>
      <w:r>
        <w:rPr>
          <w:b w:val="0"/>
          <w:i w:val="0"/>
          <w:color w:val="000000"/>
          <w:sz w:val="20"/>
        </w:rPr>
        <w:t>Ilustración 1: Ishikawa - Causas de la ineficiencia en el control administrativo y financiero en escuelas de conducción</w:t>
        <w:br/>
      </w:r>
      <w:r>
        <w:rPr>
          <w:b w:val="0"/>
          <w:i w:val="0"/>
          <w:color w:val="000000"/>
          <w:sz w:val="20"/>
        </w:rPr>
        <w:t>Ilustración 1: Ishikawa - Causas de la ineficiencia en el control administrativo y financiero en escuelas de conducción</w:t>
        <w:br/>
      </w:r>
      <w:r>
        <w:rPr>
          <w:b w:val="0"/>
          <w:i w:val="0"/>
          <w:color w:val="000000"/>
          <w:sz w:val="20"/>
        </w:rPr>
        <w:t>Ilustración 1: Ishikawa - Causas de la ineficiencia en el control administrativo y financiero en escuelas de conducción</w:t>
        <w:br/>
      </w:r>
      <w:r>
        <w:rPr>
          <w:b w:val="0"/>
          <w:i w:val="0"/>
          <w:color w:val="000000"/>
          <w:sz w:val="20"/>
        </w:rPr>
        <w:t>Ilustración 1: Ishikawa - Causas de la ineficiencia en el control administrativo y financiero en escuelas de conducción</w:t>
        <w:br/>
      </w:r>
      <w:r>
        <w:rPr>
          <w:b w:val="0"/>
          <w:i w:val="0"/>
          <w:color w:val="000000"/>
          <w:sz w:val="20"/>
        </w:rPr>
        <w:t>Ilustración 2: Organigrama de Kynsoft - Estructura organizacional de la empresa consultora de software</w:t>
        <w:br/>
      </w:r>
      <w:r>
        <w:rPr>
          <w:b w:val="0"/>
          <w:i w:val="0"/>
          <w:color w:val="000000"/>
          <w:sz w:val="20"/>
        </w:rPr>
        <w:t>Ilustración 2: Organigrama de Kynsoft - Estructura organizacional de la empresa consultora de software</w:t>
        <w:br/>
      </w:r>
      <w:r>
        <w:rPr>
          <w:b w:val="0"/>
          <w:i w:val="0"/>
          <w:color w:val="000000"/>
          <w:sz w:val="20"/>
        </w:rPr>
        <w:t>Ilustración 2: Organigrama de Kynsoft - Estructura organizacional de la empresa consultora de software</w:t>
        <w:br/>
      </w:r>
      <w:r>
        <w:rPr>
          <w:b w:val="0"/>
          <w:i w:val="0"/>
          <w:color w:val="000000"/>
          <w:sz w:val="20"/>
        </w:rPr>
        <w:t>Ilustración 2: Organigrama de Kynsoft - Estructura organizacional de la empresa consultora de software</w:t>
        <w:br/>
      </w:r>
      <w:r>
        <w:rPr>
          <w:b w:val="0"/>
          <w:i w:val="0"/>
          <w:color w:val="000000"/>
          <w:sz w:val="20"/>
        </w:rPr>
        <w:t>Ilustración 2: Organigrama de Kynsoft - Estructura organizacional de la empresa consultora de software</w:t>
        <w:br/>
      </w:r>
      <w:r>
        <w:rPr>
          <w:b w:val="0"/>
          <w:i w:val="0"/>
          <w:color w:val="000000"/>
          <w:sz w:val="20"/>
        </w:rPr>
        <w:t>Ilustración 2: Organigrama de Kynsoft - Estructura organizacional de la empresa consultora de software</w:t>
        <w:br/>
      </w:r>
      <w:r>
        <w:rPr>
          <w:b w:val="0"/>
          <w:i w:val="0"/>
          <w:color w:val="000000"/>
          <w:sz w:val="20"/>
        </w:rPr>
        <w:t>Ilustración 2: Organigrama de Kynsoft - Estructura organizacional de la empresa consultora de software</w:t>
        <w:br/>
      </w:r>
      <w:r>
        <w:rPr>
          <w:b w:val="0"/>
          <w:i w:val="0"/>
          <w:color w:val="000000"/>
          <w:sz w:val="20"/>
        </w:rPr>
        <w:t>Ilustración 2: Organigrama de Kynsoft - Estructura organizacional de la empresa consultora de software</w:t>
        <w:br/>
      </w:r>
    </w:p>
    <w:p w14:paraId="374FAAC6" w14:textId="7D1F3F31" w:rsidR="374DEAA0" w:rsidRPr="00E245B7" w:rsidRDefault="374DEAA0" w:rsidP="006B437D">
      <w:pPr>
        <w:spacing w:line="480" w:lineRule="auto"/>
        <w:jc w:val="both"/>
        <w:rPr>
          <w:rFonts w:ascii="Arial" w:hAnsi="Arial" w:cs="Arial"/>
        </w:rPr>
      </w:pPr>
      <w:r w:rsidRPr="00E245B7">
        <w:rPr>
          <w:rFonts w:ascii="Arial" w:hAnsi="Arial" w:cs="Arial"/>
        </w:rPr>
        <w:br w:type="page"/>
      </w:r>
    </w:p>
    <w:p w14:paraId="55AA59F4" w14:textId="6FD0D8CB" w:rsidR="374DEAA0" w:rsidRPr="00E245B7" w:rsidRDefault="374DEAA0" w:rsidP="006B437D">
      <w:pPr>
        <w:pStyle w:val="InfoBlue"/>
        <w:rPr>
          <w:sz w:val="22"/>
          <w:szCs w:val="22"/>
        </w:rPr>
      </w:pPr>
    </w:p>
    <w:p w14:paraId="51433B2F" w14:textId="4A0C06D3" w:rsidR="0DB8F984" w:rsidRPr="00E245B7" w:rsidRDefault="0DB8F984" w:rsidP="006B437D">
      <w:pPr>
        <w:pStyle w:val="InfoBlue"/>
        <w:rPr>
          <w:sz w:val="22"/>
          <w:szCs w:val="22"/>
        </w:rPr>
      </w:pPr>
      <w:r w:rsidRPr="00E245B7">
        <w:rPr>
          <w:sz w:val="22"/>
          <w:szCs w:val="22"/>
        </w:rPr>
      </w:r>
      <w:r>
        <w:rPr>
          <w:b/>
          <w:sz w:val="24"/>
        </w:rPr>
        <w:t>Índice de Tablas</w:t>
        <w:br/>
      </w:r>
      <w:r>
        <w:t>Tabla 1</w:t>
        <w:br/>
      </w:r>
      <w:r>
        <w:t>Tabla 2</w:t>
        <w:br/>
      </w:r>
      <w:r>
        <w:t>Tabla 3</w:t>
        <w:br/>
      </w:r>
      <w:r>
        <w:t>Tabla 4</w:t>
        <w:br/>
      </w:r>
      <w:r>
        <w:t>Tabla 5</w:t>
        <w:br/>
      </w:r>
      <w:r>
        <w:t>Tabla 6</w:t>
        <w:br/>
      </w:r>
      <w:r>
        <w:t>Tabla 7</w:t>
        <w:br/>
      </w:r>
      <w:r>
        <w:t>Tabla 8</w:t>
        <w:br/>
      </w:r>
      <w:r>
        <w:t>Tabla 9</w:t>
        <w:br/>
      </w:r>
      <w:r>
        <w:t>Tabla 10</w:t>
        <w:br/>
      </w:r>
      <w:r>
        <w:t>Tabla 11</w:t>
        <w:br/>
      </w:r>
      <w:r>
        <w:t>Tabla 12</w:t>
        <w:br/>
      </w:r>
      <w:r>
        <w:t>Tabla 13</w:t>
        <w:br/>
      </w:r>
      <w:r>
        <w:t>Tabla 14</w:t>
        <w:br/>
      </w:r>
      <w:r>
        <w:t>Tabla 15</w:t>
        <w:br/>
      </w:r>
      <w:r>
        <w:t>Tabla 16</w:t>
        <w:br/>
      </w:r>
      <w:r>
        <w:t>Tabla 17</w:t>
        <w:br/>
      </w:r>
      <w:r>
        <w:t>Tabla 18</w:t>
        <w:br/>
      </w:r>
      <w:r>
        <w:t>Tabla 19</w:t>
        <w:br/>
      </w:r>
      <w:r>
        <w:t>Tabla 20</w:t>
        <w:br/>
      </w:r>
      <w:r>
        <w:t>Tabla 21</w:t>
        <w:br/>
      </w:r>
      <w:r>
        <w:t>Tabla 22</w:t>
        <w:br/>
      </w:r>
      <w:r>
        <w:t>Tabla 23</w:t>
        <w:br/>
      </w:r>
      <w:r>
        <w:t>Tabla 24</w:t>
        <w:br/>
      </w:r>
      <w:r>
        <w:t>Tabla 25</w:t>
        <w:br/>
      </w:r>
      <w:r>
        <w:t>Tabla 26</w:t>
        <w:br/>
      </w:r>
      <w:r>
        <w:t>Tabla 27</w:t>
        <w:br/>
      </w:r>
      <w:r>
        <w:t>Tabla 28</w:t>
        <w:br/>
      </w:r>
      <w:r>
        <w:t>Tabla 29</w:t>
        <w:br/>
      </w:r>
      <w:r>
        <w:t>Tabla 30</w:t>
        <w:br/>
      </w:r>
      <w:r>
        <w:t>Tabla 31</w:t>
        <w:br/>
      </w:r>
      <w:r>
        <w:t>Tabla 32</w:t>
        <w:br/>
      </w:r>
      <w:r>
        <w:t>Tabla 33</w:t>
        <w:br/>
      </w:r>
      <w:r>
        <w:t>Tabla 34</w:t>
        <w:br/>
      </w:r>
      <w:r>
        <w:t>Tabla 35</w:t>
        <w:br/>
      </w:r>
      <w:r>
        <w:t>Tabla 36</w:t>
        <w:br/>
      </w:r>
      <w:r>
        <w:t>Tabla 37</w:t>
        <w:br/>
      </w:r>
      <w:r>
        <w:t>Tabla 38</w:t>
        <w:br/>
      </w:r>
      <w:r>
        <w:t>Tabla 39</w:t>
        <w:br/>
      </w:r>
      <w:r>
        <w:t>Tabla 40</w:t>
        <w:br/>
      </w:r>
      <w:r>
        <w:t>Tabla 41</w:t>
        <w:br/>
      </w:r>
      <w:r>
        <w:t>Tabla 42</w:t>
        <w:br/>
      </w:r>
      <w:r>
        <w:t>Tabla 43</w:t>
        <w:br/>
      </w:r>
      <w:r>
        <w:t>Tabla 44</w:t>
        <w:br/>
      </w:r>
    </w:p>
    <w:p w14:paraId="5DB06565" w14:textId="07CC871E" w:rsidR="374DEAA0" w:rsidRPr="00E245B7" w:rsidRDefault="374DEAA0" w:rsidP="006B437D">
      <w:pPr>
        <w:pStyle w:val="Textoindependiente"/>
        <w:spacing w:line="480" w:lineRule="auto"/>
        <w:jc w:val="both"/>
        <w:rPr>
          <w:rFonts w:ascii="Arial" w:hAnsi="Arial" w:cs="Arial"/>
        </w:rPr>
      </w:pPr>
    </w:p>
    <w:p w14:paraId="4E7B0376" w14:textId="35BAC30D" w:rsidR="00BB5912" w:rsidRPr="00680C69" w:rsidRDefault="71206C3C" w:rsidP="00680C69">
      <w:pPr>
        <w:spacing w:line="480" w:lineRule="auto"/>
        <w:jc w:val="both"/>
        <w:rPr>
          <w:rFonts w:ascii="Arial" w:hAnsi="Arial" w:cs="Arial"/>
        </w:rPr>
        <w:sectPr w:rsidR="00BB5912" w:rsidRPr="00680C69" w:rsidSect="00CB3431">
          <w:headerReference w:type="default" r:id="rId13"/>
          <w:footerReference w:type="default" r:id="rId14"/>
          <w:pgSz w:w="11906" w:h="16838" w:code="9"/>
          <w:pgMar w:top="1440" w:right="1440" w:bottom="1440" w:left="1440" w:header="706" w:footer="706" w:gutter="0"/>
          <w:pgNumType w:fmt="lowerRoman" w:start="1"/>
          <w:cols w:space="708"/>
          <w:docGrid w:linePitch="360"/>
        </w:sectPr>
      </w:pPr>
      <w:r w:rsidRPr="00E245B7">
        <w:rPr>
          <w:rFonts w:ascii="Arial" w:hAnsi="Arial" w:cs="Arial"/>
        </w:rPr>
        <w:br w:type="page"/>
      </w:r>
    </w:p>
    <w:p w14:paraId="4532882E" w14:textId="4CBD076C" w:rsidR="000F6970" w:rsidRPr="00E245B7" w:rsidRDefault="000F6970" w:rsidP="006B437D">
      <w:pPr>
        <w:spacing w:line="480" w:lineRule="auto"/>
        <w:jc w:val="both"/>
        <w:rPr>
          <w:rFonts w:ascii="Arial" w:eastAsia="Times New Roman" w:hAnsi="Arial" w:cs="Arial"/>
          <w:b/>
          <w:bCs/>
          <w:lang w:val="es-ES" w:eastAsia="en-US"/>
        </w:rPr>
      </w:pPr>
    </w:p>
    <w:p w14:paraId="7F3EEB71" w14:textId="59AFB7FF" w:rsidR="00E01E30" w:rsidRPr="00E245B7" w:rsidRDefault="00E01E30" w:rsidP="002D76CC">
      <w:pPr>
        <w:pStyle w:val="Ttulo1"/>
        <w:rPr>
          <w:szCs w:val="22"/>
        </w:rPr>
      </w:pPr>
      <w:bookmarkStart w:id="0" w:name="_Toc227521367"/>
      <w:r w:rsidRPr="00E245B7">
        <w:rPr>
          <w:szCs w:val="22"/>
        </w:rPr>
        <w:t>Resumen</w:t>
      </w:r>
      <w:bookmarkEnd w:id="0"/>
    </w:p>
    <w:p w14:paraId="37E2CCC2"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El presente proyecto responde a la necesidad de escuelas de conducción en Ecuador de contar con una solución tecnológica integral que permita centralizar y automatizar sus procesos operativos y financieros. La problemática identificada radica en la fragmentación de información ocasionada por sistemas aislados y procesos manuales que generan ineficiencias operativas, duplicidad de registros y limitaciones en el control administrativo. Mediante la metodología ágil Scrum con ciclos de una semana, se desarrolló una aplicación web responsive basada en una arquitectura de ocho microservicios independientes, integrando tecnologías especializadas como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y Vue.js 3; esta arquitectura permite escalar cada componente de forma autónoma y garantiza confiabilidad en la operación concurrente.</w:t>
      </w:r>
    </w:p>
    <w:p w14:paraId="12D5FD4E" w14:textId="77777777" w:rsidR="002D76CC" w:rsidRPr="002D76CC" w:rsidRDefault="002D76CC" w:rsidP="002D76CC">
      <w:pPr>
        <w:pStyle w:val="Textoindependiente"/>
        <w:spacing w:line="360" w:lineRule="auto"/>
        <w:rPr>
          <w:rFonts w:ascii="Arial" w:hAnsi="Arial" w:cs="Arial"/>
          <w:lang w:eastAsia="en-US"/>
        </w:rPr>
      </w:pPr>
      <w:r w:rsidRPr="002D76CC">
        <w:rPr>
          <w:rFonts w:ascii="Arial" w:hAnsi="Arial" w:cs="Arial"/>
          <w:lang w:eastAsia="en-US"/>
        </w:rPr>
        <w:t xml:space="preserve">La solución implementada abarca seis microservicios funcionales de núcleo: autenticación con JWT de 24 horas y bloqueo de cuenta tras tres intentos fallidos; control de estudiantes con seguimiento de progreso académico en horas; asignación tripartita de recursos (instructor, estudiante, vehículo) con validaciones cruzadas de disponibilidad; control de vehículos con seguimiento de SOAT, RTV y kilometraje; administración de cobros con facturación y soporte de pagos parciales; e instructores con disponibilidad configurable. Complementariamente, se incluyeron dos microservicios especializados en notificaciones con plantillas de email y alertas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y reportes operativos y financieros con exportación a PDF y Excel. La arquitectura incorpora patrones empresariales como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con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para caché en memoria, e idempotencia en consumidores de eventos </w:t>
      </w:r>
      <w:proofErr w:type="spellStart"/>
      <w:r w:rsidRPr="002D76CC">
        <w:rPr>
          <w:rFonts w:ascii="Arial" w:hAnsi="Arial" w:cs="Arial"/>
          <w:lang w:eastAsia="en-US"/>
        </w:rPr>
        <w:t>RabbitMQ</w:t>
      </w:r>
      <w:proofErr w:type="spellEnd"/>
      <w:r w:rsidRPr="002D76CC">
        <w:rPr>
          <w:rFonts w:ascii="Arial" w:hAnsi="Arial" w:cs="Arial"/>
          <w:lang w:eastAsia="en-US"/>
        </w:rPr>
        <w:t xml:space="preserve"> para garantizar consistencia ante fallos.</w:t>
      </w:r>
    </w:p>
    <w:p w14:paraId="6B759661" w14:textId="7DE8FCF0" w:rsidR="003143C5" w:rsidRPr="00E245B7" w:rsidRDefault="002D76CC" w:rsidP="002D76CC">
      <w:pPr>
        <w:pStyle w:val="Textoindependiente"/>
        <w:spacing w:line="360" w:lineRule="auto"/>
        <w:rPr>
          <w:rFonts w:ascii="Arial" w:eastAsia="Times New Roman" w:hAnsi="Arial" w:cs="Arial"/>
          <w:b/>
          <w:bCs/>
          <w:lang w:val="es-ES" w:eastAsia="en-US"/>
        </w:rPr>
      </w:pPr>
      <w:r w:rsidRPr="002D76CC">
        <w:rPr>
          <w:rFonts w:ascii="Arial" w:hAnsi="Arial" w:cs="Arial"/>
          <w:lang w:eastAsia="en-US"/>
        </w:rPr>
        <w:t xml:space="preserve">Las pruebas realizadas incluyeron 172 </w:t>
      </w:r>
      <w:proofErr w:type="spellStart"/>
      <w:r w:rsidRPr="002D76CC">
        <w:rPr>
          <w:rFonts w:ascii="Arial" w:hAnsi="Arial" w:cs="Arial"/>
          <w:lang w:eastAsia="en-US"/>
        </w:rPr>
        <w:t>tests</w:t>
      </w:r>
      <w:proofErr w:type="spellEnd"/>
      <w:r w:rsidRPr="002D76CC">
        <w:rPr>
          <w:rFonts w:ascii="Arial" w:hAnsi="Arial" w:cs="Arial"/>
          <w:lang w:eastAsia="en-US"/>
        </w:rPr>
        <w:t xml:space="preserve"> automatizados de </w:t>
      </w:r>
      <w:proofErr w:type="spellStart"/>
      <w:r w:rsidRPr="002D76CC">
        <w:rPr>
          <w:rFonts w:ascii="Arial" w:hAnsi="Arial" w:cs="Arial"/>
          <w:lang w:eastAsia="en-US"/>
        </w:rPr>
        <w:t>backend</w:t>
      </w:r>
      <w:proofErr w:type="spellEnd"/>
      <w:r w:rsidRPr="002D76CC">
        <w:rPr>
          <w:rFonts w:ascii="Arial" w:hAnsi="Arial" w:cs="Arial"/>
          <w:lang w:eastAsia="en-US"/>
        </w:rPr>
        <w:t xml:space="preserve"> con cobertura </w:t>
      </w:r>
      <w:proofErr w:type="spellStart"/>
      <w:r w:rsidRPr="002D76CC">
        <w:rPr>
          <w:rFonts w:ascii="Arial" w:hAnsi="Arial" w:cs="Arial"/>
          <w:lang w:eastAsia="en-US"/>
        </w:rPr>
        <w:t>JaCoCo</w:t>
      </w:r>
      <w:proofErr w:type="spellEnd"/>
      <w:r w:rsidRPr="002D76CC">
        <w:rPr>
          <w:rFonts w:ascii="Arial" w:hAnsi="Arial" w:cs="Arial"/>
          <w:lang w:eastAsia="en-US"/>
        </w:rPr>
        <w:t xml:space="preserve"> mayor al 80% en los microservicios del núcleo; pruebas de integración con la base de datos PostgreSQL; validación de los seis controles de disponibilidad en asignaciones; y despliegue </w:t>
      </w:r>
      <w:proofErr w:type="spellStart"/>
      <w:r w:rsidRPr="002D76CC">
        <w:rPr>
          <w:rFonts w:ascii="Arial" w:hAnsi="Arial" w:cs="Arial"/>
          <w:lang w:eastAsia="en-US"/>
        </w:rPr>
        <w:t>containerizado</w:t>
      </w:r>
      <w:proofErr w:type="spellEnd"/>
      <w:r w:rsidRPr="002D76CC">
        <w:rPr>
          <w:rFonts w:ascii="Arial" w:hAnsi="Arial" w:cs="Arial"/>
          <w:lang w:eastAsia="en-US"/>
        </w:rPr>
        <w:t xml:space="preserve"> con Docker y orquestación mediante </w:t>
      </w:r>
      <w:proofErr w:type="spellStart"/>
      <w:r w:rsidRPr="002D76CC">
        <w:rPr>
          <w:rFonts w:ascii="Arial" w:hAnsi="Arial" w:cs="Arial"/>
          <w:lang w:eastAsia="en-US"/>
        </w:rPr>
        <w:t>Kubernetes</w:t>
      </w:r>
      <w:proofErr w:type="spellEnd"/>
      <w:r w:rsidRPr="002D76CC">
        <w:rPr>
          <w:rFonts w:ascii="Arial" w:hAnsi="Arial" w:cs="Arial"/>
          <w:lang w:eastAsia="en-US"/>
        </w:rPr>
        <w:t xml:space="preserve"> en Oracle Cloud Free Tier. Los resultados demuestran que la solución logró centralizar la operación de escuelas de conducción, reducir la duplicidad de procesos, establecer trazabilidad completa mediante auditoría, y habilitar reportes con información actualizada para toma de decisiones. El sistema fue validado con datos </w:t>
      </w:r>
      <w:proofErr w:type="spellStart"/>
      <w:r w:rsidRPr="002D76CC">
        <w:rPr>
          <w:rFonts w:ascii="Arial" w:hAnsi="Arial" w:cs="Arial"/>
          <w:lang w:eastAsia="en-US"/>
        </w:rPr>
        <w:t>seed</w:t>
      </w:r>
      <w:proofErr w:type="spellEnd"/>
      <w:r w:rsidRPr="002D76CC">
        <w:rPr>
          <w:rFonts w:ascii="Arial" w:hAnsi="Arial" w:cs="Arial"/>
          <w:lang w:eastAsia="en-US"/>
        </w:rPr>
        <w:t xml:space="preserve"> que simulan la operación de una escuela real con 20 estudiantes activos, 5 instructores y 3 vehículos; demostrando estabilidad en concurrencia y recuperación ante fallos.</w:t>
      </w:r>
      <w:r w:rsidR="003143C5" w:rsidRPr="00E245B7">
        <w:rPr>
          <w:rFonts w:ascii="Arial" w:hAnsi="Arial" w:cs="Arial"/>
        </w:rPr>
        <w:br w:type="page"/>
      </w:r>
    </w:p>
    <w:p w14:paraId="1FD1C460" w14:textId="77777777" w:rsidR="002D76CC" w:rsidRDefault="002D76CC" w:rsidP="002D76CC">
      <w:pPr>
        <w:pStyle w:val="Ttulo"/>
        <w:rPr>
          <w:szCs w:val="22"/>
        </w:rPr>
      </w:pPr>
      <w:bookmarkStart w:id="1" w:name="_Toc227521368"/>
    </w:p>
    <w:p w14:paraId="0F936540" w14:textId="77777777" w:rsidR="002D76CC" w:rsidRDefault="002D76CC" w:rsidP="002D76CC">
      <w:pPr>
        <w:pStyle w:val="Ttulo"/>
        <w:rPr>
          <w:szCs w:val="22"/>
        </w:rPr>
      </w:pPr>
    </w:p>
    <w:p w14:paraId="2718F0CC" w14:textId="77777777" w:rsidR="002D76CC" w:rsidRDefault="002D76CC" w:rsidP="002D76CC">
      <w:pPr>
        <w:pStyle w:val="Ttulo"/>
        <w:rPr>
          <w:szCs w:val="22"/>
        </w:rPr>
      </w:pPr>
    </w:p>
    <w:p w14:paraId="161C5C48" w14:textId="77777777" w:rsidR="002D76CC" w:rsidRDefault="002D76CC" w:rsidP="002D76CC">
      <w:pPr>
        <w:pStyle w:val="Ttulo"/>
        <w:rPr>
          <w:szCs w:val="22"/>
        </w:rPr>
      </w:pPr>
    </w:p>
    <w:p w14:paraId="20E1CA1E" w14:textId="02DA91E9" w:rsidR="003143C5" w:rsidRPr="00E245B7" w:rsidRDefault="002D76CC" w:rsidP="002D76CC">
      <w:pPr>
        <w:pStyle w:val="Ttulo1"/>
        <w:rPr>
          <w:szCs w:val="22"/>
        </w:rPr>
      </w:pPr>
      <w:proofErr w:type="spellStart"/>
      <w:r>
        <w:rPr>
          <w:szCs w:val="22"/>
        </w:rPr>
        <w:t>A</w:t>
      </w:r>
      <w:r w:rsidR="003143C5" w:rsidRPr="00E245B7">
        <w:rPr>
          <w:szCs w:val="22"/>
        </w:rPr>
        <w:t>bstract</w:t>
      </w:r>
      <w:bookmarkEnd w:id="1"/>
      <w:proofErr w:type="spellEnd"/>
    </w:p>
    <w:p w14:paraId="71543335"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present</w:t>
      </w:r>
      <w:proofErr w:type="spellEnd"/>
      <w:r w:rsidRPr="002D76CC">
        <w:rPr>
          <w:rFonts w:ascii="Arial" w:hAnsi="Arial" w:cs="Arial"/>
          <w:lang w:eastAsia="en-US"/>
        </w:rPr>
        <w:t xml:space="preserve"> </w:t>
      </w:r>
      <w:proofErr w:type="spellStart"/>
      <w:r w:rsidRPr="002D76CC">
        <w:rPr>
          <w:rFonts w:ascii="Arial" w:hAnsi="Arial" w:cs="Arial"/>
          <w:lang w:eastAsia="en-US"/>
        </w:rPr>
        <w:t>project</w:t>
      </w:r>
      <w:proofErr w:type="spellEnd"/>
      <w:r w:rsidRPr="002D76CC">
        <w:rPr>
          <w:rFonts w:ascii="Arial" w:hAnsi="Arial" w:cs="Arial"/>
          <w:lang w:eastAsia="en-US"/>
        </w:rPr>
        <w:t xml:space="preserve"> </w:t>
      </w:r>
      <w:proofErr w:type="spellStart"/>
      <w:r w:rsidRPr="002D76CC">
        <w:rPr>
          <w:rFonts w:ascii="Arial" w:hAnsi="Arial" w:cs="Arial"/>
          <w:lang w:eastAsia="en-US"/>
        </w:rPr>
        <w:t>addresses</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necessity</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schools</w:t>
      </w:r>
      <w:proofErr w:type="spellEnd"/>
      <w:r w:rsidRPr="002D76CC">
        <w:rPr>
          <w:rFonts w:ascii="Arial" w:hAnsi="Arial" w:cs="Arial"/>
          <w:lang w:eastAsia="en-US"/>
        </w:rPr>
        <w:t xml:space="preserve"> in Ecuador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have</w:t>
      </w:r>
      <w:proofErr w:type="spellEnd"/>
      <w:r w:rsidRPr="002D76CC">
        <w:rPr>
          <w:rFonts w:ascii="Arial" w:hAnsi="Arial" w:cs="Arial"/>
          <w:lang w:eastAsia="en-US"/>
        </w:rPr>
        <w:t xml:space="preserve"> a comprehensive </w:t>
      </w:r>
      <w:proofErr w:type="spellStart"/>
      <w:r w:rsidRPr="002D76CC">
        <w:rPr>
          <w:rFonts w:ascii="Arial" w:hAnsi="Arial" w:cs="Arial"/>
          <w:lang w:eastAsia="en-US"/>
        </w:rPr>
        <w:t>technological</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them</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centralize</w:t>
      </w:r>
      <w:proofErr w:type="spellEnd"/>
      <w:r w:rsidRPr="002D76CC">
        <w:rPr>
          <w:rFonts w:ascii="Arial" w:hAnsi="Arial" w:cs="Arial"/>
          <w:lang w:eastAsia="en-US"/>
        </w:rPr>
        <w:t xml:space="preserve"> and </w:t>
      </w:r>
      <w:proofErr w:type="spellStart"/>
      <w:r w:rsidRPr="002D76CC">
        <w:rPr>
          <w:rFonts w:ascii="Arial" w:hAnsi="Arial" w:cs="Arial"/>
          <w:lang w:eastAsia="en-US"/>
        </w:rPr>
        <w:t>automate</w:t>
      </w:r>
      <w:proofErr w:type="spellEnd"/>
      <w:r w:rsidRPr="002D76CC">
        <w:rPr>
          <w:rFonts w:ascii="Arial" w:hAnsi="Arial" w:cs="Arial"/>
          <w:lang w:eastAsia="en-US"/>
        </w:rPr>
        <w:t xml:space="preserve"> </w:t>
      </w:r>
      <w:proofErr w:type="spellStart"/>
      <w:r w:rsidRPr="002D76CC">
        <w:rPr>
          <w:rFonts w:ascii="Arial" w:hAnsi="Arial" w:cs="Arial"/>
          <w:lang w:eastAsia="en-US"/>
        </w:rPr>
        <w:t>their</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processes</w:t>
      </w:r>
      <w:proofErr w:type="spellEnd"/>
      <w:r w:rsidRPr="002D76CC">
        <w:rPr>
          <w:rFonts w:ascii="Arial" w:hAnsi="Arial" w:cs="Arial"/>
          <w:lang w:eastAsia="en-US"/>
        </w:rPr>
        <w:t xml:space="preserve">. The </w:t>
      </w:r>
      <w:proofErr w:type="spellStart"/>
      <w:r w:rsidRPr="002D76CC">
        <w:rPr>
          <w:rFonts w:ascii="Arial" w:hAnsi="Arial" w:cs="Arial"/>
          <w:lang w:eastAsia="en-US"/>
        </w:rPr>
        <w:t>identified</w:t>
      </w:r>
      <w:proofErr w:type="spellEnd"/>
      <w:r w:rsidRPr="002D76CC">
        <w:rPr>
          <w:rFonts w:ascii="Arial" w:hAnsi="Arial" w:cs="Arial"/>
          <w:lang w:eastAsia="en-US"/>
        </w:rPr>
        <w:t xml:space="preserve"> </w:t>
      </w:r>
      <w:proofErr w:type="spellStart"/>
      <w:r w:rsidRPr="002D76CC">
        <w:rPr>
          <w:rFonts w:ascii="Arial" w:hAnsi="Arial" w:cs="Arial"/>
          <w:lang w:eastAsia="en-US"/>
        </w:rPr>
        <w:t>problematic</w:t>
      </w:r>
      <w:proofErr w:type="spellEnd"/>
      <w:r w:rsidRPr="002D76CC">
        <w:rPr>
          <w:rFonts w:ascii="Arial" w:hAnsi="Arial" w:cs="Arial"/>
          <w:lang w:eastAsia="en-US"/>
        </w:rPr>
        <w:t xml:space="preserve"> </w:t>
      </w:r>
      <w:proofErr w:type="spellStart"/>
      <w:r w:rsidRPr="002D76CC">
        <w:rPr>
          <w:rFonts w:ascii="Arial" w:hAnsi="Arial" w:cs="Arial"/>
          <w:lang w:eastAsia="en-US"/>
        </w:rPr>
        <w:t>stems</w:t>
      </w:r>
      <w:proofErr w:type="spellEnd"/>
      <w:r w:rsidRPr="002D76CC">
        <w:rPr>
          <w:rFonts w:ascii="Arial" w:hAnsi="Arial" w:cs="Arial"/>
          <w:lang w:eastAsia="en-US"/>
        </w:rPr>
        <w:t xml:space="preserve"> </w:t>
      </w:r>
      <w:proofErr w:type="spellStart"/>
      <w:r w:rsidRPr="002D76CC">
        <w:rPr>
          <w:rFonts w:ascii="Arial" w:hAnsi="Arial" w:cs="Arial"/>
          <w:lang w:eastAsia="en-US"/>
        </w:rPr>
        <w:t>from</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fragmentation</w:t>
      </w:r>
      <w:proofErr w:type="spellEnd"/>
      <w:r w:rsidRPr="002D76CC">
        <w:rPr>
          <w:rFonts w:ascii="Arial" w:hAnsi="Arial" w:cs="Arial"/>
          <w:lang w:eastAsia="en-US"/>
        </w:rPr>
        <w:t xml:space="preserve"> </w:t>
      </w:r>
      <w:proofErr w:type="spellStart"/>
      <w:r w:rsidRPr="002D76CC">
        <w:rPr>
          <w:rFonts w:ascii="Arial" w:hAnsi="Arial" w:cs="Arial"/>
          <w:lang w:eastAsia="en-US"/>
        </w:rPr>
        <w:t>caused</w:t>
      </w:r>
      <w:proofErr w:type="spellEnd"/>
      <w:r w:rsidRPr="002D76CC">
        <w:rPr>
          <w:rFonts w:ascii="Arial" w:hAnsi="Arial" w:cs="Arial"/>
          <w:lang w:eastAsia="en-US"/>
        </w:rPr>
        <w:t xml:space="preserve"> </w:t>
      </w:r>
      <w:proofErr w:type="spellStart"/>
      <w:r w:rsidRPr="002D76CC">
        <w:rPr>
          <w:rFonts w:ascii="Arial" w:hAnsi="Arial" w:cs="Arial"/>
          <w:lang w:eastAsia="en-US"/>
        </w:rPr>
        <w:t>by</w:t>
      </w:r>
      <w:proofErr w:type="spellEnd"/>
      <w:r w:rsidRPr="002D76CC">
        <w:rPr>
          <w:rFonts w:ascii="Arial" w:hAnsi="Arial" w:cs="Arial"/>
          <w:lang w:eastAsia="en-US"/>
        </w:rPr>
        <w:t xml:space="preserve"> </w:t>
      </w:r>
      <w:proofErr w:type="spellStart"/>
      <w:r w:rsidRPr="002D76CC">
        <w:rPr>
          <w:rFonts w:ascii="Arial" w:hAnsi="Arial" w:cs="Arial"/>
          <w:lang w:eastAsia="en-US"/>
        </w:rPr>
        <w:t>isolated</w:t>
      </w:r>
      <w:proofErr w:type="spellEnd"/>
      <w:r w:rsidRPr="002D76CC">
        <w:rPr>
          <w:rFonts w:ascii="Arial" w:hAnsi="Arial" w:cs="Arial"/>
          <w:lang w:eastAsia="en-US"/>
        </w:rPr>
        <w:t xml:space="preserve"> </w:t>
      </w:r>
      <w:proofErr w:type="spellStart"/>
      <w:r w:rsidRPr="002D76CC">
        <w:rPr>
          <w:rFonts w:ascii="Arial" w:hAnsi="Arial" w:cs="Arial"/>
          <w:lang w:eastAsia="en-US"/>
        </w:rPr>
        <w:t>systems</w:t>
      </w:r>
      <w:proofErr w:type="spellEnd"/>
      <w:r w:rsidRPr="002D76CC">
        <w:rPr>
          <w:rFonts w:ascii="Arial" w:hAnsi="Arial" w:cs="Arial"/>
          <w:lang w:eastAsia="en-US"/>
        </w:rPr>
        <w:t xml:space="preserve"> and manual </w:t>
      </w:r>
      <w:proofErr w:type="spellStart"/>
      <w:r w:rsidRPr="002D76CC">
        <w:rPr>
          <w:rFonts w:ascii="Arial" w:hAnsi="Arial" w:cs="Arial"/>
          <w:lang w:eastAsia="en-US"/>
        </w:rPr>
        <w:t>processes</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generate</w:t>
      </w:r>
      <w:proofErr w:type="spellEnd"/>
      <w:r w:rsidRPr="002D76CC">
        <w:rPr>
          <w:rFonts w:ascii="Arial" w:hAnsi="Arial" w:cs="Arial"/>
          <w:lang w:eastAsia="en-US"/>
        </w:rPr>
        <w:t xml:space="preserve"> </w:t>
      </w:r>
      <w:proofErr w:type="spellStart"/>
      <w:r w:rsidRPr="002D76CC">
        <w:rPr>
          <w:rFonts w:ascii="Arial" w:hAnsi="Arial" w:cs="Arial"/>
          <w:lang w:eastAsia="en-US"/>
        </w:rPr>
        <w:t>operational</w:t>
      </w:r>
      <w:proofErr w:type="spellEnd"/>
      <w:r w:rsidRPr="002D76CC">
        <w:rPr>
          <w:rFonts w:ascii="Arial" w:hAnsi="Arial" w:cs="Arial"/>
          <w:lang w:eastAsia="en-US"/>
        </w:rPr>
        <w:t xml:space="preserve"> </w:t>
      </w:r>
      <w:proofErr w:type="spellStart"/>
      <w:r w:rsidRPr="002D76CC">
        <w:rPr>
          <w:rFonts w:ascii="Arial" w:hAnsi="Arial" w:cs="Arial"/>
          <w:lang w:eastAsia="en-US"/>
        </w:rPr>
        <w:t>inefficiencies</w:t>
      </w:r>
      <w:proofErr w:type="spellEnd"/>
      <w:r w:rsidRPr="002D76CC">
        <w:rPr>
          <w:rFonts w:ascii="Arial" w:hAnsi="Arial" w:cs="Arial"/>
          <w:lang w:eastAsia="en-US"/>
        </w:rPr>
        <w:t xml:space="preserve">, </w:t>
      </w:r>
      <w:proofErr w:type="spellStart"/>
      <w:r w:rsidRPr="002D76CC">
        <w:rPr>
          <w:rFonts w:ascii="Arial" w:hAnsi="Arial" w:cs="Arial"/>
          <w:lang w:eastAsia="en-US"/>
        </w:rPr>
        <w:t>record</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and </w:t>
      </w:r>
      <w:proofErr w:type="spellStart"/>
      <w:r w:rsidRPr="002D76CC">
        <w:rPr>
          <w:rFonts w:ascii="Arial" w:hAnsi="Arial" w:cs="Arial"/>
          <w:lang w:eastAsia="en-US"/>
        </w:rPr>
        <w:t>limitations</w:t>
      </w:r>
      <w:proofErr w:type="spellEnd"/>
      <w:r w:rsidRPr="002D76CC">
        <w:rPr>
          <w:rFonts w:ascii="Arial" w:hAnsi="Arial" w:cs="Arial"/>
          <w:lang w:eastAsia="en-US"/>
        </w:rPr>
        <w:t xml:space="preserve"> in administrative control. </w:t>
      </w:r>
      <w:proofErr w:type="spellStart"/>
      <w:r w:rsidRPr="002D76CC">
        <w:rPr>
          <w:rFonts w:ascii="Arial" w:hAnsi="Arial" w:cs="Arial"/>
          <w:lang w:eastAsia="en-US"/>
        </w:rPr>
        <w:t>Using</w:t>
      </w:r>
      <w:proofErr w:type="spellEnd"/>
      <w:r w:rsidRPr="002D76CC">
        <w:rPr>
          <w:rFonts w:ascii="Arial" w:hAnsi="Arial" w:cs="Arial"/>
          <w:lang w:eastAsia="en-US"/>
        </w:rPr>
        <w:t xml:space="preserve"> Agile Scrum </w:t>
      </w:r>
      <w:proofErr w:type="spellStart"/>
      <w:r w:rsidRPr="002D76CC">
        <w:rPr>
          <w:rFonts w:ascii="Arial" w:hAnsi="Arial" w:cs="Arial"/>
          <w:lang w:eastAsia="en-US"/>
        </w:rPr>
        <w:t>methodology</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one-week</w:t>
      </w:r>
      <w:proofErr w:type="spellEnd"/>
      <w:r w:rsidRPr="002D76CC">
        <w:rPr>
          <w:rFonts w:ascii="Arial" w:hAnsi="Arial" w:cs="Arial"/>
          <w:lang w:eastAsia="en-US"/>
        </w:rPr>
        <w:t xml:space="preserve"> </w:t>
      </w:r>
      <w:proofErr w:type="spellStart"/>
      <w:r w:rsidRPr="002D76CC">
        <w:rPr>
          <w:rFonts w:ascii="Arial" w:hAnsi="Arial" w:cs="Arial"/>
          <w:lang w:eastAsia="en-US"/>
        </w:rPr>
        <w:t>cycles</w:t>
      </w:r>
      <w:proofErr w:type="spellEnd"/>
      <w:r w:rsidRPr="002D76CC">
        <w:rPr>
          <w:rFonts w:ascii="Arial" w:hAnsi="Arial" w:cs="Arial"/>
          <w:lang w:eastAsia="en-US"/>
        </w:rPr>
        <w:t xml:space="preserve">, a responsive web </w:t>
      </w:r>
      <w:proofErr w:type="spellStart"/>
      <w:r w:rsidRPr="002D76CC">
        <w:rPr>
          <w:rFonts w:ascii="Arial" w:hAnsi="Arial" w:cs="Arial"/>
          <w:lang w:eastAsia="en-US"/>
        </w:rPr>
        <w:t>application</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developed</w:t>
      </w:r>
      <w:proofErr w:type="spellEnd"/>
      <w:r w:rsidRPr="002D76CC">
        <w:rPr>
          <w:rFonts w:ascii="Arial" w:hAnsi="Arial" w:cs="Arial"/>
          <w:lang w:eastAsia="en-US"/>
        </w:rPr>
        <w:t xml:space="preserve"> </w:t>
      </w:r>
      <w:proofErr w:type="spellStart"/>
      <w:r w:rsidRPr="002D76CC">
        <w:rPr>
          <w:rFonts w:ascii="Arial" w:hAnsi="Arial" w:cs="Arial"/>
          <w:lang w:eastAsia="en-US"/>
        </w:rPr>
        <w:t>based</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w:t>
      </w:r>
      <w:proofErr w:type="spellStart"/>
      <w:r w:rsidRPr="002D76CC">
        <w:rPr>
          <w:rFonts w:ascii="Arial" w:hAnsi="Arial" w:cs="Arial"/>
          <w:lang w:eastAsia="en-US"/>
        </w:rPr>
        <w:t>an</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eight</w:t>
      </w:r>
      <w:proofErr w:type="spellEnd"/>
      <w:r w:rsidRPr="002D76CC">
        <w:rPr>
          <w:rFonts w:ascii="Arial" w:hAnsi="Arial" w:cs="Arial"/>
          <w:lang w:eastAsia="en-US"/>
        </w:rPr>
        <w:t xml:space="preserve"> </w:t>
      </w:r>
      <w:proofErr w:type="spellStart"/>
      <w:r w:rsidRPr="002D76CC">
        <w:rPr>
          <w:rFonts w:ascii="Arial" w:hAnsi="Arial" w:cs="Arial"/>
          <w:lang w:eastAsia="en-US"/>
        </w:rPr>
        <w:t>independent</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integrating</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technologies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Spring Boot 3.x, PostgreSQL, </w:t>
      </w:r>
      <w:proofErr w:type="spellStart"/>
      <w:r w:rsidRPr="002D76CC">
        <w:rPr>
          <w:rFonts w:ascii="Arial" w:hAnsi="Arial" w:cs="Arial"/>
          <w:lang w:eastAsia="en-US"/>
        </w:rPr>
        <w:t>RabbitMQ</w:t>
      </w:r>
      <w:proofErr w:type="spellEnd"/>
      <w:r w:rsidRPr="002D76CC">
        <w:rPr>
          <w:rFonts w:ascii="Arial" w:hAnsi="Arial" w:cs="Arial"/>
          <w:lang w:eastAsia="en-US"/>
        </w:rPr>
        <w:t xml:space="preserve">, and Vue.js 3; </w:t>
      </w:r>
      <w:proofErr w:type="spellStart"/>
      <w:r w:rsidRPr="002D76CC">
        <w:rPr>
          <w:rFonts w:ascii="Arial" w:hAnsi="Arial" w:cs="Arial"/>
          <w:lang w:eastAsia="en-US"/>
        </w:rPr>
        <w:t>this</w:t>
      </w:r>
      <w:proofErr w:type="spellEnd"/>
      <w:r w:rsidRPr="002D76CC">
        <w:rPr>
          <w:rFonts w:ascii="Arial" w:hAnsi="Arial" w:cs="Arial"/>
          <w:lang w:eastAsia="en-US"/>
        </w:rPr>
        <w:t xml:space="preserv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allows</w:t>
      </w:r>
      <w:proofErr w:type="spellEnd"/>
      <w:r w:rsidRPr="002D76CC">
        <w:rPr>
          <w:rFonts w:ascii="Arial" w:hAnsi="Arial" w:cs="Arial"/>
          <w:lang w:eastAsia="en-US"/>
        </w:rPr>
        <w:t xml:space="preserve"> </w:t>
      </w:r>
      <w:proofErr w:type="spellStart"/>
      <w:r w:rsidRPr="002D76CC">
        <w:rPr>
          <w:rFonts w:ascii="Arial" w:hAnsi="Arial" w:cs="Arial"/>
          <w:lang w:eastAsia="en-US"/>
        </w:rPr>
        <w:t>each</w:t>
      </w:r>
      <w:proofErr w:type="spellEnd"/>
      <w:r w:rsidRPr="002D76CC">
        <w:rPr>
          <w:rFonts w:ascii="Arial" w:hAnsi="Arial" w:cs="Arial"/>
          <w:lang w:eastAsia="en-US"/>
        </w:rPr>
        <w:t xml:space="preserve"> </w:t>
      </w:r>
      <w:proofErr w:type="spellStart"/>
      <w:r w:rsidRPr="002D76CC">
        <w:rPr>
          <w:rFonts w:ascii="Arial" w:hAnsi="Arial" w:cs="Arial"/>
          <w:lang w:eastAsia="en-US"/>
        </w:rPr>
        <w:t>component</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scale</w:t>
      </w:r>
      <w:proofErr w:type="spellEnd"/>
      <w:r w:rsidRPr="002D76CC">
        <w:rPr>
          <w:rFonts w:ascii="Arial" w:hAnsi="Arial" w:cs="Arial"/>
          <w:lang w:eastAsia="en-US"/>
        </w:rPr>
        <w:t xml:space="preserve"> </w:t>
      </w:r>
      <w:proofErr w:type="spellStart"/>
      <w:r w:rsidRPr="002D76CC">
        <w:rPr>
          <w:rFonts w:ascii="Arial" w:hAnsi="Arial" w:cs="Arial"/>
          <w:lang w:eastAsia="en-US"/>
        </w:rPr>
        <w:t>autonomously</w:t>
      </w:r>
      <w:proofErr w:type="spellEnd"/>
      <w:r w:rsidRPr="002D76CC">
        <w:rPr>
          <w:rFonts w:ascii="Arial" w:hAnsi="Arial" w:cs="Arial"/>
          <w:lang w:eastAsia="en-US"/>
        </w:rPr>
        <w:t xml:space="preserve"> and </w:t>
      </w:r>
      <w:proofErr w:type="spellStart"/>
      <w:r w:rsidRPr="002D76CC">
        <w:rPr>
          <w:rFonts w:ascii="Arial" w:hAnsi="Arial" w:cs="Arial"/>
          <w:lang w:eastAsia="en-US"/>
        </w:rPr>
        <w:t>guarantees</w:t>
      </w:r>
      <w:proofErr w:type="spellEnd"/>
      <w:r w:rsidRPr="002D76CC">
        <w:rPr>
          <w:rFonts w:ascii="Arial" w:hAnsi="Arial" w:cs="Arial"/>
          <w:lang w:eastAsia="en-US"/>
        </w:rPr>
        <w:t xml:space="preserve"> </w:t>
      </w:r>
      <w:proofErr w:type="spellStart"/>
      <w:r w:rsidRPr="002D76CC">
        <w:rPr>
          <w:rFonts w:ascii="Arial" w:hAnsi="Arial" w:cs="Arial"/>
          <w:lang w:eastAsia="en-US"/>
        </w:rPr>
        <w:t>reliability</w:t>
      </w:r>
      <w:proofErr w:type="spellEnd"/>
      <w:r w:rsidRPr="002D76CC">
        <w:rPr>
          <w:rFonts w:ascii="Arial" w:hAnsi="Arial" w:cs="Arial"/>
          <w:lang w:eastAsia="en-US"/>
        </w:rPr>
        <w:t xml:space="preserve"> in </w:t>
      </w:r>
      <w:proofErr w:type="spellStart"/>
      <w:r w:rsidRPr="002D76CC">
        <w:rPr>
          <w:rFonts w:ascii="Arial" w:hAnsi="Arial" w:cs="Arial"/>
          <w:lang w:eastAsia="en-US"/>
        </w:rPr>
        <w:t>concurrent</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w:t>
      </w:r>
    </w:p>
    <w:p w14:paraId="463D5C22" w14:textId="77777777" w:rsidR="002D76CC" w:rsidRPr="002D76CC"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implemented</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encompasses</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functional</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authentication</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24-hour JWT and </w:t>
      </w:r>
      <w:proofErr w:type="spellStart"/>
      <w:r w:rsidRPr="002D76CC">
        <w:rPr>
          <w:rFonts w:ascii="Arial" w:hAnsi="Arial" w:cs="Arial"/>
          <w:lang w:eastAsia="en-US"/>
        </w:rPr>
        <w:t>account</w:t>
      </w:r>
      <w:proofErr w:type="spellEnd"/>
      <w:r w:rsidRPr="002D76CC">
        <w:rPr>
          <w:rFonts w:ascii="Arial" w:hAnsi="Arial" w:cs="Arial"/>
          <w:lang w:eastAsia="en-US"/>
        </w:rPr>
        <w:t xml:space="preserve"> lockout after </w:t>
      </w:r>
      <w:proofErr w:type="spellStart"/>
      <w:r w:rsidRPr="002D76CC">
        <w:rPr>
          <w:rFonts w:ascii="Arial" w:hAnsi="Arial" w:cs="Arial"/>
          <w:lang w:eastAsia="en-US"/>
        </w:rPr>
        <w:t>three</w:t>
      </w:r>
      <w:proofErr w:type="spellEnd"/>
      <w:r w:rsidRPr="002D76CC">
        <w:rPr>
          <w:rFonts w:ascii="Arial" w:hAnsi="Arial" w:cs="Arial"/>
          <w:lang w:eastAsia="en-US"/>
        </w:rPr>
        <w:t xml:space="preserve"> </w:t>
      </w:r>
      <w:proofErr w:type="spellStart"/>
      <w:r w:rsidRPr="002D76CC">
        <w:rPr>
          <w:rFonts w:ascii="Arial" w:hAnsi="Arial" w:cs="Arial"/>
          <w:lang w:eastAsia="en-US"/>
        </w:rPr>
        <w:t>failed</w:t>
      </w:r>
      <w:proofErr w:type="spellEnd"/>
      <w:r w:rsidRPr="002D76CC">
        <w:rPr>
          <w:rFonts w:ascii="Arial" w:hAnsi="Arial" w:cs="Arial"/>
          <w:lang w:eastAsia="en-US"/>
        </w:rPr>
        <w:t xml:space="preserve"> </w:t>
      </w:r>
      <w:proofErr w:type="spellStart"/>
      <w:r w:rsidRPr="002D76CC">
        <w:rPr>
          <w:rFonts w:ascii="Arial" w:hAnsi="Arial" w:cs="Arial"/>
          <w:lang w:eastAsia="en-US"/>
        </w:rPr>
        <w:t>attempts</w:t>
      </w:r>
      <w:proofErr w:type="spellEnd"/>
      <w:r w:rsidRPr="002D76CC">
        <w:rPr>
          <w:rFonts w:ascii="Arial" w:hAnsi="Arial" w:cs="Arial"/>
          <w:lang w:eastAsia="en-US"/>
        </w:rPr>
        <w:t xml:space="preserve">; </w:t>
      </w:r>
      <w:proofErr w:type="spellStart"/>
      <w:r w:rsidRPr="002D76CC">
        <w:rPr>
          <w:rFonts w:ascii="Arial" w:hAnsi="Arial" w:cs="Arial"/>
          <w:lang w:eastAsia="en-US"/>
        </w:rPr>
        <w:t>student</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academic</w:t>
      </w:r>
      <w:proofErr w:type="spellEnd"/>
      <w:r w:rsidRPr="002D76CC">
        <w:rPr>
          <w:rFonts w:ascii="Arial" w:hAnsi="Arial" w:cs="Arial"/>
          <w:lang w:eastAsia="en-US"/>
        </w:rPr>
        <w:t xml:space="preserve"> </w:t>
      </w:r>
      <w:proofErr w:type="spellStart"/>
      <w:r w:rsidRPr="002D76CC">
        <w:rPr>
          <w:rFonts w:ascii="Arial" w:hAnsi="Arial" w:cs="Arial"/>
          <w:lang w:eastAsia="en-US"/>
        </w:rPr>
        <w:t>progress</w:t>
      </w:r>
      <w:proofErr w:type="spellEnd"/>
      <w:r w:rsidRPr="002D76CC">
        <w:rPr>
          <w:rFonts w:ascii="Arial" w:hAnsi="Arial" w:cs="Arial"/>
          <w:lang w:eastAsia="en-US"/>
        </w:rPr>
        <w:t xml:space="preserve"> tracking in </w:t>
      </w:r>
      <w:proofErr w:type="spellStart"/>
      <w:r w:rsidRPr="002D76CC">
        <w:rPr>
          <w:rFonts w:ascii="Arial" w:hAnsi="Arial" w:cs="Arial"/>
          <w:lang w:eastAsia="en-US"/>
        </w:rPr>
        <w:t>hours</w:t>
      </w:r>
      <w:proofErr w:type="spellEnd"/>
      <w:r w:rsidRPr="002D76CC">
        <w:rPr>
          <w:rFonts w:ascii="Arial" w:hAnsi="Arial" w:cs="Arial"/>
          <w:lang w:eastAsia="en-US"/>
        </w:rPr>
        <w:t xml:space="preserve">; tripartite </w:t>
      </w:r>
      <w:proofErr w:type="spellStart"/>
      <w:r w:rsidRPr="002D76CC">
        <w:rPr>
          <w:rFonts w:ascii="Arial" w:hAnsi="Arial" w:cs="Arial"/>
          <w:lang w:eastAsia="en-US"/>
        </w:rPr>
        <w:t>resource</w:t>
      </w:r>
      <w:proofErr w:type="spellEnd"/>
      <w:r w:rsidRPr="002D76CC">
        <w:rPr>
          <w:rFonts w:ascii="Arial" w:hAnsi="Arial" w:cs="Arial"/>
          <w:lang w:eastAsia="en-US"/>
        </w:rPr>
        <w:t xml:space="preserve"> </w:t>
      </w:r>
      <w:proofErr w:type="spellStart"/>
      <w:r w:rsidRPr="002D76CC">
        <w:rPr>
          <w:rFonts w:ascii="Arial" w:hAnsi="Arial" w:cs="Arial"/>
          <w:lang w:eastAsia="en-US"/>
        </w:rPr>
        <w:t>assignment</w:t>
      </w:r>
      <w:proofErr w:type="spellEnd"/>
      <w:r w:rsidRPr="002D76CC">
        <w:rPr>
          <w:rFonts w:ascii="Arial" w:hAnsi="Arial" w:cs="Arial"/>
          <w:lang w:eastAsia="en-US"/>
        </w:rPr>
        <w:t xml:space="preserve"> (instructor, </w:t>
      </w:r>
      <w:proofErr w:type="spellStart"/>
      <w:r w:rsidRPr="002D76CC">
        <w:rPr>
          <w:rFonts w:ascii="Arial" w:hAnsi="Arial" w:cs="Arial"/>
          <w:lang w:eastAsia="en-US"/>
        </w:rPr>
        <w:t>student</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cross-validated</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checks</w:t>
      </w:r>
      <w:proofErr w:type="spellEnd"/>
      <w:r w:rsidRPr="002D76CC">
        <w:rPr>
          <w:rFonts w:ascii="Arial" w:hAnsi="Arial" w:cs="Arial"/>
          <w:lang w:eastAsia="en-US"/>
        </w:rPr>
        <w:t xml:space="preserve">; </w:t>
      </w:r>
      <w:proofErr w:type="spellStart"/>
      <w:r w:rsidRPr="002D76CC">
        <w:rPr>
          <w:rFonts w:ascii="Arial" w:hAnsi="Arial" w:cs="Arial"/>
          <w:lang w:eastAsia="en-US"/>
        </w:rPr>
        <w:t>vehicle</w:t>
      </w:r>
      <w:proofErr w:type="spellEnd"/>
      <w:r w:rsidRPr="002D76CC">
        <w:rPr>
          <w:rFonts w:ascii="Arial" w:hAnsi="Arial" w:cs="Arial"/>
          <w:lang w:eastAsia="en-US"/>
        </w:rPr>
        <w:t xml:space="preserve"> control </w:t>
      </w:r>
      <w:proofErr w:type="spellStart"/>
      <w:r w:rsidRPr="002D76CC">
        <w:rPr>
          <w:rFonts w:ascii="Arial" w:hAnsi="Arial" w:cs="Arial"/>
          <w:lang w:eastAsia="en-US"/>
        </w:rPr>
        <w:t>with</w:t>
      </w:r>
      <w:proofErr w:type="spellEnd"/>
      <w:r w:rsidRPr="002D76CC">
        <w:rPr>
          <w:rFonts w:ascii="Arial" w:hAnsi="Arial" w:cs="Arial"/>
          <w:lang w:eastAsia="en-US"/>
        </w:rPr>
        <w:t xml:space="preserve"> SOAT, RTV, and </w:t>
      </w:r>
      <w:proofErr w:type="spellStart"/>
      <w:r w:rsidRPr="002D76CC">
        <w:rPr>
          <w:rFonts w:ascii="Arial" w:hAnsi="Arial" w:cs="Arial"/>
          <w:lang w:eastAsia="en-US"/>
        </w:rPr>
        <w:t>mileage</w:t>
      </w:r>
      <w:proofErr w:type="spellEnd"/>
      <w:r w:rsidRPr="002D76CC">
        <w:rPr>
          <w:rFonts w:ascii="Arial" w:hAnsi="Arial" w:cs="Arial"/>
          <w:lang w:eastAsia="en-US"/>
        </w:rPr>
        <w:t xml:space="preserve"> tracking;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management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invoicing</w:t>
      </w:r>
      <w:proofErr w:type="spellEnd"/>
      <w:r w:rsidRPr="002D76CC">
        <w:rPr>
          <w:rFonts w:ascii="Arial" w:hAnsi="Arial" w:cs="Arial"/>
          <w:lang w:eastAsia="en-US"/>
        </w:rPr>
        <w:t xml:space="preserve"> and </w:t>
      </w:r>
      <w:proofErr w:type="spellStart"/>
      <w:r w:rsidRPr="002D76CC">
        <w:rPr>
          <w:rFonts w:ascii="Arial" w:hAnsi="Arial" w:cs="Arial"/>
          <w:lang w:eastAsia="en-US"/>
        </w:rPr>
        <w:t>partial</w:t>
      </w:r>
      <w:proofErr w:type="spellEnd"/>
      <w:r w:rsidRPr="002D76CC">
        <w:rPr>
          <w:rFonts w:ascii="Arial" w:hAnsi="Arial" w:cs="Arial"/>
          <w:lang w:eastAsia="en-US"/>
        </w:rPr>
        <w:t xml:space="preserve"> </w:t>
      </w:r>
      <w:proofErr w:type="spellStart"/>
      <w:r w:rsidRPr="002D76CC">
        <w:rPr>
          <w:rFonts w:ascii="Arial" w:hAnsi="Arial" w:cs="Arial"/>
          <w:lang w:eastAsia="en-US"/>
        </w:rPr>
        <w:t>payment</w:t>
      </w:r>
      <w:proofErr w:type="spellEnd"/>
      <w:r w:rsidRPr="002D76CC">
        <w:rPr>
          <w:rFonts w:ascii="Arial" w:hAnsi="Arial" w:cs="Arial"/>
          <w:lang w:eastAsia="en-US"/>
        </w:rPr>
        <w:t xml:space="preserve"> </w:t>
      </w:r>
      <w:proofErr w:type="spellStart"/>
      <w:r w:rsidRPr="002D76CC">
        <w:rPr>
          <w:rFonts w:ascii="Arial" w:hAnsi="Arial" w:cs="Arial"/>
          <w:lang w:eastAsia="en-US"/>
        </w:rPr>
        <w:t>support</w:t>
      </w:r>
      <w:proofErr w:type="spellEnd"/>
      <w:r w:rsidRPr="002D76CC">
        <w:rPr>
          <w:rFonts w:ascii="Arial" w:hAnsi="Arial" w:cs="Arial"/>
          <w:lang w:eastAsia="en-US"/>
        </w:rPr>
        <w:t xml:space="preserve">; and </w:t>
      </w:r>
      <w:proofErr w:type="spellStart"/>
      <w:r w:rsidRPr="002D76CC">
        <w:rPr>
          <w:rFonts w:ascii="Arial" w:hAnsi="Arial" w:cs="Arial"/>
          <w:lang w:eastAsia="en-US"/>
        </w:rPr>
        <w:t>instructors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configurable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Complementarily</w:t>
      </w:r>
      <w:proofErr w:type="spellEnd"/>
      <w:r w:rsidRPr="002D76CC">
        <w:rPr>
          <w:rFonts w:ascii="Arial" w:hAnsi="Arial" w:cs="Arial"/>
          <w:lang w:eastAsia="en-US"/>
        </w:rPr>
        <w:t xml:space="preserve">, </w:t>
      </w:r>
      <w:proofErr w:type="spellStart"/>
      <w:r w:rsidRPr="002D76CC">
        <w:rPr>
          <w:rFonts w:ascii="Arial" w:hAnsi="Arial" w:cs="Arial"/>
          <w:lang w:eastAsia="en-US"/>
        </w:rPr>
        <w:t>two</w:t>
      </w:r>
      <w:proofErr w:type="spellEnd"/>
      <w:r w:rsidRPr="002D76CC">
        <w:rPr>
          <w:rFonts w:ascii="Arial" w:hAnsi="Arial" w:cs="Arial"/>
          <w:lang w:eastAsia="en-US"/>
        </w:rPr>
        <w:t xml:space="preserve"> </w:t>
      </w:r>
      <w:proofErr w:type="spellStart"/>
      <w:r w:rsidRPr="002D76CC">
        <w:rPr>
          <w:rFonts w:ascii="Arial" w:hAnsi="Arial" w:cs="Arial"/>
          <w:lang w:eastAsia="en-US"/>
        </w:rPr>
        <w:t>specialized</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were</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notifications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email </w:t>
      </w:r>
      <w:proofErr w:type="spellStart"/>
      <w:r w:rsidRPr="002D76CC">
        <w:rPr>
          <w:rFonts w:ascii="Arial" w:hAnsi="Arial" w:cs="Arial"/>
          <w:lang w:eastAsia="en-US"/>
        </w:rPr>
        <w:t>templates</w:t>
      </w:r>
      <w:proofErr w:type="spellEnd"/>
      <w:r w:rsidRPr="002D76CC">
        <w:rPr>
          <w:rFonts w:ascii="Arial" w:hAnsi="Arial" w:cs="Arial"/>
          <w:lang w:eastAsia="en-US"/>
        </w:rPr>
        <w:t xml:space="preserve"> and </w:t>
      </w:r>
      <w:proofErr w:type="spellStart"/>
      <w:r w:rsidRPr="002D76CC">
        <w:rPr>
          <w:rFonts w:ascii="Arial" w:hAnsi="Arial" w:cs="Arial"/>
          <w:lang w:eastAsia="en-US"/>
        </w:rPr>
        <w:t>in-</w:t>
      </w:r>
      <w:proofErr w:type="gramStart"/>
      <w:r w:rsidRPr="002D76CC">
        <w:rPr>
          <w:rFonts w:ascii="Arial" w:hAnsi="Arial" w:cs="Arial"/>
          <w:lang w:eastAsia="en-US"/>
        </w:rPr>
        <w:t>app</w:t>
      </w:r>
      <w:proofErr w:type="spellEnd"/>
      <w:proofErr w:type="gramEnd"/>
      <w:r w:rsidRPr="002D76CC">
        <w:rPr>
          <w:rFonts w:ascii="Arial" w:hAnsi="Arial" w:cs="Arial"/>
          <w:lang w:eastAsia="en-US"/>
        </w:rPr>
        <w:t xml:space="preserve"> </w:t>
      </w:r>
      <w:proofErr w:type="spellStart"/>
      <w:r w:rsidRPr="002D76CC">
        <w:rPr>
          <w:rFonts w:ascii="Arial" w:hAnsi="Arial" w:cs="Arial"/>
          <w:lang w:eastAsia="en-US"/>
        </w:rPr>
        <w:t>alerts</w:t>
      </w:r>
      <w:proofErr w:type="spellEnd"/>
      <w:r w:rsidRPr="002D76CC">
        <w:rPr>
          <w:rFonts w:ascii="Arial" w:hAnsi="Arial" w:cs="Arial"/>
          <w:lang w:eastAsia="en-US"/>
        </w:rPr>
        <w:t xml:space="preserve">, and </w:t>
      </w:r>
      <w:proofErr w:type="spellStart"/>
      <w:r w:rsidRPr="002D76CC">
        <w:rPr>
          <w:rFonts w:ascii="Arial" w:hAnsi="Arial" w:cs="Arial"/>
          <w:lang w:eastAsia="en-US"/>
        </w:rPr>
        <w:t>operational</w:t>
      </w:r>
      <w:proofErr w:type="spellEnd"/>
      <w:r w:rsidRPr="002D76CC">
        <w:rPr>
          <w:rFonts w:ascii="Arial" w:hAnsi="Arial" w:cs="Arial"/>
          <w:lang w:eastAsia="en-US"/>
        </w:rPr>
        <w:t xml:space="preserve"> and </w:t>
      </w:r>
      <w:proofErr w:type="spellStart"/>
      <w:r w:rsidRPr="002D76CC">
        <w:rPr>
          <w:rFonts w:ascii="Arial" w:hAnsi="Arial" w:cs="Arial"/>
          <w:lang w:eastAsia="en-US"/>
        </w:rPr>
        <w:t>financial</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PDF and Excel </w:t>
      </w:r>
      <w:proofErr w:type="spellStart"/>
      <w:r w:rsidRPr="002D76CC">
        <w:rPr>
          <w:rFonts w:ascii="Arial" w:hAnsi="Arial" w:cs="Arial"/>
          <w:lang w:eastAsia="en-US"/>
        </w:rPr>
        <w:t>export</w:t>
      </w:r>
      <w:proofErr w:type="spellEnd"/>
      <w:r w:rsidRPr="002D76CC">
        <w:rPr>
          <w:rFonts w:ascii="Arial" w:hAnsi="Arial" w:cs="Arial"/>
          <w:lang w:eastAsia="en-US"/>
        </w:rPr>
        <w:t xml:space="preserve">. The </w:t>
      </w:r>
      <w:proofErr w:type="spellStart"/>
      <w:r w:rsidRPr="002D76CC">
        <w:rPr>
          <w:rFonts w:ascii="Arial" w:hAnsi="Arial" w:cs="Arial"/>
          <w:lang w:eastAsia="en-US"/>
        </w:rPr>
        <w:t>architecture</w:t>
      </w:r>
      <w:proofErr w:type="spellEnd"/>
      <w:r w:rsidRPr="002D76CC">
        <w:rPr>
          <w:rFonts w:ascii="Arial" w:hAnsi="Arial" w:cs="Arial"/>
          <w:lang w:eastAsia="en-US"/>
        </w:rPr>
        <w:t xml:space="preserve"> </w:t>
      </w:r>
      <w:proofErr w:type="spellStart"/>
      <w:r w:rsidRPr="002D76CC">
        <w:rPr>
          <w:rFonts w:ascii="Arial" w:hAnsi="Arial" w:cs="Arial"/>
          <w:lang w:eastAsia="en-US"/>
        </w:rPr>
        <w:t>incorporates</w:t>
      </w:r>
      <w:proofErr w:type="spellEnd"/>
      <w:r w:rsidRPr="002D76CC">
        <w:rPr>
          <w:rFonts w:ascii="Arial" w:hAnsi="Arial" w:cs="Arial"/>
          <w:lang w:eastAsia="en-US"/>
        </w:rPr>
        <w:t xml:space="preserve"> </w:t>
      </w:r>
      <w:proofErr w:type="spellStart"/>
      <w:r w:rsidRPr="002D76CC">
        <w:rPr>
          <w:rFonts w:ascii="Arial" w:hAnsi="Arial" w:cs="Arial"/>
          <w:lang w:eastAsia="en-US"/>
        </w:rPr>
        <w:t>enterprise</w:t>
      </w:r>
      <w:proofErr w:type="spellEnd"/>
      <w:r w:rsidRPr="002D76CC">
        <w:rPr>
          <w:rFonts w:ascii="Arial" w:hAnsi="Arial" w:cs="Arial"/>
          <w:lang w:eastAsia="en-US"/>
        </w:rPr>
        <w:t xml:space="preserve"> </w:t>
      </w:r>
      <w:proofErr w:type="spellStart"/>
      <w:r w:rsidRPr="002D76CC">
        <w:rPr>
          <w:rFonts w:ascii="Arial" w:hAnsi="Arial" w:cs="Arial"/>
          <w:lang w:eastAsia="en-US"/>
        </w:rPr>
        <w:t>patterns</w:t>
      </w:r>
      <w:proofErr w:type="spellEnd"/>
      <w:r w:rsidRPr="002D76CC">
        <w:rPr>
          <w:rFonts w:ascii="Arial" w:hAnsi="Arial" w:cs="Arial"/>
          <w:lang w:eastAsia="en-US"/>
        </w:rPr>
        <w:t xml:space="preserve"> </w:t>
      </w:r>
      <w:proofErr w:type="spellStart"/>
      <w:r w:rsidRPr="002D76CC">
        <w:rPr>
          <w:rFonts w:ascii="Arial" w:hAnsi="Arial" w:cs="Arial"/>
          <w:lang w:eastAsia="en-US"/>
        </w:rPr>
        <w:t>such</w:t>
      </w:r>
      <w:proofErr w:type="spellEnd"/>
      <w:r w:rsidRPr="002D76CC">
        <w:rPr>
          <w:rFonts w:ascii="Arial" w:hAnsi="Arial" w:cs="Arial"/>
          <w:lang w:eastAsia="en-US"/>
        </w:rPr>
        <w:t xml:space="preserve"> as </w:t>
      </w:r>
      <w:proofErr w:type="spellStart"/>
      <w:r w:rsidRPr="002D76CC">
        <w:rPr>
          <w:rFonts w:ascii="Arial" w:hAnsi="Arial" w:cs="Arial"/>
          <w:lang w:eastAsia="en-US"/>
        </w:rPr>
        <w:t>Circuit</w:t>
      </w:r>
      <w:proofErr w:type="spellEnd"/>
      <w:r w:rsidRPr="002D76CC">
        <w:rPr>
          <w:rFonts w:ascii="Arial" w:hAnsi="Arial" w:cs="Arial"/>
          <w:lang w:eastAsia="en-US"/>
        </w:rPr>
        <w:t xml:space="preserve"> Breaker </w:t>
      </w:r>
      <w:proofErr w:type="spellStart"/>
      <w:r w:rsidRPr="002D76CC">
        <w:rPr>
          <w:rFonts w:ascii="Arial" w:hAnsi="Arial" w:cs="Arial"/>
          <w:lang w:eastAsia="en-US"/>
        </w:rPr>
        <w:t>with</w:t>
      </w:r>
      <w:proofErr w:type="spellEnd"/>
      <w:r w:rsidRPr="002D76CC">
        <w:rPr>
          <w:rFonts w:ascii="Arial" w:hAnsi="Arial" w:cs="Arial"/>
          <w:lang w:eastAsia="en-US"/>
        </w:rPr>
        <w:t xml:space="preserve"> Resilience4j, </w:t>
      </w:r>
      <w:proofErr w:type="spellStart"/>
      <w:r w:rsidRPr="002D76CC">
        <w:rPr>
          <w:rFonts w:ascii="Arial" w:hAnsi="Arial" w:cs="Arial"/>
          <w:lang w:eastAsia="en-US"/>
        </w:rPr>
        <w:t>Caffeine</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in-memory</w:t>
      </w:r>
      <w:proofErr w:type="spellEnd"/>
      <w:r w:rsidRPr="002D76CC">
        <w:rPr>
          <w:rFonts w:ascii="Arial" w:hAnsi="Arial" w:cs="Arial"/>
          <w:lang w:eastAsia="en-US"/>
        </w:rPr>
        <w:t xml:space="preserve"> </w:t>
      </w:r>
      <w:proofErr w:type="spellStart"/>
      <w:r w:rsidRPr="002D76CC">
        <w:rPr>
          <w:rFonts w:ascii="Arial" w:hAnsi="Arial" w:cs="Arial"/>
          <w:lang w:eastAsia="en-US"/>
        </w:rPr>
        <w:t>caching</w:t>
      </w:r>
      <w:proofErr w:type="spellEnd"/>
      <w:r w:rsidRPr="002D76CC">
        <w:rPr>
          <w:rFonts w:ascii="Arial" w:hAnsi="Arial" w:cs="Arial"/>
          <w:lang w:eastAsia="en-US"/>
        </w:rPr>
        <w:t xml:space="preserve">, and </w:t>
      </w:r>
      <w:proofErr w:type="spellStart"/>
      <w:r w:rsidRPr="002D76CC">
        <w:rPr>
          <w:rFonts w:ascii="Arial" w:hAnsi="Arial" w:cs="Arial"/>
          <w:lang w:eastAsia="en-US"/>
        </w:rPr>
        <w:t>idempotence</w:t>
      </w:r>
      <w:proofErr w:type="spellEnd"/>
      <w:r w:rsidRPr="002D76CC">
        <w:rPr>
          <w:rFonts w:ascii="Arial" w:hAnsi="Arial" w:cs="Arial"/>
          <w:lang w:eastAsia="en-US"/>
        </w:rPr>
        <w:t xml:space="preserve"> in </w:t>
      </w:r>
      <w:proofErr w:type="spellStart"/>
      <w:r w:rsidRPr="002D76CC">
        <w:rPr>
          <w:rFonts w:ascii="Arial" w:hAnsi="Arial" w:cs="Arial"/>
          <w:lang w:eastAsia="en-US"/>
        </w:rPr>
        <w:t>RabbitMQ</w:t>
      </w:r>
      <w:proofErr w:type="spellEnd"/>
      <w:r w:rsidRPr="002D76CC">
        <w:rPr>
          <w:rFonts w:ascii="Arial" w:hAnsi="Arial" w:cs="Arial"/>
          <w:lang w:eastAsia="en-US"/>
        </w:rPr>
        <w:t xml:space="preserve"> </w:t>
      </w:r>
      <w:proofErr w:type="spellStart"/>
      <w:r w:rsidRPr="002D76CC">
        <w:rPr>
          <w:rFonts w:ascii="Arial" w:hAnsi="Arial" w:cs="Arial"/>
          <w:lang w:eastAsia="en-US"/>
        </w:rPr>
        <w:t>event</w:t>
      </w:r>
      <w:proofErr w:type="spellEnd"/>
      <w:r w:rsidRPr="002D76CC">
        <w:rPr>
          <w:rFonts w:ascii="Arial" w:hAnsi="Arial" w:cs="Arial"/>
          <w:lang w:eastAsia="en-US"/>
        </w:rPr>
        <w:t xml:space="preserve"> </w:t>
      </w:r>
      <w:proofErr w:type="spellStart"/>
      <w:r w:rsidRPr="002D76CC">
        <w:rPr>
          <w:rFonts w:ascii="Arial" w:hAnsi="Arial" w:cs="Arial"/>
          <w:lang w:eastAsia="en-US"/>
        </w:rPr>
        <w:t>consumers</w:t>
      </w:r>
      <w:proofErr w:type="spellEnd"/>
      <w:r w:rsidRPr="002D76CC">
        <w:rPr>
          <w:rFonts w:ascii="Arial" w:hAnsi="Arial" w:cs="Arial"/>
          <w:lang w:eastAsia="en-US"/>
        </w:rPr>
        <w:t xml:space="preserve"> </w:t>
      </w:r>
      <w:proofErr w:type="spellStart"/>
      <w:r w:rsidRPr="002D76CC">
        <w:rPr>
          <w:rFonts w:ascii="Arial" w:hAnsi="Arial" w:cs="Arial"/>
          <w:lang w:eastAsia="en-US"/>
        </w:rPr>
        <w:t>to</w:t>
      </w:r>
      <w:proofErr w:type="spellEnd"/>
      <w:r w:rsidRPr="002D76CC">
        <w:rPr>
          <w:rFonts w:ascii="Arial" w:hAnsi="Arial" w:cs="Arial"/>
          <w:lang w:eastAsia="en-US"/>
        </w:rPr>
        <w:t xml:space="preserve"> </w:t>
      </w:r>
      <w:proofErr w:type="spellStart"/>
      <w:r w:rsidRPr="002D76CC">
        <w:rPr>
          <w:rFonts w:ascii="Arial" w:hAnsi="Arial" w:cs="Arial"/>
          <w:lang w:eastAsia="en-US"/>
        </w:rPr>
        <w:t>ensure</w:t>
      </w:r>
      <w:proofErr w:type="spellEnd"/>
      <w:r w:rsidRPr="002D76CC">
        <w:rPr>
          <w:rFonts w:ascii="Arial" w:hAnsi="Arial" w:cs="Arial"/>
          <w:lang w:eastAsia="en-US"/>
        </w:rPr>
        <w:t xml:space="preserve"> </w:t>
      </w:r>
      <w:proofErr w:type="spellStart"/>
      <w:r w:rsidRPr="002D76CC">
        <w:rPr>
          <w:rFonts w:ascii="Arial" w:hAnsi="Arial" w:cs="Arial"/>
          <w:lang w:eastAsia="en-US"/>
        </w:rPr>
        <w:t>consistency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53440E5D" w14:textId="10EE04E6" w:rsidR="00695798" w:rsidRDefault="002D76CC" w:rsidP="002D76CC">
      <w:pPr>
        <w:spacing w:line="360" w:lineRule="auto"/>
        <w:jc w:val="both"/>
        <w:rPr>
          <w:rFonts w:ascii="Arial" w:hAnsi="Arial" w:cs="Arial"/>
          <w:lang w:eastAsia="en-US"/>
        </w:rPr>
      </w:pPr>
      <w:r w:rsidRPr="002D76CC">
        <w:rPr>
          <w:rFonts w:ascii="Arial" w:hAnsi="Arial" w:cs="Arial"/>
          <w:lang w:eastAsia="en-US"/>
        </w:rPr>
        <w:t xml:space="preserve">The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performed</w:t>
      </w:r>
      <w:proofErr w:type="spellEnd"/>
      <w:r w:rsidRPr="002D76CC">
        <w:rPr>
          <w:rFonts w:ascii="Arial" w:hAnsi="Arial" w:cs="Arial"/>
          <w:lang w:eastAsia="en-US"/>
        </w:rPr>
        <w:t xml:space="preserve"> </w:t>
      </w:r>
      <w:proofErr w:type="spellStart"/>
      <w:r w:rsidRPr="002D76CC">
        <w:rPr>
          <w:rFonts w:ascii="Arial" w:hAnsi="Arial" w:cs="Arial"/>
          <w:lang w:eastAsia="en-US"/>
        </w:rPr>
        <w:t>included</w:t>
      </w:r>
      <w:proofErr w:type="spellEnd"/>
      <w:r w:rsidRPr="002D76CC">
        <w:rPr>
          <w:rFonts w:ascii="Arial" w:hAnsi="Arial" w:cs="Arial"/>
          <w:lang w:eastAsia="en-US"/>
        </w:rPr>
        <w:t xml:space="preserve"> 172 </w:t>
      </w:r>
      <w:proofErr w:type="spellStart"/>
      <w:r w:rsidRPr="002D76CC">
        <w:rPr>
          <w:rFonts w:ascii="Arial" w:hAnsi="Arial" w:cs="Arial"/>
          <w:lang w:eastAsia="en-US"/>
        </w:rPr>
        <w:t>automated</w:t>
      </w:r>
      <w:proofErr w:type="spellEnd"/>
      <w:r w:rsidRPr="002D76CC">
        <w:rPr>
          <w:rFonts w:ascii="Arial" w:hAnsi="Arial" w:cs="Arial"/>
          <w:lang w:eastAsia="en-US"/>
        </w:rPr>
        <w:t xml:space="preserve"> </w:t>
      </w:r>
      <w:proofErr w:type="spellStart"/>
      <w:r w:rsidRPr="002D76CC">
        <w:rPr>
          <w:rFonts w:ascii="Arial" w:hAnsi="Arial" w:cs="Arial"/>
          <w:lang w:eastAsia="en-US"/>
        </w:rPr>
        <w:t>backend</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JaCoCo</w:t>
      </w:r>
      <w:proofErr w:type="spellEnd"/>
      <w:r w:rsidRPr="002D76CC">
        <w:rPr>
          <w:rFonts w:ascii="Arial" w:hAnsi="Arial" w:cs="Arial"/>
          <w:lang w:eastAsia="en-US"/>
        </w:rPr>
        <w:t xml:space="preserve"> </w:t>
      </w:r>
      <w:proofErr w:type="spellStart"/>
      <w:r w:rsidRPr="002D76CC">
        <w:rPr>
          <w:rFonts w:ascii="Arial" w:hAnsi="Arial" w:cs="Arial"/>
          <w:lang w:eastAsia="en-US"/>
        </w:rPr>
        <w:t>coverage</w:t>
      </w:r>
      <w:proofErr w:type="spellEnd"/>
      <w:r w:rsidRPr="002D76CC">
        <w:rPr>
          <w:rFonts w:ascii="Arial" w:hAnsi="Arial" w:cs="Arial"/>
          <w:lang w:eastAsia="en-US"/>
        </w:rPr>
        <w:t xml:space="preserve"> </w:t>
      </w:r>
      <w:proofErr w:type="spellStart"/>
      <w:r w:rsidRPr="002D76CC">
        <w:rPr>
          <w:rFonts w:ascii="Arial" w:hAnsi="Arial" w:cs="Arial"/>
          <w:lang w:eastAsia="en-US"/>
        </w:rPr>
        <w:t>greater</w:t>
      </w:r>
      <w:proofErr w:type="spellEnd"/>
      <w:r w:rsidRPr="002D76CC">
        <w:rPr>
          <w:rFonts w:ascii="Arial" w:hAnsi="Arial" w:cs="Arial"/>
          <w:lang w:eastAsia="en-US"/>
        </w:rPr>
        <w:t xml:space="preserve"> </w:t>
      </w:r>
      <w:proofErr w:type="spellStart"/>
      <w:r w:rsidRPr="002D76CC">
        <w:rPr>
          <w:rFonts w:ascii="Arial" w:hAnsi="Arial" w:cs="Arial"/>
          <w:lang w:eastAsia="en-US"/>
        </w:rPr>
        <w:t>than</w:t>
      </w:r>
      <w:proofErr w:type="spellEnd"/>
      <w:r w:rsidRPr="002D76CC">
        <w:rPr>
          <w:rFonts w:ascii="Arial" w:hAnsi="Arial" w:cs="Arial"/>
          <w:lang w:eastAsia="en-US"/>
        </w:rPr>
        <w:t xml:space="preserve"> 80% in </w:t>
      </w:r>
      <w:proofErr w:type="spellStart"/>
      <w:r w:rsidRPr="002D76CC">
        <w:rPr>
          <w:rFonts w:ascii="Arial" w:hAnsi="Arial" w:cs="Arial"/>
          <w:lang w:eastAsia="en-US"/>
        </w:rPr>
        <w:t>core</w:t>
      </w:r>
      <w:proofErr w:type="spellEnd"/>
      <w:r w:rsidRPr="002D76CC">
        <w:rPr>
          <w:rFonts w:ascii="Arial" w:hAnsi="Arial" w:cs="Arial"/>
          <w:lang w:eastAsia="en-US"/>
        </w:rPr>
        <w:t xml:space="preserve"> </w:t>
      </w:r>
      <w:proofErr w:type="spellStart"/>
      <w:r w:rsidRPr="002D76CC">
        <w:rPr>
          <w:rFonts w:ascii="Arial" w:hAnsi="Arial" w:cs="Arial"/>
          <w:lang w:eastAsia="en-US"/>
        </w:rPr>
        <w:t>microservices</w:t>
      </w:r>
      <w:proofErr w:type="spellEnd"/>
      <w:r w:rsidRPr="002D76CC">
        <w:rPr>
          <w:rFonts w:ascii="Arial" w:hAnsi="Arial" w:cs="Arial"/>
          <w:lang w:eastAsia="en-US"/>
        </w:rPr>
        <w:t xml:space="preserve">; </w:t>
      </w:r>
      <w:proofErr w:type="spellStart"/>
      <w:r w:rsidRPr="002D76CC">
        <w:rPr>
          <w:rFonts w:ascii="Arial" w:hAnsi="Arial" w:cs="Arial"/>
          <w:lang w:eastAsia="en-US"/>
        </w:rPr>
        <w:t>integration</w:t>
      </w:r>
      <w:proofErr w:type="spellEnd"/>
      <w:r w:rsidRPr="002D76CC">
        <w:rPr>
          <w:rFonts w:ascii="Arial" w:hAnsi="Arial" w:cs="Arial"/>
          <w:lang w:eastAsia="en-US"/>
        </w:rPr>
        <w:t xml:space="preserve"> </w:t>
      </w:r>
      <w:proofErr w:type="spellStart"/>
      <w:r w:rsidRPr="002D76CC">
        <w:rPr>
          <w:rFonts w:ascii="Arial" w:hAnsi="Arial" w:cs="Arial"/>
          <w:lang w:eastAsia="en-US"/>
        </w:rPr>
        <w:t>tests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PostgreSQL </w:t>
      </w:r>
      <w:proofErr w:type="spellStart"/>
      <w:r w:rsidRPr="002D76CC">
        <w:rPr>
          <w:rFonts w:ascii="Arial" w:hAnsi="Arial" w:cs="Arial"/>
          <w:lang w:eastAsia="en-US"/>
        </w:rPr>
        <w:t>database</w:t>
      </w:r>
      <w:proofErr w:type="spellEnd"/>
      <w:r w:rsidRPr="002D76CC">
        <w:rPr>
          <w:rFonts w:ascii="Arial" w:hAnsi="Arial" w:cs="Arial"/>
          <w:lang w:eastAsia="en-US"/>
        </w:rPr>
        <w:t xml:space="preserve">; </w:t>
      </w:r>
      <w:proofErr w:type="spellStart"/>
      <w:r w:rsidRPr="002D76CC">
        <w:rPr>
          <w:rFonts w:ascii="Arial" w:hAnsi="Arial" w:cs="Arial"/>
          <w:lang w:eastAsia="en-US"/>
        </w:rPr>
        <w:t>validation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six</w:t>
      </w:r>
      <w:proofErr w:type="spellEnd"/>
      <w:r w:rsidRPr="002D76CC">
        <w:rPr>
          <w:rFonts w:ascii="Arial" w:hAnsi="Arial" w:cs="Arial"/>
          <w:lang w:eastAsia="en-US"/>
        </w:rPr>
        <w:t xml:space="preserve"> </w:t>
      </w:r>
      <w:proofErr w:type="spellStart"/>
      <w:r w:rsidRPr="002D76CC">
        <w:rPr>
          <w:rFonts w:ascii="Arial" w:hAnsi="Arial" w:cs="Arial"/>
          <w:lang w:eastAsia="en-US"/>
        </w:rPr>
        <w:t>availability</w:t>
      </w:r>
      <w:proofErr w:type="spellEnd"/>
      <w:r w:rsidRPr="002D76CC">
        <w:rPr>
          <w:rFonts w:ascii="Arial" w:hAnsi="Arial" w:cs="Arial"/>
          <w:lang w:eastAsia="en-US"/>
        </w:rPr>
        <w:t xml:space="preserve"> </w:t>
      </w:r>
      <w:proofErr w:type="spellStart"/>
      <w:r w:rsidRPr="002D76CC">
        <w:rPr>
          <w:rFonts w:ascii="Arial" w:hAnsi="Arial" w:cs="Arial"/>
          <w:lang w:eastAsia="en-US"/>
        </w:rPr>
        <w:t>controls</w:t>
      </w:r>
      <w:proofErr w:type="spellEnd"/>
      <w:r w:rsidRPr="002D76CC">
        <w:rPr>
          <w:rFonts w:ascii="Arial" w:hAnsi="Arial" w:cs="Arial"/>
          <w:lang w:eastAsia="en-US"/>
        </w:rPr>
        <w:t xml:space="preserve"> in </w:t>
      </w:r>
      <w:proofErr w:type="spellStart"/>
      <w:r w:rsidRPr="002D76CC">
        <w:rPr>
          <w:rFonts w:ascii="Arial" w:hAnsi="Arial" w:cs="Arial"/>
          <w:lang w:eastAsia="en-US"/>
        </w:rPr>
        <w:t>assignments</w:t>
      </w:r>
      <w:proofErr w:type="spellEnd"/>
      <w:r w:rsidRPr="002D76CC">
        <w:rPr>
          <w:rFonts w:ascii="Arial" w:hAnsi="Arial" w:cs="Arial"/>
          <w:lang w:eastAsia="en-US"/>
        </w:rPr>
        <w:t xml:space="preserve">; and </w:t>
      </w:r>
      <w:proofErr w:type="spellStart"/>
      <w:r w:rsidRPr="002D76CC">
        <w:rPr>
          <w:rFonts w:ascii="Arial" w:hAnsi="Arial" w:cs="Arial"/>
          <w:lang w:eastAsia="en-US"/>
        </w:rPr>
        <w:t>containerized</w:t>
      </w:r>
      <w:proofErr w:type="spellEnd"/>
      <w:r w:rsidRPr="002D76CC">
        <w:rPr>
          <w:rFonts w:ascii="Arial" w:hAnsi="Arial" w:cs="Arial"/>
          <w:lang w:eastAsia="en-US"/>
        </w:rPr>
        <w:t xml:space="preserve"> </w:t>
      </w:r>
      <w:proofErr w:type="spellStart"/>
      <w:r w:rsidRPr="002D76CC">
        <w:rPr>
          <w:rFonts w:ascii="Arial" w:hAnsi="Arial" w:cs="Arial"/>
          <w:lang w:eastAsia="en-US"/>
        </w:rPr>
        <w:t>deployment</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Docker and </w:t>
      </w:r>
      <w:proofErr w:type="spellStart"/>
      <w:r w:rsidRPr="002D76CC">
        <w:rPr>
          <w:rFonts w:ascii="Arial" w:hAnsi="Arial" w:cs="Arial"/>
          <w:lang w:eastAsia="en-US"/>
        </w:rPr>
        <w:t>orchestration</w:t>
      </w:r>
      <w:proofErr w:type="spellEnd"/>
      <w:r w:rsidRPr="002D76CC">
        <w:rPr>
          <w:rFonts w:ascii="Arial" w:hAnsi="Arial" w:cs="Arial"/>
          <w:lang w:eastAsia="en-US"/>
        </w:rPr>
        <w:t xml:space="preserve"> </w:t>
      </w:r>
      <w:proofErr w:type="spellStart"/>
      <w:r w:rsidRPr="002D76CC">
        <w:rPr>
          <w:rFonts w:ascii="Arial" w:hAnsi="Arial" w:cs="Arial"/>
          <w:lang w:eastAsia="en-US"/>
        </w:rPr>
        <w:t>via</w:t>
      </w:r>
      <w:proofErr w:type="spellEnd"/>
      <w:r w:rsidRPr="002D76CC">
        <w:rPr>
          <w:rFonts w:ascii="Arial" w:hAnsi="Arial" w:cs="Arial"/>
          <w:lang w:eastAsia="en-US"/>
        </w:rPr>
        <w:t xml:space="preserve"> </w:t>
      </w:r>
      <w:proofErr w:type="spellStart"/>
      <w:r w:rsidRPr="002D76CC">
        <w:rPr>
          <w:rFonts w:ascii="Arial" w:hAnsi="Arial" w:cs="Arial"/>
          <w:lang w:eastAsia="en-US"/>
        </w:rPr>
        <w:t>Kubernetes</w:t>
      </w:r>
      <w:proofErr w:type="spellEnd"/>
      <w:r w:rsidRPr="002D76CC">
        <w:rPr>
          <w:rFonts w:ascii="Arial" w:hAnsi="Arial" w:cs="Arial"/>
          <w:lang w:eastAsia="en-US"/>
        </w:rPr>
        <w:t xml:space="preserve"> </w:t>
      </w:r>
      <w:proofErr w:type="spellStart"/>
      <w:r w:rsidRPr="002D76CC">
        <w:rPr>
          <w:rFonts w:ascii="Arial" w:hAnsi="Arial" w:cs="Arial"/>
          <w:lang w:eastAsia="en-US"/>
        </w:rPr>
        <w:t>on</w:t>
      </w:r>
      <w:proofErr w:type="spellEnd"/>
      <w:r w:rsidRPr="002D76CC">
        <w:rPr>
          <w:rFonts w:ascii="Arial" w:hAnsi="Arial" w:cs="Arial"/>
          <w:lang w:eastAsia="en-US"/>
        </w:rPr>
        <w:t xml:space="preserve"> Oracle Cloud Free Tier. The </w:t>
      </w:r>
      <w:proofErr w:type="spellStart"/>
      <w:r w:rsidRPr="002D76CC">
        <w:rPr>
          <w:rFonts w:ascii="Arial" w:hAnsi="Arial" w:cs="Arial"/>
          <w:lang w:eastAsia="en-US"/>
        </w:rPr>
        <w:t>results</w:t>
      </w:r>
      <w:proofErr w:type="spellEnd"/>
      <w:r w:rsidRPr="002D76CC">
        <w:rPr>
          <w:rFonts w:ascii="Arial" w:hAnsi="Arial" w:cs="Arial"/>
          <w:lang w:eastAsia="en-US"/>
        </w:rPr>
        <w:t xml:space="preserve"> </w:t>
      </w:r>
      <w:proofErr w:type="spellStart"/>
      <w:r w:rsidRPr="002D76CC">
        <w:rPr>
          <w:rFonts w:ascii="Arial" w:hAnsi="Arial" w:cs="Arial"/>
          <w:lang w:eastAsia="en-US"/>
        </w:rPr>
        <w:t>demonstrate</w:t>
      </w:r>
      <w:proofErr w:type="spellEnd"/>
      <w:r w:rsidRPr="002D76CC">
        <w:rPr>
          <w:rFonts w:ascii="Arial" w:hAnsi="Arial" w:cs="Arial"/>
          <w:lang w:eastAsia="en-US"/>
        </w:rPr>
        <w:t xml:space="preserve"> </w:t>
      </w:r>
      <w:proofErr w:type="spellStart"/>
      <w:r w:rsidRPr="002D76CC">
        <w:rPr>
          <w:rFonts w:ascii="Arial" w:hAnsi="Arial" w:cs="Arial"/>
          <w:lang w:eastAsia="en-US"/>
        </w:rPr>
        <w:t>that</w:t>
      </w:r>
      <w:proofErr w:type="spellEnd"/>
      <w:r w:rsidRPr="002D76CC">
        <w:rPr>
          <w:rFonts w:ascii="Arial" w:hAnsi="Arial" w:cs="Arial"/>
          <w:lang w:eastAsia="en-US"/>
        </w:rPr>
        <w:t xml:space="preserve"> </w:t>
      </w:r>
      <w:proofErr w:type="spellStart"/>
      <w:r w:rsidRPr="002D76CC">
        <w:rPr>
          <w:rFonts w:ascii="Arial" w:hAnsi="Arial" w:cs="Arial"/>
          <w:lang w:eastAsia="en-US"/>
        </w:rPr>
        <w:t>the</w:t>
      </w:r>
      <w:proofErr w:type="spellEnd"/>
      <w:r w:rsidRPr="002D76CC">
        <w:rPr>
          <w:rFonts w:ascii="Arial" w:hAnsi="Arial" w:cs="Arial"/>
          <w:lang w:eastAsia="en-US"/>
        </w:rPr>
        <w:t xml:space="preserve"> </w:t>
      </w:r>
      <w:proofErr w:type="spellStart"/>
      <w:r w:rsidRPr="002D76CC">
        <w:rPr>
          <w:rFonts w:ascii="Arial" w:hAnsi="Arial" w:cs="Arial"/>
          <w:lang w:eastAsia="en-US"/>
        </w:rPr>
        <w:t>solution</w:t>
      </w:r>
      <w:proofErr w:type="spellEnd"/>
      <w:r w:rsidRPr="002D76CC">
        <w:rPr>
          <w:rFonts w:ascii="Arial" w:hAnsi="Arial" w:cs="Arial"/>
          <w:lang w:eastAsia="en-US"/>
        </w:rPr>
        <w:t xml:space="preserve"> </w:t>
      </w:r>
      <w:proofErr w:type="spellStart"/>
      <w:r w:rsidRPr="002D76CC">
        <w:rPr>
          <w:rFonts w:ascii="Arial" w:hAnsi="Arial" w:cs="Arial"/>
          <w:lang w:eastAsia="en-US"/>
        </w:rPr>
        <w:t>achieved</w:t>
      </w:r>
      <w:proofErr w:type="spellEnd"/>
      <w:r w:rsidRPr="002D76CC">
        <w:rPr>
          <w:rFonts w:ascii="Arial" w:hAnsi="Arial" w:cs="Arial"/>
          <w:lang w:eastAsia="en-US"/>
        </w:rPr>
        <w:t xml:space="preserve"> </w:t>
      </w:r>
      <w:proofErr w:type="spellStart"/>
      <w:r w:rsidRPr="002D76CC">
        <w:rPr>
          <w:rFonts w:ascii="Arial" w:hAnsi="Arial" w:cs="Arial"/>
          <w:lang w:eastAsia="en-US"/>
        </w:rPr>
        <w:t>centralization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driving</w:t>
      </w:r>
      <w:proofErr w:type="spellEnd"/>
      <w:r w:rsidRPr="002D76CC">
        <w:rPr>
          <w:rFonts w:ascii="Arial" w:hAnsi="Arial" w:cs="Arial"/>
          <w:lang w:eastAsia="en-US"/>
        </w:rPr>
        <w:t xml:space="preserve">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reduction</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process</w:t>
      </w:r>
      <w:proofErr w:type="spellEnd"/>
      <w:r w:rsidRPr="002D76CC">
        <w:rPr>
          <w:rFonts w:ascii="Arial" w:hAnsi="Arial" w:cs="Arial"/>
          <w:lang w:eastAsia="en-US"/>
        </w:rPr>
        <w:t xml:space="preserve"> </w:t>
      </w:r>
      <w:proofErr w:type="spellStart"/>
      <w:r w:rsidRPr="002D76CC">
        <w:rPr>
          <w:rFonts w:ascii="Arial" w:hAnsi="Arial" w:cs="Arial"/>
          <w:lang w:eastAsia="en-US"/>
        </w:rPr>
        <w:t>duplication</w:t>
      </w:r>
      <w:proofErr w:type="spellEnd"/>
      <w:r w:rsidRPr="002D76CC">
        <w:rPr>
          <w:rFonts w:ascii="Arial" w:hAnsi="Arial" w:cs="Arial"/>
          <w:lang w:eastAsia="en-US"/>
        </w:rPr>
        <w:t xml:space="preserve">, </w:t>
      </w:r>
      <w:proofErr w:type="gramStart"/>
      <w:r w:rsidRPr="002D76CC">
        <w:rPr>
          <w:rFonts w:ascii="Arial" w:hAnsi="Arial" w:cs="Arial"/>
          <w:lang w:eastAsia="en-US"/>
        </w:rPr>
        <w:t>establishment</w:t>
      </w:r>
      <w:proofErr w:type="gram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complete </w:t>
      </w:r>
      <w:proofErr w:type="spellStart"/>
      <w:r w:rsidRPr="002D76CC">
        <w:rPr>
          <w:rFonts w:ascii="Arial" w:hAnsi="Arial" w:cs="Arial"/>
          <w:lang w:eastAsia="en-US"/>
        </w:rPr>
        <w:t>traceability</w:t>
      </w:r>
      <w:proofErr w:type="spellEnd"/>
      <w:r w:rsidRPr="002D76CC">
        <w:rPr>
          <w:rFonts w:ascii="Arial" w:hAnsi="Arial" w:cs="Arial"/>
          <w:lang w:eastAsia="en-US"/>
        </w:rPr>
        <w:t xml:space="preserve"> </w:t>
      </w:r>
      <w:proofErr w:type="spellStart"/>
      <w:r w:rsidRPr="002D76CC">
        <w:rPr>
          <w:rFonts w:ascii="Arial" w:hAnsi="Arial" w:cs="Arial"/>
          <w:lang w:eastAsia="en-US"/>
        </w:rPr>
        <w:t>through</w:t>
      </w:r>
      <w:proofErr w:type="spellEnd"/>
      <w:r w:rsidRPr="002D76CC">
        <w:rPr>
          <w:rFonts w:ascii="Arial" w:hAnsi="Arial" w:cs="Arial"/>
          <w:lang w:eastAsia="en-US"/>
        </w:rPr>
        <w:t xml:space="preserve"> </w:t>
      </w:r>
      <w:proofErr w:type="spellStart"/>
      <w:r w:rsidRPr="002D76CC">
        <w:rPr>
          <w:rFonts w:ascii="Arial" w:hAnsi="Arial" w:cs="Arial"/>
          <w:lang w:eastAsia="en-US"/>
        </w:rPr>
        <w:t>auditing</w:t>
      </w:r>
      <w:proofErr w:type="spellEnd"/>
      <w:r w:rsidRPr="002D76CC">
        <w:rPr>
          <w:rFonts w:ascii="Arial" w:hAnsi="Arial" w:cs="Arial"/>
          <w:lang w:eastAsia="en-US"/>
        </w:rPr>
        <w:t xml:space="preserve">, and </w:t>
      </w:r>
      <w:proofErr w:type="spellStart"/>
      <w:r w:rsidRPr="002D76CC">
        <w:rPr>
          <w:rFonts w:ascii="Arial" w:hAnsi="Arial" w:cs="Arial"/>
          <w:lang w:eastAsia="en-US"/>
        </w:rPr>
        <w:t>enablement</w:t>
      </w:r>
      <w:proofErr w:type="spellEnd"/>
      <w:r w:rsidRPr="002D76CC">
        <w:rPr>
          <w:rFonts w:ascii="Arial" w:hAnsi="Arial" w:cs="Arial"/>
          <w:lang w:eastAsia="en-US"/>
        </w:rPr>
        <w:t xml:space="preserve"> </w:t>
      </w:r>
      <w:proofErr w:type="spellStart"/>
      <w:r w:rsidRPr="002D76CC">
        <w:rPr>
          <w:rFonts w:ascii="Arial" w:hAnsi="Arial" w:cs="Arial"/>
          <w:lang w:eastAsia="en-US"/>
        </w:rPr>
        <w:t>of</w:t>
      </w:r>
      <w:proofErr w:type="spellEnd"/>
      <w:r w:rsidRPr="002D76CC">
        <w:rPr>
          <w:rFonts w:ascii="Arial" w:hAnsi="Arial" w:cs="Arial"/>
          <w:lang w:eastAsia="en-US"/>
        </w:rPr>
        <w:t xml:space="preserve"> </w:t>
      </w:r>
      <w:proofErr w:type="spellStart"/>
      <w:r w:rsidRPr="002D76CC">
        <w:rPr>
          <w:rFonts w:ascii="Arial" w:hAnsi="Arial" w:cs="Arial"/>
          <w:lang w:eastAsia="en-US"/>
        </w:rPr>
        <w:t>reports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updated</w:t>
      </w:r>
      <w:proofErr w:type="spellEnd"/>
      <w:r w:rsidRPr="002D76CC">
        <w:rPr>
          <w:rFonts w:ascii="Arial" w:hAnsi="Arial" w:cs="Arial"/>
          <w:lang w:eastAsia="en-US"/>
        </w:rPr>
        <w:t xml:space="preserve"> </w:t>
      </w:r>
      <w:proofErr w:type="spellStart"/>
      <w:r w:rsidRPr="002D76CC">
        <w:rPr>
          <w:rFonts w:ascii="Arial" w:hAnsi="Arial" w:cs="Arial"/>
          <w:lang w:eastAsia="en-US"/>
        </w:rPr>
        <w:t>information</w:t>
      </w:r>
      <w:proofErr w:type="spellEnd"/>
      <w:r w:rsidRPr="002D76CC">
        <w:rPr>
          <w:rFonts w:ascii="Arial" w:hAnsi="Arial" w:cs="Arial"/>
          <w:lang w:eastAsia="en-US"/>
        </w:rPr>
        <w:t xml:space="preserve"> </w:t>
      </w:r>
      <w:proofErr w:type="spellStart"/>
      <w:r w:rsidRPr="002D76CC">
        <w:rPr>
          <w:rFonts w:ascii="Arial" w:hAnsi="Arial" w:cs="Arial"/>
          <w:lang w:eastAsia="en-US"/>
        </w:rPr>
        <w:t>for</w:t>
      </w:r>
      <w:proofErr w:type="spellEnd"/>
      <w:r w:rsidRPr="002D76CC">
        <w:rPr>
          <w:rFonts w:ascii="Arial" w:hAnsi="Arial" w:cs="Arial"/>
          <w:lang w:eastAsia="en-US"/>
        </w:rPr>
        <w:t xml:space="preserve"> </w:t>
      </w:r>
      <w:proofErr w:type="spellStart"/>
      <w:r w:rsidRPr="002D76CC">
        <w:rPr>
          <w:rFonts w:ascii="Arial" w:hAnsi="Arial" w:cs="Arial"/>
          <w:lang w:eastAsia="en-US"/>
        </w:rPr>
        <w:t>decision</w:t>
      </w:r>
      <w:proofErr w:type="spellEnd"/>
      <w:r w:rsidRPr="002D76CC">
        <w:rPr>
          <w:rFonts w:ascii="Arial" w:hAnsi="Arial" w:cs="Arial"/>
          <w:lang w:eastAsia="en-US"/>
        </w:rPr>
        <w:t xml:space="preserve"> </w:t>
      </w:r>
      <w:proofErr w:type="spellStart"/>
      <w:r w:rsidRPr="002D76CC">
        <w:rPr>
          <w:rFonts w:ascii="Arial" w:hAnsi="Arial" w:cs="Arial"/>
          <w:lang w:eastAsia="en-US"/>
        </w:rPr>
        <w:t>making</w:t>
      </w:r>
      <w:proofErr w:type="spellEnd"/>
      <w:r w:rsidRPr="002D76CC">
        <w:rPr>
          <w:rFonts w:ascii="Arial" w:hAnsi="Arial" w:cs="Arial"/>
          <w:lang w:eastAsia="en-US"/>
        </w:rPr>
        <w:t xml:space="preserve">. The </w:t>
      </w:r>
      <w:proofErr w:type="spellStart"/>
      <w:r w:rsidRPr="002D76CC">
        <w:rPr>
          <w:rFonts w:ascii="Arial" w:hAnsi="Arial" w:cs="Arial"/>
          <w:lang w:eastAsia="en-US"/>
        </w:rPr>
        <w:t>system</w:t>
      </w:r>
      <w:proofErr w:type="spellEnd"/>
      <w:r w:rsidRPr="002D76CC">
        <w:rPr>
          <w:rFonts w:ascii="Arial" w:hAnsi="Arial" w:cs="Arial"/>
          <w:lang w:eastAsia="en-US"/>
        </w:rPr>
        <w:t xml:space="preserve"> </w:t>
      </w:r>
      <w:proofErr w:type="spellStart"/>
      <w:r w:rsidRPr="002D76CC">
        <w:rPr>
          <w:rFonts w:ascii="Arial" w:hAnsi="Arial" w:cs="Arial"/>
          <w:lang w:eastAsia="en-US"/>
        </w:rPr>
        <w:t>was</w:t>
      </w:r>
      <w:proofErr w:type="spellEnd"/>
      <w:r w:rsidRPr="002D76CC">
        <w:rPr>
          <w:rFonts w:ascii="Arial" w:hAnsi="Arial" w:cs="Arial"/>
          <w:lang w:eastAsia="en-US"/>
        </w:rPr>
        <w:t xml:space="preserve"> </w:t>
      </w:r>
      <w:proofErr w:type="spellStart"/>
      <w:r w:rsidRPr="002D76CC">
        <w:rPr>
          <w:rFonts w:ascii="Arial" w:hAnsi="Arial" w:cs="Arial"/>
          <w:lang w:eastAsia="en-US"/>
        </w:rPr>
        <w:t>validated</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w:t>
      </w:r>
      <w:proofErr w:type="spellStart"/>
      <w:r w:rsidRPr="002D76CC">
        <w:rPr>
          <w:rFonts w:ascii="Arial" w:hAnsi="Arial" w:cs="Arial"/>
          <w:lang w:eastAsia="en-US"/>
        </w:rPr>
        <w:t>seed</w:t>
      </w:r>
      <w:proofErr w:type="spellEnd"/>
      <w:r w:rsidRPr="002D76CC">
        <w:rPr>
          <w:rFonts w:ascii="Arial" w:hAnsi="Arial" w:cs="Arial"/>
          <w:lang w:eastAsia="en-US"/>
        </w:rPr>
        <w:t xml:space="preserve"> data </w:t>
      </w:r>
      <w:proofErr w:type="spellStart"/>
      <w:r w:rsidRPr="002D76CC">
        <w:rPr>
          <w:rFonts w:ascii="Arial" w:hAnsi="Arial" w:cs="Arial"/>
          <w:lang w:eastAsia="en-US"/>
        </w:rPr>
        <w:t>simulating</w:t>
      </w:r>
      <w:proofErr w:type="spellEnd"/>
      <w:r w:rsidRPr="002D76CC">
        <w:rPr>
          <w:rFonts w:ascii="Arial" w:hAnsi="Arial" w:cs="Arial"/>
          <w:lang w:eastAsia="en-US"/>
        </w:rPr>
        <w:t xml:space="preserve"> real </w:t>
      </w:r>
      <w:proofErr w:type="spellStart"/>
      <w:r w:rsidRPr="002D76CC">
        <w:rPr>
          <w:rFonts w:ascii="Arial" w:hAnsi="Arial" w:cs="Arial"/>
          <w:lang w:eastAsia="en-US"/>
        </w:rPr>
        <w:t>school</w:t>
      </w:r>
      <w:proofErr w:type="spellEnd"/>
      <w:r w:rsidRPr="002D76CC">
        <w:rPr>
          <w:rFonts w:ascii="Arial" w:hAnsi="Arial" w:cs="Arial"/>
          <w:lang w:eastAsia="en-US"/>
        </w:rPr>
        <w:t xml:space="preserve"> </w:t>
      </w:r>
      <w:proofErr w:type="spellStart"/>
      <w:r w:rsidRPr="002D76CC">
        <w:rPr>
          <w:rFonts w:ascii="Arial" w:hAnsi="Arial" w:cs="Arial"/>
          <w:lang w:eastAsia="en-US"/>
        </w:rPr>
        <w:t>operations</w:t>
      </w:r>
      <w:proofErr w:type="spellEnd"/>
      <w:r w:rsidRPr="002D76CC">
        <w:rPr>
          <w:rFonts w:ascii="Arial" w:hAnsi="Arial" w:cs="Arial"/>
          <w:lang w:eastAsia="en-US"/>
        </w:rPr>
        <w:t xml:space="preserve"> </w:t>
      </w:r>
      <w:proofErr w:type="spellStart"/>
      <w:r w:rsidRPr="002D76CC">
        <w:rPr>
          <w:rFonts w:ascii="Arial" w:hAnsi="Arial" w:cs="Arial"/>
          <w:lang w:eastAsia="en-US"/>
        </w:rPr>
        <w:t>with</w:t>
      </w:r>
      <w:proofErr w:type="spellEnd"/>
      <w:r w:rsidRPr="002D76CC">
        <w:rPr>
          <w:rFonts w:ascii="Arial" w:hAnsi="Arial" w:cs="Arial"/>
          <w:lang w:eastAsia="en-US"/>
        </w:rPr>
        <w:t xml:space="preserve"> 20 active </w:t>
      </w:r>
      <w:proofErr w:type="spellStart"/>
      <w:r w:rsidRPr="002D76CC">
        <w:rPr>
          <w:rFonts w:ascii="Arial" w:hAnsi="Arial" w:cs="Arial"/>
          <w:lang w:eastAsia="en-US"/>
        </w:rPr>
        <w:t>students</w:t>
      </w:r>
      <w:proofErr w:type="spellEnd"/>
      <w:r w:rsidRPr="002D76CC">
        <w:rPr>
          <w:rFonts w:ascii="Arial" w:hAnsi="Arial" w:cs="Arial"/>
          <w:lang w:eastAsia="en-US"/>
        </w:rPr>
        <w:t xml:space="preserve">, 5 </w:t>
      </w:r>
      <w:proofErr w:type="spellStart"/>
      <w:r w:rsidRPr="002D76CC">
        <w:rPr>
          <w:rFonts w:ascii="Arial" w:hAnsi="Arial" w:cs="Arial"/>
          <w:lang w:eastAsia="en-US"/>
        </w:rPr>
        <w:t>instructors</w:t>
      </w:r>
      <w:proofErr w:type="spellEnd"/>
      <w:r w:rsidRPr="002D76CC">
        <w:rPr>
          <w:rFonts w:ascii="Arial" w:hAnsi="Arial" w:cs="Arial"/>
          <w:lang w:eastAsia="en-US"/>
        </w:rPr>
        <w:t xml:space="preserve">, and 3 </w:t>
      </w:r>
      <w:proofErr w:type="spellStart"/>
      <w:r w:rsidRPr="002D76CC">
        <w:rPr>
          <w:rFonts w:ascii="Arial" w:hAnsi="Arial" w:cs="Arial"/>
          <w:lang w:eastAsia="en-US"/>
        </w:rPr>
        <w:t>vehicles</w:t>
      </w:r>
      <w:proofErr w:type="spellEnd"/>
      <w:r w:rsidRPr="002D76CC">
        <w:rPr>
          <w:rFonts w:ascii="Arial" w:hAnsi="Arial" w:cs="Arial"/>
          <w:lang w:eastAsia="en-US"/>
        </w:rPr>
        <w:t xml:space="preserve">; </w:t>
      </w:r>
      <w:proofErr w:type="spellStart"/>
      <w:r w:rsidRPr="002D76CC">
        <w:rPr>
          <w:rFonts w:ascii="Arial" w:hAnsi="Arial" w:cs="Arial"/>
          <w:lang w:eastAsia="en-US"/>
        </w:rPr>
        <w:t>demonstrating</w:t>
      </w:r>
      <w:proofErr w:type="spellEnd"/>
      <w:r w:rsidRPr="002D76CC">
        <w:rPr>
          <w:rFonts w:ascii="Arial" w:hAnsi="Arial" w:cs="Arial"/>
          <w:lang w:eastAsia="en-US"/>
        </w:rPr>
        <w:t xml:space="preserve"> </w:t>
      </w:r>
      <w:proofErr w:type="spellStart"/>
      <w:r w:rsidRPr="002D76CC">
        <w:rPr>
          <w:rFonts w:ascii="Arial" w:hAnsi="Arial" w:cs="Arial"/>
          <w:lang w:eastAsia="en-US"/>
        </w:rPr>
        <w:t>stability</w:t>
      </w:r>
      <w:proofErr w:type="spellEnd"/>
      <w:r w:rsidRPr="002D76CC">
        <w:rPr>
          <w:rFonts w:ascii="Arial" w:hAnsi="Arial" w:cs="Arial"/>
          <w:lang w:eastAsia="en-US"/>
        </w:rPr>
        <w:t xml:space="preserve"> </w:t>
      </w:r>
      <w:proofErr w:type="spellStart"/>
      <w:r w:rsidRPr="002D76CC">
        <w:rPr>
          <w:rFonts w:ascii="Arial" w:hAnsi="Arial" w:cs="Arial"/>
          <w:lang w:eastAsia="en-US"/>
        </w:rPr>
        <w:t>under</w:t>
      </w:r>
      <w:proofErr w:type="spellEnd"/>
      <w:r w:rsidRPr="002D76CC">
        <w:rPr>
          <w:rFonts w:ascii="Arial" w:hAnsi="Arial" w:cs="Arial"/>
          <w:lang w:eastAsia="en-US"/>
        </w:rPr>
        <w:t xml:space="preserve"> </w:t>
      </w:r>
      <w:proofErr w:type="spellStart"/>
      <w:r w:rsidRPr="002D76CC">
        <w:rPr>
          <w:rFonts w:ascii="Arial" w:hAnsi="Arial" w:cs="Arial"/>
          <w:lang w:eastAsia="en-US"/>
        </w:rPr>
        <w:t>concurrency</w:t>
      </w:r>
      <w:proofErr w:type="spellEnd"/>
      <w:r w:rsidRPr="002D76CC">
        <w:rPr>
          <w:rFonts w:ascii="Arial" w:hAnsi="Arial" w:cs="Arial"/>
          <w:lang w:eastAsia="en-US"/>
        </w:rPr>
        <w:t xml:space="preserve"> and </w:t>
      </w:r>
      <w:proofErr w:type="spellStart"/>
      <w:r w:rsidRPr="002D76CC">
        <w:rPr>
          <w:rFonts w:ascii="Arial" w:hAnsi="Arial" w:cs="Arial"/>
          <w:lang w:eastAsia="en-US"/>
        </w:rPr>
        <w:t>recovery</w:t>
      </w:r>
      <w:proofErr w:type="spellEnd"/>
      <w:r w:rsidRPr="002D76CC">
        <w:rPr>
          <w:rFonts w:ascii="Arial" w:hAnsi="Arial" w:cs="Arial"/>
          <w:lang w:eastAsia="en-US"/>
        </w:rPr>
        <w:t xml:space="preserve"> </w:t>
      </w:r>
      <w:proofErr w:type="spellStart"/>
      <w:r w:rsidRPr="002D76CC">
        <w:rPr>
          <w:rFonts w:ascii="Arial" w:hAnsi="Arial" w:cs="Arial"/>
          <w:lang w:eastAsia="en-US"/>
        </w:rPr>
        <w:t>against</w:t>
      </w:r>
      <w:proofErr w:type="spellEnd"/>
      <w:r w:rsidRPr="002D76CC">
        <w:rPr>
          <w:rFonts w:ascii="Arial" w:hAnsi="Arial" w:cs="Arial"/>
          <w:lang w:eastAsia="en-US"/>
        </w:rPr>
        <w:t xml:space="preserve"> </w:t>
      </w:r>
      <w:proofErr w:type="spellStart"/>
      <w:r w:rsidRPr="002D76CC">
        <w:rPr>
          <w:rFonts w:ascii="Arial" w:hAnsi="Arial" w:cs="Arial"/>
          <w:lang w:eastAsia="en-US"/>
        </w:rPr>
        <w:t>failures</w:t>
      </w:r>
      <w:proofErr w:type="spellEnd"/>
      <w:r w:rsidRPr="002D76CC">
        <w:rPr>
          <w:rFonts w:ascii="Arial" w:hAnsi="Arial" w:cs="Arial"/>
          <w:lang w:eastAsia="en-US"/>
        </w:rPr>
        <w:t>.</w:t>
      </w:r>
    </w:p>
    <w:p w14:paraId="049990E5" w14:textId="77777777" w:rsidR="002D76CC" w:rsidRPr="00E245B7" w:rsidRDefault="002D76CC" w:rsidP="006B437D">
      <w:pPr>
        <w:spacing w:line="480" w:lineRule="auto"/>
        <w:jc w:val="both"/>
        <w:rPr>
          <w:rFonts w:ascii="Arial" w:hAnsi="Arial" w:cs="Arial"/>
        </w:rPr>
      </w:pPr>
    </w:p>
    <w:p w14:paraId="0126F005" w14:textId="4DD2B37A" w:rsidR="00695798" w:rsidRPr="00E245B7" w:rsidRDefault="00695798" w:rsidP="006B437D">
      <w:pPr>
        <w:spacing w:line="480" w:lineRule="auto"/>
        <w:jc w:val="both"/>
        <w:rPr>
          <w:rFonts w:ascii="Arial" w:eastAsia="Times New Roman" w:hAnsi="Arial" w:cs="Arial"/>
          <w:b/>
          <w:bCs/>
          <w:lang w:val="es-ES" w:eastAsia="en-US"/>
        </w:rPr>
      </w:pPr>
      <w:r w:rsidRPr="00E245B7">
        <w:rPr>
          <w:rFonts w:ascii="Arial" w:hAnsi="Arial" w:cs="Arial"/>
        </w:rPr>
        <w:lastRenderedPageBreak/>
        <w:br w:type="page"/>
      </w:r>
    </w:p>
    <w:p w14:paraId="31E16375" w14:textId="25B5E80B" w:rsidR="0011584A" w:rsidRPr="00A52395" w:rsidRDefault="0084433E" w:rsidP="000B258D">
      <w:pPr>
        <w:pStyle w:val="Ttulo1"/>
        <w:numPr>
          <w:ilvl w:val="0"/>
          <w:numId w:val="1"/>
        </w:numPr>
        <w:spacing w:before="240" w:after="240" w:line="360" w:lineRule="auto"/>
        <w:ind w:left="0" w:firstLine="0"/>
        <w:jc w:val="both"/>
        <w:rPr>
          <w:rFonts w:cs="Arial"/>
          <w:szCs w:val="22"/>
        </w:rPr>
      </w:pPr>
      <w:bookmarkStart w:id="2" w:name="_Toc227521369"/>
      <w:r w:rsidRPr="00A52395">
        <w:rPr>
          <w:rFonts w:cs="Arial"/>
          <w:szCs w:val="22"/>
        </w:rPr>
        <w:lastRenderedPageBreak/>
        <w:t>Introducción</w:t>
      </w:r>
      <w:bookmarkEnd w:id="2"/>
    </w:p>
    <w:p w14:paraId="45425279" w14:textId="13D234F0" w:rsidR="002D0251" w:rsidRPr="00A52395" w:rsidRDefault="00D465B4" w:rsidP="000B258D">
      <w:pPr>
        <w:pStyle w:val="Ttulo2"/>
        <w:numPr>
          <w:ilvl w:val="1"/>
          <w:numId w:val="1"/>
        </w:numPr>
        <w:spacing w:before="240" w:after="240" w:line="360" w:lineRule="auto"/>
        <w:ind w:left="0" w:firstLine="0"/>
        <w:jc w:val="both"/>
        <w:rPr>
          <w:rFonts w:cs="Arial"/>
          <w:bCs/>
          <w:color w:val="auto"/>
          <w:szCs w:val="22"/>
          <w:lang w:eastAsia="en-US"/>
        </w:rPr>
      </w:pPr>
      <w:bookmarkStart w:id="3" w:name="_Toc227521370"/>
      <w:r w:rsidRPr="00A52395">
        <w:rPr>
          <w:rFonts w:cs="Arial"/>
          <w:bCs/>
          <w:color w:val="000000"/>
          <w:szCs w:val="22"/>
          <w:lang w:eastAsia="en-US"/>
        </w:rPr>
        <w:t>Identificación y d</w:t>
      </w:r>
      <w:r w:rsidR="002D0251" w:rsidRPr="00A52395">
        <w:rPr>
          <w:rFonts w:cs="Arial"/>
          <w:bCs/>
          <w:color w:val="000000"/>
          <w:szCs w:val="22"/>
          <w:lang w:eastAsia="en-US"/>
        </w:rPr>
        <w:t>escripción del problema o necesidad</w:t>
      </w:r>
      <w:bookmarkEnd w:id="3"/>
    </w:p>
    <w:p w14:paraId="79B2C589"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El control operativo para escuelas de conducción en Ecuador, enfrenta desafíos significativos relacionados con la administración de sus procesos internos, la complejidad de coordinar múltiples aspectos simultáneamente, tales como: la asignación de instructores, mantenimiento y control vehicular, la programación de horarios, el control de estudiantes y el manejo financiero-administrativo, ha evidenciado el problema de herramientas tecnológicas no especializadas que permitan una administración eficiente e integrada.</w:t>
      </w:r>
    </w:p>
    <w:p w14:paraId="5A51045E"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problemática central identificada en este proyecto se origina en la inoperancia de herramientas tecnológicas especializadas que dificulta la operatividad administrativa y financiera, esta situación genera ineficiencias operativas, duplicidad de procesos manuales, errores en el registro de información y limitaciones en el control financiero; mediante un análisis del sector se reveló las deficiencias tecnológicas existentes y su impacto negativo en estas.</w:t>
      </w:r>
    </w:p>
    <w:p w14:paraId="71215DB1"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Actualmente, las escuelas de conducción opera mediante sistemas aislados y procesos manuales, el control cotidiano se realiza mediante herramientas básicas como: hojas de cálculo en Microsoft Excel, registros físicos en papel; y, en algunos casos, software genérico que no contempla las particularidades y requerimientos específicos, esta fragmentación de la información y la ausencia de integración entre las diferentes áreas funcionales impiden una visión global y actualizada del estado operativo y financiero.</w:t>
      </w:r>
    </w:p>
    <w:p w14:paraId="28143D72"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La magnitud de esta problemática se ve reflejada en estudios previos realizados en el sector, un análisis de control organizacional aplicado a una escuela de conducción ecuatoriana identificó un cumplimiento de 16.67% en requisito sobre identificación de procesos, y un 22.22% en requisito sobre liderazgo, procesos claves en la administración interna. (Mena &amp; Moyano, 2020); estos datos indican que más del 80% de los procesos y la documentación asociada, no estaban formalizados ni controlados adecuadamente dentro de la institución, evidenciando un déficit estructural en el control administrativo.</w:t>
      </w:r>
    </w:p>
    <w:p w14:paraId="2B8618DB" w14:textId="77777777" w:rsidR="004B43C3" w:rsidRPr="00A52395" w:rsidRDefault="004B43C3" w:rsidP="004B43C3">
      <w:pPr>
        <w:spacing w:line="360" w:lineRule="auto"/>
        <w:jc w:val="both"/>
        <w:rPr>
          <w:rFonts w:ascii="Arial" w:hAnsi="Arial" w:cs="Arial"/>
          <w:lang w:eastAsia="en-US"/>
        </w:rPr>
      </w:pPr>
      <w:r w:rsidRPr="00A52395">
        <w:rPr>
          <w:rFonts w:ascii="Arial" w:hAnsi="Arial" w:cs="Arial"/>
          <w:lang w:eastAsia="en-US"/>
        </w:rPr>
        <w:t>Considerando que existen 563 escuelas de conducción autorizadas en Ecuador (Ecuador221, 2024), y que cada una emplea entre 5 a 10 personas en funciones administrativas, se estima que aproximadamente entre 2,815 y 5,630 personas a nivel nacional se ven afectadas de acuerdo con la información presentada.</w:t>
      </w:r>
    </w:p>
    <w:p w14:paraId="35C60656" w14:textId="52744640" w:rsidR="00A95615" w:rsidRPr="00A52395" w:rsidRDefault="004B43C3" w:rsidP="004B43C3">
      <w:pPr>
        <w:spacing w:line="360" w:lineRule="auto"/>
        <w:jc w:val="both"/>
        <w:rPr>
          <w:rFonts w:ascii="Arial" w:hAnsi="Arial" w:cs="Arial"/>
          <w:lang w:eastAsia="en-US"/>
        </w:rPr>
      </w:pPr>
      <w:r w:rsidRPr="00A52395">
        <w:rPr>
          <w:rFonts w:ascii="Arial" w:hAnsi="Arial" w:cs="Arial"/>
          <w:lang w:eastAsia="en-US"/>
        </w:rPr>
        <w:lastRenderedPageBreak/>
        <w:t>El diagrama llamado causa-efecto (entre otros nombres), que se muestra a continuación, es una herramienta que nos permite evidenciar el problema central, y las causas por el que este, se origina.</w:t>
      </w:r>
    </w:p>
    <w:p w14:paraId="4B52A4AA" w14:textId="63DBCE11" w:rsidR="007558AF" w:rsidRPr="00A52395" w:rsidRDefault="00F53F7F" w:rsidP="004B43C3">
      <w:pPr>
        <w:pStyle w:val="Descripcin"/>
        <w:spacing w:line="360" w:lineRule="auto"/>
        <w:jc w:val="both"/>
        <w:rPr>
          <w:rFonts w:ascii="Arial" w:hAnsi="Arial" w:cs="Arial"/>
          <w:lang w:eastAsia="en-US"/>
        </w:rPr>
      </w:pPr>
      <w:r w:rsidRPr="00A52395">
        <w:rPr>
          <w:rFonts w:ascii="Arial" w:hAnsi="Arial" w:cs="Arial"/>
          <w:noProof/>
        </w:rPr>
      </w:r>
      <w:r w:rsidR="007B0D48" w:rsidRPr="00A52395">
        <w:rPr>
          <w:rFonts w:ascii="Arial" w:hAnsi="Arial" w:cs="Arial"/>
          <w:lang w:eastAsia="en-US"/>
        </w:rPr>
      </w:r>
      <w:r w:rsidR="007558AF" w:rsidRPr="00A52395">
        <w:rPr>
          <w:rFonts w:ascii="Arial" w:hAnsi="Arial" w:cs="Arial"/>
          <w:lang w:eastAsia="en-US"/>
        </w:rPr>
      </w:r>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1E26848B" w14:textId="3B153900" w:rsidR="004E0685" w:rsidRPr="00A52395" w:rsidRDefault="002D0251" w:rsidP="000B258D">
      <w:pPr>
        <w:pStyle w:val="Ttulo2"/>
        <w:numPr>
          <w:ilvl w:val="1"/>
          <w:numId w:val="1"/>
        </w:numPr>
        <w:spacing w:before="240" w:after="240" w:line="480" w:lineRule="auto"/>
        <w:ind w:left="0" w:firstLine="0"/>
        <w:jc w:val="both"/>
        <w:rPr>
          <w:rFonts w:cs="Arial"/>
          <w:bCs/>
          <w:color w:val="auto"/>
          <w:szCs w:val="22"/>
          <w:lang w:eastAsia="en-US"/>
        </w:rPr>
      </w:pPr>
      <w:bookmarkStart w:id="4" w:name="_Toc227521371"/>
      <w:r w:rsidRPr="00A52395">
        <w:rPr>
          <w:rFonts w:cs="Arial"/>
          <w:bCs/>
          <w:color w:val="000000"/>
          <w:szCs w:val="22"/>
          <w:lang w:eastAsia="en-US"/>
        </w:rPr>
        <w:t xml:space="preserve">Descripción de la </w:t>
      </w:r>
      <w:r w:rsidR="1DEAA21C" w:rsidRPr="00A52395">
        <w:rPr>
          <w:rFonts w:cs="Arial"/>
          <w:bCs/>
          <w:color w:val="000000"/>
          <w:szCs w:val="22"/>
          <w:lang w:eastAsia="en-US"/>
        </w:rPr>
        <w:t>organizaci</w:t>
      </w:r>
      <w:r w:rsidR="7B6117ED" w:rsidRPr="00A52395">
        <w:rPr>
          <w:rFonts w:cs="Arial"/>
          <w:bCs/>
          <w:color w:val="000000"/>
          <w:szCs w:val="22"/>
          <w:lang w:eastAsia="en-US"/>
        </w:rPr>
        <w:t>ó</w:t>
      </w:r>
      <w:r w:rsidR="1DEAA21C" w:rsidRPr="00A52395">
        <w:rPr>
          <w:rFonts w:cs="Arial"/>
          <w:bCs/>
          <w:color w:val="000000"/>
          <w:szCs w:val="22"/>
          <w:lang w:eastAsia="en-US"/>
        </w:rPr>
        <w:t>n</w:t>
      </w:r>
      <w:bookmarkEnd w:id="4"/>
    </w:p>
    <w:p w14:paraId="72AF326A" w14:textId="77777777" w:rsidR="0041379E" w:rsidRPr="00A52395" w:rsidRDefault="0041379E" w:rsidP="0041379E">
      <w:pPr>
        <w:spacing w:line="360" w:lineRule="auto"/>
        <w:ind w:left="204"/>
        <w:jc w:val="both"/>
        <w:rPr>
          <w:rFonts w:ascii="Arial" w:hAnsi="Arial" w:cs="Arial"/>
          <w:lang w:eastAsia="en-US"/>
        </w:rPr>
      </w:pPr>
      <w:proofErr w:type="spellStart"/>
      <w:r w:rsidRPr="00A52395">
        <w:rPr>
          <w:rFonts w:ascii="Arial" w:hAnsi="Arial" w:cs="Arial"/>
          <w:lang w:eastAsia="en-US"/>
        </w:rPr>
        <w:t>Kynsoft</w:t>
      </w:r>
      <w:proofErr w:type="spellEnd"/>
      <w:r w:rsidRPr="00A52395">
        <w:rPr>
          <w:rFonts w:ascii="Arial" w:hAnsi="Arial" w:cs="Arial"/>
          <w:lang w:eastAsia="en-US"/>
        </w:rPr>
        <w:t xml:space="preserve"> es una organización de consultoría y desarrollo de software, ubicada en Quito Ecuador, fue fundada hace más de 15 años, y su especialidad es la integración y automatización de procesos, cuyo objeto es ayudar a sus clientes a mejorar la eficiencia y productividad; a través, de soluciones tecnológicas innovadoras y a la medida.</w:t>
      </w:r>
    </w:p>
    <w:p w14:paraId="462E13D4"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Misión:</w:t>
      </w:r>
      <w:r w:rsidRPr="00A52395">
        <w:rPr>
          <w:rFonts w:ascii="Arial" w:hAnsi="Arial" w:cs="Arial"/>
          <w:lang w:eastAsia="en-US"/>
        </w:rPr>
        <w:t xml:space="preserve"> Proporcionar servicios de consultoría y desarrollo de software y hardware de alta calidad, especializados en la integración y automatización de procesos. Nos esforzamos por entender y satisfacer las necesidades únicas de cada cliente, ayudándolos a alcanzar sus objetivos con tecnología avanzada y un equipo altamente capacitado y comprometido.</w:t>
      </w:r>
    </w:p>
    <w:p w14:paraId="70BB87A6"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b/>
          <w:bCs/>
          <w:lang w:eastAsia="en-US"/>
        </w:rPr>
        <w:t>Vision:</w:t>
      </w:r>
      <w:r w:rsidRPr="00A52395">
        <w:rPr>
          <w:rFonts w:ascii="Arial" w:hAnsi="Arial" w:cs="Arial"/>
          <w:lang w:eastAsia="en-US"/>
        </w:rPr>
        <w:t xml:space="preserve"> Nos visualizamos como la empresa de referencia en consultoría y desarrollo de software y hardware, destacándonos por nuestra capacidad para transformar la tecnología en un motor de crecimiento y eficiencia para nuestros clientes, estableciendo nuevos estándares de calidad y excelencia en la industria.</w:t>
      </w:r>
    </w:p>
    <w:p w14:paraId="654FF120" w14:textId="77777777" w:rsidR="0041379E" w:rsidRPr="00A52395" w:rsidRDefault="0041379E" w:rsidP="0041379E">
      <w:pPr>
        <w:spacing w:line="360" w:lineRule="auto"/>
        <w:ind w:left="204"/>
        <w:jc w:val="both"/>
        <w:rPr>
          <w:rFonts w:ascii="Arial" w:hAnsi="Arial" w:cs="Arial"/>
          <w:b/>
          <w:bCs/>
          <w:lang w:eastAsia="en-US"/>
        </w:rPr>
      </w:pPr>
      <w:r w:rsidRPr="00A52395">
        <w:rPr>
          <w:rFonts w:ascii="Arial" w:hAnsi="Arial" w:cs="Arial"/>
          <w:b/>
          <w:bCs/>
          <w:lang w:eastAsia="en-US"/>
        </w:rPr>
        <w:lastRenderedPageBreak/>
        <w:t>La estructura organizacional está compuesta por:</w:t>
      </w:r>
    </w:p>
    <w:p w14:paraId="46E24259" w14:textId="77777777" w:rsidR="0041379E" w:rsidRPr="00A52395" w:rsidRDefault="0041379E" w:rsidP="0041379E">
      <w:pPr>
        <w:spacing w:line="360" w:lineRule="auto"/>
        <w:ind w:left="204"/>
        <w:jc w:val="both"/>
        <w:rPr>
          <w:rFonts w:ascii="Arial" w:hAnsi="Arial" w:cs="Arial"/>
          <w:lang w:eastAsia="en-US"/>
        </w:rPr>
      </w:pPr>
      <w:r w:rsidRPr="00A52395">
        <w:rPr>
          <w:rFonts w:ascii="Arial" w:hAnsi="Arial" w:cs="Arial"/>
          <w:lang w:eastAsia="en-US"/>
        </w:rPr>
        <w:t>El organigrama que se presenta a continuación nos permite visualizar la estructura organizativa de una empresa, mostrando la distribución de funciones, responsabilidades y niveles de autorización.</w:t>
      </w:r>
    </w:p>
    <w:p w14:paraId="7118357C" w14:textId="77777777" w:rsidR="0041379E" w:rsidRPr="00A52395" w:rsidRDefault="0041379E" w:rsidP="0041379E">
      <w:pPr>
        <w:pStyle w:val="NormalWeb"/>
        <w:ind w:left="360"/>
        <w:jc w:val="center"/>
        <w:rPr>
          <w:rFonts w:ascii="Arial" w:eastAsiaTheme="minorEastAsia" w:hAnsi="Arial" w:cs="Arial"/>
          <w:sz w:val="22"/>
          <w:szCs w:val="22"/>
          <w:lang w:eastAsia="en-US"/>
        </w:rPr>
      </w:pPr>
      <w:r w:rsidRPr="00A52395">
        <w:rPr>
          <w:rFonts w:ascii="Arial" w:eastAsiaTheme="minorEastAsia" w:hAnsi="Arial" w:cs="Arial"/>
          <w:noProof/>
          <w:sz w:val="22"/>
          <w:szCs w:val="22"/>
          <w:lang w:eastAsia="en-US"/>
        </w:rPr>
        <w:drawing>
          <wp:inline distT="0" distB="0" distL="0" distR="0" wp14:anchorId="7688861E" wp14:editId="6E8E1C17">
            <wp:extent cx="5400000" cy="3107828"/>
            <wp:effectExtent l="76200" t="76200" r="125095" b="130810"/>
            <wp:docPr id="1505742914" name="Imagen 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2914" name="Imagen 2" descr="Interfaz de usuario gráfica&#10;&#10;El contenido generado por IA puede ser incorrecto."/>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4215"/>
                    <a:stretch>
                      <a:fillRect/>
                    </a:stretch>
                  </pic:blipFill>
                  <pic:spPr bwMode="auto">
                    <a:xfrm>
                      <a:off x="0" y="0"/>
                      <a:ext cx="5400000" cy="3107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8C8B821" w14:textId="77777777" w:rsidR="0041379E" w:rsidRPr="00A52395" w:rsidRDefault="0041379E" w:rsidP="0041379E">
      <w:pPr>
        <w:pStyle w:val="Descripcin"/>
        <w:jc w:val="both"/>
        <w:rPr>
          <w:rFonts w:cs="Arial"/>
          <w:i w:val="0"/>
          <w:iCs w:val="0"/>
          <w:color w:val="auto"/>
          <w:szCs w:val="22"/>
          <w:lang w:eastAsia="en-US"/>
        </w:rPr>
      </w:pPr>
      <w:bookmarkStart w:id="5" w:name="_Toc219987441"/>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r w:rsidRPr="00A52395">
        <w:rPr>
          <w:rFonts w:cs="Arial"/>
          <w:i w:val="0"/>
          <w:iCs w:val="0"/>
          <w:color w:val="000000"/>
          <w:szCs w:val="22"/>
          <w:lang w:eastAsia="en-US"/>
        </w:rPr>
      </w:r>
      <w:proofErr w:type="spellStart"/>
      <w:r w:rsidRPr="00A52395">
        <w:rPr>
          <w:rFonts w:cs="Arial"/>
          <w:i w:val="0"/>
          <w:iCs w:val="0"/>
          <w:color w:val="000000"/>
          <w:szCs w:val="22"/>
          <w:lang w:eastAsia="en-US"/>
        </w:rPr>
      </w:r>
      <w:bookmarkEnd w:id="5"/>
      <w:proofErr w:type="spellEnd"/>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574C9AFC" w14:textId="77777777" w:rsidR="0041379E" w:rsidRPr="00A52395" w:rsidRDefault="0041379E" w:rsidP="0041379E">
      <w:pPr>
        <w:spacing w:line="360" w:lineRule="auto"/>
        <w:jc w:val="both"/>
        <w:rPr>
          <w:rFonts w:ascii="Arial" w:hAnsi="Arial" w:cs="Arial"/>
          <w:b/>
          <w:bCs/>
          <w:lang w:eastAsia="en-US"/>
        </w:rPr>
      </w:pPr>
      <w:r w:rsidRPr="00A52395">
        <w:rPr>
          <w:rFonts w:ascii="Arial" w:hAnsi="Arial" w:cs="Arial"/>
          <w:b/>
          <w:bCs/>
          <w:lang w:eastAsia="en-US"/>
        </w:rPr>
        <w:t xml:space="preserve">Los servicios ofrecidos por </w:t>
      </w:r>
      <w:proofErr w:type="spellStart"/>
      <w:r w:rsidRPr="00A52395">
        <w:rPr>
          <w:rFonts w:ascii="Arial" w:hAnsi="Arial" w:cs="Arial"/>
          <w:b/>
          <w:bCs/>
          <w:lang w:eastAsia="en-US"/>
        </w:rPr>
        <w:t>Kynsoft</w:t>
      </w:r>
      <w:proofErr w:type="spellEnd"/>
      <w:r w:rsidRPr="00A52395">
        <w:rPr>
          <w:rFonts w:ascii="Arial" w:hAnsi="Arial" w:cs="Arial"/>
          <w:b/>
          <w:bCs/>
          <w:lang w:eastAsia="en-US"/>
        </w:rPr>
        <w:t xml:space="preserve"> son:</w:t>
      </w:r>
    </w:p>
    <w:p w14:paraId="30E29CF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a la medida</w:t>
      </w:r>
    </w:p>
    <w:p w14:paraId="00ABE3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Arquitectura empresarial</w:t>
      </w:r>
    </w:p>
    <w:p w14:paraId="5D3916D0"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proofErr w:type="spellStart"/>
      <w:r w:rsidRPr="00A52395">
        <w:rPr>
          <w:rFonts w:ascii="Arial" w:hAnsi="Arial" w:cs="Arial"/>
          <w:lang w:eastAsia="en-US"/>
        </w:rPr>
        <w:t>Blockchain</w:t>
      </w:r>
      <w:proofErr w:type="spellEnd"/>
    </w:p>
    <w:p w14:paraId="722D153C"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Soporte de PostgreSQL</w:t>
      </w:r>
    </w:p>
    <w:p w14:paraId="469484C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Soporte de Oracle  </w:t>
      </w:r>
    </w:p>
    <w:p w14:paraId="4AB682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 xml:space="preserve">DevOps </w:t>
      </w:r>
    </w:p>
    <w:p w14:paraId="56A67E03"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Diseño de UX/UI</w:t>
      </w:r>
    </w:p>
    <w:p w14:paraId="4C3D1986" w14:textId="77777777" w:rsidR="0041379E" w:rsidRPr="00A52395" w:rsidRDefault="0041379E" w:rsidP="000B258D">
      <w:pPr>
        <w:pStyle w:val="Prrafodelista"/>
        <w:numPr>
          <w:ilvl w:val="0"/>
          <w:numId w:val="5"/>
        </w:numPr>
        <w:spacing w:line="360" w:lineRule="auto"/>
        <w:jc w:val="both"/>
        <w:rPr>
          <w:rFonts w:ascii="Arial" w:hAnsi="Arial" w:cs="Arial"/>
          <w:lang w:eastAsia="en-US"/>
        </w:rPr>
      </w:pPr>
      <w:r w:rsidRPr="00A52395">
        <w:rPr>
          <w:rFonts w:ascii="Arial" w:hAnsi="Arial" w:cs="Arial"/>
          <w:lang w:eastAsia="en-US"/>
        </w:rPr>
        <w:t>Desarrollo web con CMS</w:t>
      </w:r>
    </w:p>
    <w:p w14:paraId="5F08FAC0" w14:textId="77777777" w:rsidR="0041379E" w:rsidRPr="00A52395" w:rsidRDefault="0041379E" w:rsidP="0041379E">
      <w:pPr>
        <w:spacing w:line="360" w:lineRule="auto"/>
        <w:jc w:val="both"/>
        <w:rPr>
          <w:rFonts w:ascii="Arial" w:hAnsi="Arial" w:cs="Arial"/>
          <w:lang w:eastAsia="en-US"/>
        </w:rPr>
      </w:pPr>
      <w:r w:rsidRPr="00A52395">
        <w:rPr>
          <w:rFonts w:ascii="Arial" w:hAnsi="Arial" w:cs="Arial"/>
          <w:lang w:eastAsia="en-US"/>
        </w:rPr>
        <w:t xml:space="preserve">Este proyecto surge de la problemática de un cliente cuyo </w:t>
      </w:r>
      <w:proofErr w:type="spellStart"/>
      <w:r w:rsidRPr="00A52395">
        <w:rPr>
          <w:rFonts w:ascii="Arial" w:hAnsi="Arial" w:cs="Arial"/>
          <w:lang w:eastAsia="en-US"/>
        </w:rPr>
        <w:t>core</w:t>
      </w:r>
      <w:proofErr w:type="spellEnd"/>
      <w:r w:rsidRPr="00A52395">
        <w:rPr>
          <w:rFonts w:ascii="Arial" w:hAnsi="Arial" w:cs="Arial"/>
          <w:lang w:eastAsia="en-US"/>
        </w:rPr>
        <w:t xml:space="preserve"> del negocio es la administración y control de una escuela de conducción, viendo la empresa una oportunidad para ofrecer una solución tecnológica innovadora en un mercado en donde existen sistemas de información similares que requieren mejoras en la funcionalidad.</w:t>
      </w:r>
    </w:p>
    <w:p w14:paraId="3510B6F7" w14:textId="60568813" w:rsidR="002D0251" w:rsidRPr="00E245B7" w:rsidRDefault="002D0251" w:rsidP="00964363">
      <w:pPr>
        <w:spacing w:before="240" w:after="240" w:line="480" w:lineRule="auto"/>
        <w:jc w:val="both"/>
        <w:rPr>
          <w:rFonts w:ascii="Arial" w:hAnsi="Arial" w:cs="Arial"/>
        </w:rPr>
      </w:pPr>
    </w:p>
    <w:p w14:paraId="554EC43E" w14:textId="77777777" w:rsidR="00E660F8" w:rsidRPr="00E245B7" w:rsidRDefault="00E660F8" w:rsidP="000B258D">
      <w:pPr>
        <w:pStyle w:val="Ttulo1"/>
        <w:numPr>
          <w:ilvl w:val="0"/>
          <w:numId w:val="1"/>
        </w:numPr>
        <w:spacing w:before="240" w:after="240" w:line="480" w:lineRule="auto"/>
        <w:ind w:left="0" w:firstLine="0"/>
        <w:jc w:val="both"/>
        <w:rPr>
          <w:rFonts w:cs="Arial"/>
          <w:szCs w:val="22"/>
        </w:rPr>
      </w:pPr>
      <w:bookmarkStart w:id="6" w:name="_Toc227521372"/>
      <w:r w:rsidRPr="00E245B7">
        <w:rPr>
          <w:rFonts w:cs="Arial"/>
          <w:szCs w:val="22"/>
        </w:rPr>
        <w:lastRenderedPageBreak/>
        <w:t>Análisis de posibles soluciones</w:t>
      </w:r>
      <w:bookmarkEnd w:id="6"/>
    </w:p>
    <w:p w14:paraId="78CAFD9F" w14:textId="74E7E352" w:rsidR="6BF677D6" w:rsidRPr="00027D12" w:rsidRDefault="00B43DF6" w:rsidP="00B43DF6">
      <w:pPr>
        <w:pStyle w:val="Ttulo2"/>
      </w:pPr>
      <w:bookmarkStart w:id="7" w:name="_Toc227521373"/>
      <w:r>
        <w:t xml:space="preserve">2.1 </w:t>
      </w:r>
      <w:r w:rsidR="00C23D81" w:rsidRPr="00027D12">
        <w:t>Funcionalidades principales</w:t>
      </w:r>
      <w:bookmarkEnd w:id="7"/>
    </w:p>
    <w:p w14:paraId="1A31BD95" w14:textId="4CA7A736" w:rsidR="00A25F57" w:rsidRPr="0075380F" w:rsidRDefault="002D5172" w:rsidP="000B258D">
      <w:pPr>
        <w:pStyle w:val="Ttulo3"/>
        <w:numPr>
          <w:ilvl w:val="2"/>
          <w:numId w:val="1"/>
        </w:numPr>
        <w:spacing w:before="240" w:after="240"/>
        <w:ind w:left="720"/>
        <w:rPr>
          <w:b/>
          <w:bCs/>
        </w:rPr>
      </w:pPr>
      <w:bookmarkStart w:id="8" w:name="_Toc227521374"/>
      <w:r w:rsidRPr="0075380F">
        <w:rPr>
          <w:b/>
          <w:bCs/>
        </w:rPr>
        <w:t>Diagrama de contexto</w:t>
      </w:r>
      <w:bookmarkEnd w:id="8"/>
    </w:p>
    <w:p w14:paraId="27B9D3BC" w14:textId="3025E5AE" w:rsidR="00684FEB" w:rsidRPr="00C0460C" w:rsidRDefault="00C0460C" w:rsidP="00EE2BAB">
      <w:pPr>
        <w:rPr>
          <w:rFonts w:ascii="Arial" w:hAnsi="Arial" w:cs="Arial"/>
        </w:rPr>
      </w:pPr>
      <w:r w:rsidRPr="00C0460C">
        <w:rPr>
          <w:rFonts w:ascii="Arial" w:hAnsi="Arial" w:cs="Arial"/>
        </w:rPr>
        <w:t xml:space="preserve">El diagrama de contexto que se muestra a </w:t>
      </w:r>
      <w:proofErr w:type="gramStart"/>
      <w:r w:rsidRPr="00C0460C">
        <w:rPr>
          <w:rFonts w:ascii="Arial" w:hAnsi="Arial" w:cs="Arial"/>
        </w:rPr>
        <w:t>continuación,</w:t>
      </w:r>
      <w:proofErr w:type="gramEnd"/>
      <w:r w:rsidRPr="00C0460C">
        <w:rPr>
          <w:rFonts w:ascii="Arial" w:hAnsi="Arial" w:cs="Arial"/>
        </w:rPr>
        <w:t xml:space="preserve"> permite visualizar el nivel 1 de la metodología C4, que muestra las interacciones.</w:t>
      </w:r>
    </w:p>
    <w:p w14:paraId="628606A4" w14:textId="7B26CE94" w:rsidR="00C0460C" w:rsidRDefault="007E7EC1" w:rsidP="00EE2BAB">
      <w:pPr>
        <w:pStyle w:val="Descripcin"/>
        <w:rPr>
          <w:rFonts w:ascii="Arial" w:hAnsi="Arial" w:cs="Arial"/>
          <w:sz w:val="20"/>
          <w:szCs w:val="20"/>
        </w:rPr>
      </w:pPr>
      <w:r>
        <w:rPr>
          <w:rFonts w:ascii="Arial" w:hAnsi="Arial" w:cs="Arial"/>
          <w:noProof/>
          <w:sz w:val="20"/>
          <w:szCs w:val="20"/>
        </w:rPr>
      </w:r>
      <w:r w:rsidR="00753F17">
        <w:rPr>
          <w:rFonts w:ascii="Arial" w:hAnsi="Arial" w:cs="Arial"/>
          <w:sz w:val="20"/>
          <w:szCs w:val="20"/>
        </w:rPr>
      </w:r>
      <w:r w:rsidR="00753F17" w:rsidRPr="00753F17">
        <w:rPr>
          <w:rFonts w:ascii="Arial" w:hAnsi="Arial" w:cs="Arial"/>
          <w:sz w:val="20"/>
          <w:szCs w:val="20"/>
        </w:rPr>
      </w:r>
      <w:r>
        <w:rPr>
          <w:rFonts w:ascii="Arial" w:hAnsi="Arial" w:cs="Arial"/>
          <w:sz w:val="20"/>
          <w:szCs w:val="20"/>
        </w:rPr>
      </w:r>
      <w:r w:rsidR="00753F17" w:rsidRPr="00753F17">
        <w:rPr>
          <w:rFonts w:ascii="Arial" w:hAnsi="Arial" w:cs="Arial"/>
          <w:sz w:val="20"/>
          <w:szCs w:val="20"/>
        </w:rPr>
      </w:r>
      <w:r w:rsidR="009B210A">
        <w:rPr>
          <w:rFonts w:ascii="Arial" w:hAnsi="Arial" w:cs="Arial"/>
          <w:sz w:val="20"/>
          <w:szCs w:val="20"/>
        </w:rPr>
      </w:r>
      <w:r w:rsidR="00753F17" w:rsidRPr="00753F17">
        <w:rPr>
          <w:rFonts w:ascii="Arial" w:hAnsi="Arial" w:cs="Arial"/>
          <w:sz w:val="20"/>
          <w:szCs w:val="20"/>
        </w:rPr>
      </w:r>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3: Diagrama de contexto C4 (Alternativa 2 - microservicios) - Arquitectura distribuida del sistema</w:t>
      </w:r>
    </w:p>
    <w:p w14:paraId="47CB1E9C" w14:textId="77777777" w:rsidR="00753F17" w:rsidRPr="00753F17" w:rsidRDefault="00753F17" w:rsidP="00EE2BAB">
      <w:pPr>
        <w:rPr>
          <w:rFonts w:ascii="Arial" w:hAnsi="Arial" w:cs="Arial"/>
          <w:color w:val="0000FF"/>
        </w:rPr>
      </w:pPr>
    </w:p>
    <w:p w14:paraId="4AD398E0" w14:textId="60B618F2" w:rsidR="002D5172" w:rsidRPr="0075380F" w:rsidRDefault="002D5172" w:rsidP="000B258D">
      <w:pPr>
        <w:pStyle w:val="Ttulo3"/>
        <w:numPr>
          <w:ilvl w:val="2"/>
          <w:numId w:val="1"/>
        </w:numPr>
        <w:spacing w:before="240" w:after="240"/>
        <w:ind w:left="720"/>
        <w:rPr>
          <w:b/>
          <w:bCs/>
        </w:rPr>
      </w:pPr>
      <w:bookmarkStart w:id="9" w:name="_Toc227521375"/>
      <w:r w:rsidRPr="0075380F">
        <w:rPr>
          <w:b/>
          <w:bCs/>
        </w:rPr>
        <w:t>Requerimientos funcionales</w:t>
      </w:r>
      <w:bookmarkEnd w:id="9"/>
    </w:p>
    <w:p w14:paraId="754AEEA6" w14:textId="1DAF286A" w:rsidR="003F4CDA" w:rsidRDefault="003F4CDA" w:rsidP="00EE2BAB">
      <w:pPr>
        <w:pStyle w:val="Prrafodelista"/>
        <w:spacing w:before="240" w:after="240" w:line="480" w:lineRule="auto"/>
        <w:ind w:left="0"/>
        <w:jc w:val="both"/>
        <w:rPr>
          <w:rFonts w:ascii="Arial" w:hAnsi="Arial" w:cs="Arial"/>
          <w:color w:val="0000FF"/>
        </w:rPr>
      </w:pPr>
    </w:p>
    <w:tbl>
      <w:tblPr>
        <w:tblStyle w:val="Tablaconcuadrcula"/>
        <w:tblW w:w="0" w:type="auto"/>
        <w:tblInd w:w="704" w:type="dxa"/>
        <w:tblLook w:val="04A0" w:firstRow="1" w:lastRow="0" w:firstColumn="1" w:lastColumn="0" w:noHBand="0" w:noVBand="1"/>
      </w:tblPr>
      <w:tblGrid>
        <w:gridCol w:w="1559"/>
        <w:gridCol w:w="6753"/>
      </w:tblGrid>
      <w:tr w:rsidR="00C82C9E" w:rsidRPr="008269D9" w14:paraId="737A97B7" w14:textId="77777777" w:rsidTr="000526D8">
        <w:trPr>
          <w:trHeight w:val="386"/>
        </w:trPr>
        <w:tc>
          <w:tcPr>
            <w:tcW w:w="1559" w:type="dxa"/>
          </w:tcPr>
          <w:p w14:paraId="414E18D5" w14:textId="77777777" w:rsidR="000526D8" w:rsidRPr="006618EE" w:rsidRDefault="000526D8">
            <w:pPr>
              <w:spacing w:line="480" w:lineRule="auto"/>
              <w:jc w:val="both"/>
              <w:rPr>
                <w:rFonts w:ascii="Arial" w:hAnsi="Arial" w:cs="Arial"/>
                <w:b/>
                <w:bCs/>
              </w:rPr>
            </w:pPr>
            <w:r w:rsidRPr="006618EE">
              <w:rPr>
                <w:rFonts w:ascii="Arial" w:hAnsi="Arial" w:cs="Arial"/>
                <w:b/>
                <w:bCs/>
              </w:rPr>
              <w:t>RF-01</w:t>
            </w:r>
          </w:p>
        </w:tc>
        <w:tc>
          <w:tcPr>
            <w:tcW w:w="6753" w:type="dxa"/>
          </w:tcPr>
          <w:p w14:paraId="6C1B6EE7" w14:textId="7F7FF9A6" w:rsidR="000526D8" w:rsidRPr="008269D9" w:rsidRDefault="00596B29">
            <w:pPr>
              <w:spacing w:line="480" w:lineRule="auto"/>
              <w:jc w:val="both"/>
              <w:rPr>
                <w:rFonts w:ascii="Arial" w:hAnsi="Arial" w:cs="Arial"/>
              </w:rPr>
            </w:pPr>
            <w:r w:rsidRPr="008269D9">
              <w:rPr>
                <w:rFonts w:ascii="Arial" w:hAnsi="Arial" w:cs="Arial"/>
              </w:rPr>
              <w:t>Gestionar autenticación y control de acceso</w:t>
            </w:r>
          </w:p>
        </w:tc>
      </w:tr>
      <w:tr w:rsidR="00C82C9E" w:rsidRPr="008269D9" w14:paraId="716FABB2" w14:textId="77777777" w:rsidTr="000526D8">
        <w:tc>
          <w:tcPr>
            <w:tcW w:w="1559" w:type="dxa"/>
          </w:tcPr>
          <w:p w14:paraId="411B34CD" w14:textId="77777777" w:rsidR="000526D8" w:rsidRPr="006618EE" w:rsidRDefault="000526D8">
            <w:pPr>
              <w:spacing w:line="480" w:lineRule="auto"/>
              <w:jc w:val="both"/>
              <w:rPr>
                <w:rFonts w:ascii="Arial" w:hAnsi="Arial" w:cs="Arial"/>
                <w:b/>
                <w:bCs/>
              </w:rPr>
            </w:pPr>
            <w:r w:rsidRPr="006618EE">
              <w:rPr>
                <w:rFonts w:ascii="Arial" w:hAnsi="Arial" w:cs="Arial"/>
                <w:b/>
                <w:bCs/>
              </w:rPr>
              <w:t>Descripción</w:t>
            </w:r>
          </w:p>
        </w:tc>
        <w:tc>
          <w:tcPr>
            <w:tcW w:w="6753" w:type="dxa"/>
          </w:tcPr>
          <w:p w14:paraId="4BC576E9" w14:textId="318F6FBF" w:rsidR="000526D8" w:rsidRPr="008269D9" w:rsidRDefault="00596B29">
            <w:pPr>
              <w:spacing w:line="480" w:lineRule="auto"/>
              <w:jc w:val="both"/>
              <w:rPr>
                <w:rFonts w:ascii="Arial" w:hAnsi="Arial" w:cs="Arial"/>
              </w:rPr>
            </w:pPr>
            <w:r w:rsidRPr="008269D9">
              <w:rPr>
                <w:rFonts w:ascii="Arial" w:hAnsi="Arial" w:cs="Arial"/>
              </w:rPr>
              <w:t>El sistema debe permitir a los usuarios iniciar sesión de forma segura mediante credenciales únicas, gestionar la recuperación de contraseñas y controlar el acceso a las funcionalidades según el rol asignado (Administrador, Personal Administrativo, Instructor, Estudiante).</w:t>
            </w:r>
          </w:p>
        </w:tc>
      </w:tr>
      <w:tr w:rsidR="00C82C9E" w:rsidRPr="008269D9" w14:paraId="162DB0D6" w14:textId="77777777" w:rsidTr="000526D8">
        <w:tc>
          <w:tcPr>
            <w:tcW w:w="1559" w:type="dxa"/>
          </w:tcPr>
          <w:p w14:paraId="641AD0CF" w14:textId="77777777" w:rsidR="000526D8" w:rsidRPr="006618EE" w:rsidRDefault="000526D8">
            <w:pPr>
              <w:spacing w:line="480" w:lineRule="auto"/>
              <w:jc w:val="both"/>
              <w:rPr>
                <w:rFonts w:ascii="Arial" w:hAnsi="Arial" w:cs="Arial"/>
                <w:b/>
                <w:bCs/>
              </w:rPr>
            </w:pPr>
            <w:r w:rsidRPr="006618EE">
              <w:rPr>
                <w:rFonts w:ascii="Arial" w:hAnsi="Arial" w:cs="Arial"/>
                <w:b/>
                <w:bCs/>
              </w:rPr>
              <w:t>Entradas</w:t>
            </w:r>
          </w:p>
        </w:tc>
        <w:tc>
          <w:tcPr>
            <w:tcW w:w="6753" w:type="dxa"/>
          </w:tcPr>
          <w:p w14:paraId="73C98CDB" w14:textId="12F533CF" w:rsidR="000526D8" w:rsidRPr="008269D9" w:rsidRDefault="00596B29">
            <w:pPr>
              <w:spacing w:line="480" w:lineRule="auto"/>
              <w:jc w:val="both"/>
              <w:rPr>
                <w:rFonts w:ascii="Arial" w:hAnsi="Arial" w:cs="Arial"/>
              </w:rPr>
            </w:pPr>
            <w:r w:rsidRPr="008269D9">
              <w:rPr>
                <w:rFonts w:ascii="Arial" w:hAnsi="Arial" w:cs="Arial"/>
              </w:rPr>
              <w:t>Correo electrónico o usuario, contraseña, rol del sistema.</w:t>
            </w:r>
          </w:p>
        </w:tc>
      </w:tr>
      <w:tr w:rsidR="00C82C9E" w:rsidRPr="008269D9" w14:paraId="57C3D0DF" w14:textId="77777777" w:rsidTr="000526D8">
        <w:tc>
          <w:tcPr>
            <w:tcW w:w="1559" w:type="dxa"/>
          </w:tcPr>
          <w:p w14:paraId="71E5BE35" w14:textId="77777777" w:rsidR="000526D8" w:rsidRPr="006618EE" w:rsidRDefault="000526D8">
            <w:pPr>
              <w:spacing w:line="480" w:lineRule="auto"/>
              <w:jc w:val="both"/>
              <w:rPr>
                <w:rFonts w:ascii="Arial" w:hAnsi="Arial" w:cs="Arial"/>
                <w:b/>
                <w:bCs/>
              </w:rPr>
            </w:pPr>
            <w:r w:rsidRPr="006618EE">
              <w:rPr>
                <w:rFonts w:ascii="Arial" w:hAnsi="Arial" w:cs="Arial"/>
                <w:b/>
                <w:bCs/>
              </w:rPr>
              <w:t>Proceso</w:t>
            </w:r>
          </w:p>
        </w:tc>
        <w:tc>
          <w:tcPr>
            <w:tcW w:w="6753" w:type="dxa"/>
          </w:tcPr>
          <w:p w14:paraId="188D2251" w14:textId="77777777" w:rsidR="00596B29" w:rsidRPr="008269D9" w:rsidRDefault="00596B29" w:rsidP="00596B29">
            <w:pPr>
              <w:spacing w:line="480" w:lineRule="auto"/>
              <w:jc w:val="both"/>
              <w:rPr>
                <w:rFonts w:ascii="Arial" w:hAnsi="Arial" w:cs="Arial"/>
              </w:rPr>
            </w:pPr>
            <w:r w:rsidRPr="008269D9">
              <w:rPr>
                <w:rFonts w:ascii="Arial" w:hAnsi="Arial" w:cs="Arial"/>
              </w:rPr>
              <w:t>Validar credenciales contra la base de datos cifrada.</w:t>
            </w:r>
          </w:p>
          <w:p w14:paraId="796A2DD4" w14:textId="77777777" w:rsidR="00596B29" w:rsidRPr="008269D9" w:rsidRDefault="00596B29" w:rsidP="00596B29">
            <w:pPr>
              <w:spacing w:line="480" w:lineRule="auto"/>
              <w:jc w:val="both"/>
              <w:rPr>
                <w:rFonts w:ascii="Arial" w:hAnsi="Arial" w:cs="Arial"/>
              </w:rPr>
            </w:pPr>
            <w:r w:rsidRPr="008269D9">
              <w:rPr>
                <w:rFonts w:ascii="Arial" w:hAnsi="Arial" w:cs="Arial"/>
              </w:rPr>
              <w:t>Generar token JWT con datos del usuario y su rol.</w:t>
            </w:r>
          </w:p>
          <w:p w14:paraId="796D04E4" w14:textId="77777777" w:rsidR="00596B29" w:rsidRPr="008269D9" w:rsidRDefault="00596B29" w:rsidP="00596B29">
            <w:pPr>
              <w:spacing w:line="480" w:lineRule="auto"/>
              <w:jc w:val="both"/>
              <w:rPr>
                <w:rFonts w:ascii="Arial" w:hAnsi="Arial" w:cs="Arial"/>
              </w:rPr>
            </w:pPr>
            <w:r w:rsidRPr="008269D9">
              <w:rPr>
                <w:rFonts w:ascii="Arial" w:hAnsi="Arial" w:cs="Arial"/>
              </w:rPr>
              <w:lastRenderedPageBreak/>
              <w:t>Registrar el acceso en el log de auditoría.</w:t>
            </w:r>
          </w:p>
          <w:p w14:paraId="666187CD" w14:textId="77777777" w:rsidR="00596B29" w:rsidRPr="008269D9" w:rsidRDefault="00596B29" w:rsidP="00596B29">
            <w:pPr>
              <w:spacing w:line="480" w:lineRule="auto"/>
              <w:jc w:val="both"/>
              <w:rPr>
                <w:rFonts w:ascii="Arial" w:hAnsi="Arial" w:cs="Arial"/>
              </w:rPr>
            </w:pPr>
            <w:r w:rsidRPr="008269D9">
              <w:rPr>
                <w:rFonts w:ascii="Arial" w:hAnsi="Arial" w:cs="Arial"/>
              </w:rPr>
              <w:t>Redirigir al panel correspondiente según el perfil.</w:t>
            </w:r>
          </w:p>
          <w:p w14:paraId="15BEE780" w14:textId="46A3AFBE" w:rsidR="000526D8" w:rsidRPr="008269D9" w:rsidRDefault="00596B29" w:rsidP="00596B29">
            <w:pPr>
              <w:spacing w:line="480" w:lineRule="auto"/>
              <w:jc w:val="both"/>
              <w:rPr>
                <w:rFonts w:ascii="Arial" w:hAnsi="Arial" w:cs="Arial"/>
              </w:rPr>
            </w:pPr>
            <w:r w:rsidRPr="008269D9">
              <w:rPr>
                <w:rFonts w:ascii="Arial" w:hAnsi="Arial" w:cs="Arial"/>
              </w:rPr>
              <w:t>Bloquear temporalmente la cuenta tras 3 intentos fallidos (15 minutos).</w:t>
            </w:r>
          </w:p>
        </w:tc>
      </w:tr>
      <w:tr w:rsidR="00C82C9E" w:rsidRPr="008269D9" w14:paraId="5AB1D707" w14:textId="77777777" w:rsidTr="000526D8">
        <w:tc>
          <w:tcPr>
            <w:tcW w:w="1559" w:type="dxa"/>
          </w:tcPr>
          <w:p w14:paraId="0E30DDC5" w14:textId="77777777" w:rsidR="000526D8" w:rsidRPr="006618EE" w:rsidRDefault="000526D8">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173641CD" w14:textId="77777777" w:rsidR="00596B29" w:rsidRPr="008269D9" w:rsidRDefault="00596B29" w:rsidP="00596B29">
            <w:pPr>
              <w:spacing w:line="480" w:lineRule="auto"/>
              <w:jc w:val="both"/>
              <w:rPr>
                <w:rFonts w:ascii="Arial" w:hAnsi="Arial" w:cs="Arial"/>
              </w:rPr>
            </w:pPr>
            <w:r w:rsidRPr="008269D9">
              <w:rPr>
                <w:rFonts w:ascii="Arial" w:hAnsi="Arial" w:cs="Arial"/>
              </w:rPr>
              <w:t>Token JWT activo con tiempo de expiración de 24 horas.</w:t>
            </w:r>
          </w:p>
          <w:p w14:paraId="17870342" w14:textId="77777777" w:rsidR="00596B29" w:rsidRPr="008269D9" w:rsidRDefault="00596B29" w:rsidP="00596B29">
            <w:pPr>
              <w:spacing w:line="480" w:lineRule="auto"/>
              <w:jc w:val="both"/>
              <w:rPr>
                <w:rFonts w:ascii="Arial" w:hAnsi="Arial" w:cs="Arial"/>
              </w:rPr>
            </w:pPr>
            <w:r w:rsidRPr="008269D9">
              <w:rPr>
                <w:rFonts w:ascii="Arial" w:hAnsi="Arial" w:cs="Arial"/>
              </w:rPr>
              <w:t xml:space="preserve">Sesión iniciada y usuario redirigido a su </w:t>
            </w:r>
            <w:proofErr w:type="spellStart"/>
            <w:r w:rsidRPr="008269D9">
              <w:rPr>
                <w:rFonts w:ascii="Arial" w:hAnsi="Arial" w:cs="Arial"/>
              </w:rPr>
              <w:t>dashboard</w:t>
            </w:r>
            <w:proofErr w:type="spellEnd"/>
            <w:r w:rsidRPr="008269D9">
              <w:rPr>
                <w:rFonts w:ascii="Arial" w:hAnsi="Arial" w:cs="Arial"/>
              </w:rPr>
              <w:t>.</w:t>
            </w:r>
          </w:p>
          <w:p w14:paraId="3194ADC7" w14:textId="77777777" w:rsidR="00596B29" w:rsidRPr="008269D9" w:rsidRDefault="00596B29" w:rsidP="00596B29">
            <w:pPr>
              <w:spacing w:line="480" w:lineRule="auto"/>
              <w:jc w:val="both"/>
              <w:rPr>
                <w:rFonts w:ascii="Arial" w:hAnsi="Arial" w:cs="Arial"/>
              </w:rPr>
            </w:pPr>
            <w:r w:rsidRPr="008269D9">
              <w:rPr>
                <w:rFonts w:ascii="Arial" w:hAnsi="Arial" w:cs="Arial"/>
              </w:rPr>
              <w:t>Registro de auditoría con fecha, hora, IP y resultado.</w:t>
            </w:r>
          </w:p>
          <w:p w14:paraId="03B8917B" w14:textId="2FDB8AFA" w:rsidR="000526D8" w:rsidRPr="008269D9" w:rsidRDefault="00596B29" w:rsidP="00596B29">
            <w:pPr>
              <w:spacing w:line="480" w:lineRule="auto"/>
              <w:jc w:val="both"/>
              <w:rPr>
                <w:rFonts w:ascii="Arial" w:hAnsi="Arial" w:cs="Arial"/>
              </w:rPr>
            </w:pPr>
            <w:r w:rsidRPr="008269D9">
              <w:rPr>
                <w:rFonts w:ascii="Arial" w:hAnsi="Arial" w:cs="Arial"/>
              </w:rPr>
              <w:t>Notificación de bloqueo si se superan los intentos permitidos.</w:t>
            </w:r>
          </w:p>
        </w:tc>
      </w:tr>
      <w:tr w:rsidR="00C82C9E" w:rsidRPr="008269D9" w14:paraId="0A9634D8" w14:textId="77777777" w:rsidTr="000526D8">
        <w:tc>
          <w:tcPr>
            <w:tcW w:w="1559" w:type="dxa"/>
          </w:tcPr>
          <w:p w14:paraId="7392FBFC" w14:textId="77777777" w:rsidR="000526D8" w:rsidRPr="006618EE" w:rsidRDefault="000526D8">
            <w:pPr>
              <w:spacing w:line="480" w:lineRule="auto"/>
              <w:jc w:val="both"/>
              <w:rPr>
                <w:rFonts w:ascii="Arial" w:hAnsi="Arial" w:cs="Arial"/>
                <w:b/>
                <w:bCs/>
              </w:rPr>
            </w:pPr>
            <w:r w:rsidRPr="006618EE">
              <w:rPr>
                <w:rFonts w:ascii="Arial" w:hAnsi="Arial" w:cs="Arial"/>
                <w:b/>
                <w:bCs/>
              </w:rPr>
              <w:t>Reglas / Condiciones</w:t>
            </w:r>
          </w:p>
        </w:tc>
        <w:tc>
          <w:tcPr>
            <w:tcW w:w="6753" w:type="dxa"/>
          </w:tcPr>
          <w:p w14:paraId="48ABD99B" w14:textId="77777777" w:rsidR="00596B29" w:rsidRPr="008269D9" w:rsidRDefault="00596B29" w:rsidP="00596B29">
            <w:pPr>
              <w:spacing w:line="480" w:lineRule="auto"/>
              <w:jc w:val="both"/>
              <w:rPr>
                <w:rFonts w:ascii="Arial" w:hAnsi="Arial" w:cs="Arial"/>
              </w:rPr>
            </w:pPr>
            <w:r w:rsidRPr="008269D9">
              <w:rPr>
                <w:rFonts w:ascii="Arial" w:hAnsi="Arial" w:cs="Arial"/>
              </w:rPr>
              <w:t>Toda sesión requiere autenticación previa; los tokens expiran en máximo 24 horas.</w:t>
            </w:r>
          </w:p>
          <w:p w14:paraId="03C7F6A4" w14:textId="77777777" w:rsidR="00596B29" w:rsidRPr="008269D9" w:rsidRDefault="00596B29" w:rsidP="00596B29">
            <w:pPr>
              <w:spacing w:line="480" w:lineRule="auto"/>
              <w:jc w:val="both"/>
              <w:rPr>
                <w:rFonts w:ascii="Arial" w:hAnsi="Arial" w:cs="Arial"/>
              </w:rPr>
            </w:pPr>
            <w:r w:rsidRPr="008269D9">
              <w:rPr>
                <w:rFonts w:ascii="Arial" w:hAnsi="Arial" w:cs="Arial"/>
              </w:rPr>
              <w:t>El control de acceso es basado en roles (RBAC) con cuatro roles fijos no personalizables.</w:t>
            </w:r>
          </w:p>
          <w:p w14:paraId="294D9133" w14:textId="77777777" w:rsidR="00596B29" w:rsidRPr="008269D9" w:rsidRDefault="00596B29" w:rsidP="00596B29">
            <w:pPr>
              <w:spacing w:line="480" w:lineRule="auto"/>
              <w:jc w:val="both"/>
              <w:rPr>
                <w:rFonts w:ascii="Arial" w:hAnsi="Arial" w:cs="Arial"/>
              </w:rPr>
            </w:pPr>
            <w:r w:rsidRPr="008269D9">
              <w:rPr>
                <w:rFonts w:ascii="Arial" w:hAnsi="Arial" w:cs="Arial"/>
              </w:rPr>
              <w:t>Tras 3 intentos fallidos consecutivos, la cuenta se bloquea por 15 minutos.</w:t>
            </w:r>
          </w:p>
          <w:p w14:paraId="68D9E795" w14:textId="1FC81E08" w:rsidR="000526D8" w:rsidRPr="008269D9" w:rsidRDefault="00596B29" w:rsidP="00596B29">
            <w:pPr>
              <w:spacing w:line="480" w:lineRule="auto"/>
              <w:jc w:val="both"/>
              <w:rPr>
                <w:rFonts w:ascii="Arial" w:hAnsi="Arial" w:cs="Arial"/>
              </w:rPr>
            </w:pPr>
            <w:r w:rsidRPr="008269D9">
              <w:rPr>
                <w:rFonts w:ascii="Arial" w:hAnsi="Arial" w:cs="Arial"/>
              </w:rPr>
              <w:t xml:space="preserve">Las contraseñas deben almacenarse con hash </w:t>
            </w:r>
            <w:proofErr w:type="spellStart"/>
            <w:r w:rsidRPr="008269D9">
              <w:rPr>
                <w:rFonts w:ascii="Arial" w:hAnsi="Arial" w:cs="Arial"/>
              </w:rPr>
              <w:t>bcrypt</w:t>
            </w:r>
            <w:proofErr w:type="spellEnd"/>
            <w:r w:rsidRPr="008269D9">
              <w:rPr>
                <w:rFonts w:ascii="Arial" w:hAnsi="Arial" w:cs="Arial"/>
              </w:rPr>
              <w:t>; la comunicación debe usar HTTPS obligatoriamente.</w:t>
            </w:r>
          </w:p>
        </w:tc>
      </w:tr>
    </w:tbl>
    <w:p>
      <w:pPr>
        <w:pStyle w:val="Descripcin"/>
      </w:pPr>
      <w:pStyle w:val="Caption"/>
      <w:r/>
      <w:r>
        <w:rPr>
          <w:color w:val="000000"/>
          <w:sz w:val="20"/>
        </w:rPr>
        <w:t>Tabla 1: Criterios de evaluación basados en ISO/IEC 25010 y sus pesos relativos para la selección de soluciones</w:t>
      </w:r>
    </w:p>
    <w:p w14:paraId="5852457D" w14:textId="77777777" w:rsidR="000F5CD5" w:rsidRPr="008269D9" w:rsidRDefault="000F5CD5" w:rsidP="00CA4349">
      <w:pPr>
        <w:spacing w:line="480" w:lineRule="auto"/>
        <w:ind w:left="708"/>
        <w:jc w:val="both"/>
        <w:rPr>
          <w:rFonts w:ascii="Arial" w:hAnsi="Arial" w:cs="Arial"/>
          <w:i/>
          <w:iCs/>
        </w:rPr>
      </w:pPr>
    </w:p>
    <w:p>
      <w:pPr>
        <w:pStyle w:val="Descripcin"/>
      </w:pPr>
      <w:pStyle w:val="Caption"/>
      <w:r/>
      <w:r>
        <w:rPr>
          <w:color w:val="000000"/>
          <w:sz w:val="20"/>
        </w:rPr>
        <w:t>Tabla 2: Matriz de requerimientos funcionales del sistema - Módulo de Autenticación</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555C9417" w14:textId="77777777">
        <w:trPr>
          <w:trHeight w:val="386"/>
        </w:trPr>
        <w:tc>
          <w:tcPr>
            <w:tcW w:w="1559" w:type="dxa"/>
          </w:tcPr>
          <w:p w14:paraId="2CDC92C9" w14:textId="23B51710" w:rsidR="00596B29" w:rsidRPr="006618EE" w:rsidRDefault="00596B29" w:rsidP="00E17117">
            <w:pPr>
              <w:spacing w:line="480" w:lineRule="auto"/>
              <w:jc w:val="both"/>
              <w:rPr>
                <w:rFonts w:ascii="Arial" w:hAnsi="Arial" w:cs="Arial"/>
                <w:b/>
                <w:bCs/>
              </w:rPr>
            </w:pPr>
            <w:r w:rsidRPr="006618EE">
              <w:rPr>
                <w:rFonts w:ascii="Arial" w:hAnsi="Arial" w:cs="Arial"/>
                <w:b/>
                <w:bCs/>
              </w:rPr>
              <w:t>RF-02</w:t>
            </w:r>
          </w:p>
        </w:tc>
        <w:tc>
          <w:tcPr>
            <w:tcW w:w="6753" w:type="dxa"/>
          </w:tcPr>
          <w:p w14:paraId="24F7E6C3" w14:textId="32C2A80F" w:rsidR="00596B29" w:rsidRPr="008269D9" w:rsidRDefault="00513BD8" w:rsidP="00E17117">
            <w:pPr>
              <w:spacing w:line="480" w:lineRule="auto"/>
              <w:jc w:val="both"/>
              <w:rPr>
                <w:rFonts w:ascii="Arial" w:hAnsi="Arial" w:cs="Arial"/>
              </w:rPr>
            </w:pPr>
            <w:r w:rsidRPr="008269D9">
              <w:rPr>
                <w:rFonts w:ascii="Arial" w:hAnsi="Arial" w:cs="Arial"/>
              </w:rPr>
              <w:t>Gestionar matrícula y seguimiento de estudiantes</w:t>
            </w:r>
          </w:p>
        </w:tc>
      </w:tr>
      <w:tr w:rsidR="00596B29" w:rsidRPr="008269D9" w14:paraId="4BD9ACEF" w14:textId="77777777">
        <w:tc>
          <w:tcPr>
            <w:tcW w:w="1559" w:type="dxa"/>
          </w:tcPr>
          <w:p w14:paraId="5BAA1A9C"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7CBADDD" w14:textId="2291A4F7" w:rsidR="00596B29" w:rsidRPr="008269D9" w:rsidRDefault="00513BD8" w:rsidP="00513BD8">
            <w:pPr>
              <w:spacing w:line="480" w:lineRule="auto"/>
              <w:jc w:val="both"/>
              <w:rPr>
                <w:rFonts w:ascii="Arial" w:hAnsi="Arial" w:cs="Arial"/>
              </w:rPr>
            </w:pPr>
            <w:r w:rsidRPr="008269D9">
              <w:rPr>
                <w:rFonts w:ascii="Arial" w:hAnsi="Arial" w:cs="Arial"/>
              </w:rPr>
              <w:t>El sistema debe permitir al personal administrativo registrar nuevos estudiantes con sus datos personales y documentación requerida, administrar su estado académico y hacer seguimiento del progreso en horas teóricas y prácticas completadas.</w:t>
            </w:r>
          </w:p>
        </w:tc>
      </w:tr>
      <w:tr w:rsidR="00596B29" w:rsidRPr="008269D9" w14:paraId="2133FF71" w14:textId="77777777">
        <w:tc>
          <w:tcPr>
            <w:tcW w:w="1559" w:type="dxa"/>
          </w:tcPr>
          <w:p w14:paraId="78CC28C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755F223A" w14:textId="77777777" w:rsidR="00513BD8" w:rsidRPr="008269D9" w:rsidRDefault="00513BD8" w:rsidP="00513BD8">
            <w:pPr>
              <w:spacing w:line="480" w:lineRule="auto"/>
              <w:jc w:val="both"/>
              <w:rPr>
                <w:rFonts w:ascii="Arial" w:hAnsi="Arial" w:cs="Arial"/>
              </w:rPr>
            </w:pPr>
            <w:r w:rsidRPr="008269D9">
              <w:rPr>
                <w:rFonts w:ascii="Arial" w:hAnsi="Arial" w:cs="Arial"/>
              </w:rPr>
              <w:t>Datos personales del estudiante (cédula de 10 dígitos, nombres, apellidos, fecha de nacimiento, dirección, teléfono, correo).</w:t>
            </w:r>
          </w:p>
          <w:p w14:paraId="5DB0F7A4" w14:textId="77777777" w:rsidR="00513BD8" w:rsidRPr="008269D9" w:rsidRDefault="00513BD8" w:rsidP="00513BD8">
            <w:pPr>
              <w:spacing w:line="480" w:lineRule="auto"/>
              <w:jc w:val="both"/>
              <w:rPr>
                <w:rFonts w:ascii="Arial" w:hAnsi="Arial" w:cs="Arial"/>
              </w:rPr>
            </w:pPr>
            <w:r w:rsidRPr="008269D9">
              <w:rPr>
                <w:rFonts w:ascii="Arial" w:hAnsi="Arial" w:cs="Arial"/>
              </w:rPr>
              <w:t>Documentación requerida (copia de cédula, certificado médico, fotografía).</w:t>
            </w:r>
          </w:p>
          <w:p w14:paraId="4B4495CF" w14:textId="69193B99" w:rsidR="00596B29" w:rsidRPr="008269D9" w:rsidRDefault="00513BD8" w:rsidP="00513BD8">
            <w:pPr>
              <w:spacing w:line="480" w:lineRule="auto"/>
              <w:jc w:val="both"/>
              <w:rPr>
                <w:rFonts w:ascii="Arial" w:hAnsi="Arial" w:cs="Arial"/>
              </w:rPr>
            </w:pPr>
            <w:r w:rsidRPr="008269D9">
              <w:rPr>
                <w:rFonts w:ascii="Arial" w:hAnsi="Arial" w:cs="Arial"/>
              </w:rPr>
              <w:t>Plan de pago seleccionado y tipo de licencia a obtener.</w:t>
            </w:r>
          </w:p>
        </w:tc>
      </w:tr>
      <w:tr w:rsidR="00596B29" w:rsidRPr="008269D9" w14:paraId="02148A2D" w14:textId="77777777">
        <w:tc>
          <w:tcPr>
            <w:tcW w:w="1559" w:type="dxa"/>
          </w:tcPr>
          <w:p w14:paraId="62DB525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Proceso</w:t>
            </w:r>
          </w:p>
        </w:tc>
        <w:tc>
          <w:tcPr>
            <w:tcW w:w="6753" w:type="dxa"/>
          </w:tcPr>
          <w:p w14:paraId="307706F2" w14:textId="77777777" w:rsidR="00513BD8" w:rsidRPr="008269D9" w:rsidRDefault="00513BD8" w:rsidP="00513BD8">
            <w:pPr>
              <w:spacing w:line="480" w:lineRule="auto"/>
              <w:jc w:val="both"/>
              <w:rPr>
                <w:rFonts w:ascii="Arial" w:hAnsi="Arial" w:cs="Arial"/>
              </w:rPr>
            </w:pPr>
            <w:r w:rsidRPr="008269D9">
              <w:rPr>
                <w:rFonts w:ascii="Arial" w:hAnsi="Arial" w:cs="Arial"/>
              </w:rPr>
              <w:t>Validar unicidad de la cédula con verificación del dígito verificador.</w:t>
            </w:r>
          </w:p>
          <w:p w14:paraId="61524B4D" w14:textId="77777777" w:rsidR="00513BD8" w:rsidRPr="008269D9" w:rsidRDefault="00513BD8" w:rsidP="00513BD8">
            <w:pPr>
              <w:spacing w:line="480" w:lineRule="auto"/>
              <w:jc w:val="both"/>
              <w:rPr>
                <w:rFonts w:ascii="Arial" w:hAnsi="Arial" w:cs="Arial"/>
              </w:rPr>
            </w:pPr>
            <w:r w:rsidRPr="008269D9">
              <w:rPr>
                <w:rFonts w:ascii="Arial" w:hAnsi="Arial" w:cs="Arial"/>
              </w:rPr>
              <w:t>Registrar al estudiante y generar un código único de matrícula.</w:t>
            </w:r>
          </w:p>
          <w:p w14:paraId="2D1FBD90" w14:textId="77777777" w:rsidR="00513BD8" w:rsidRPr="008269D9" w:rsidRDefault="00513BD8" w:rsidP="00513BD8">
            <w:pPr>
              <w:spacing w:line="480" w:lineRule="auto"/>
              <w:jc w:val="both"/>
              <w:rPr>
                <w:rFonts w:ascii="Arial" w:hAnsi="Arial" w:cs="Arial"/>
              </w:rPr>
            </w:pPr>
            <w:r w:rsidRPr="008269D9">
              <w:rPr>
                <w:rFonts w:ascii="Arial" w:hAnsi="Arial" w:cs="Arial"/>
              </w:rPr>
              <w:t>Asociar el plan de pago y los requisitos académicos correspondientes.</w:t>
            </w:r>
          </w:p>
          <w:p w14:paraId="35B80911" w14:textId="77777777" w:rsidR="00513BD8" w:rsidRPr="008269D9" w:rsidRDefault="00513BD8" w:rsidP="00513BD8">
            <w:pPr>
              <w:spacing w:line="480" w:lineRule="auto"/>
              <w:jc w:val="both"/>
              <w:rPr>
                <w:rFonts w:ascii="Arial" w:hAnsi="Arial" w:cs="Arial"/>
              </w:rPr>
            </w:pPr>
            <w:r w:rsidRPr="008269D9">
              <w:rPr>
                <w:rFonts w:ascii="Arial" w:hAnsi="Arial" w:cs="Arial"/>
              </w:rPr>
              <w:t>Habilitar el acceso del estudiante al portal con sus credenciales.</w:t>
            </w:r>
          </w:p>
          <w:p w14:paraId="12F2A79A" w14:textId="70409D27" w:rsidR="00596B29" w:rsidRPr="008269D9" w:rsidRDefault="00513BD8" w:rsidP="00513BD8">
            <w:pPr>
              <w:spacing w:line="480" w:lineRule="auto"/>
              <w:jc w:val="both"/>
              <w:rPr>
                <w:rFonts w:ascii="Arial" w:hAnsi="Arial" w:cs="Arial"/>
              </w:rPr>
            </w:pPr>
            <w:r w:rsidRPr="008269D9">
              <w:rPr>
                <w:rFonts w:ascii="Arial" w:hAnsi="Arial" w:cs="Arial"/>
              </w:rPr>
              <w:t>Actualizar el progreso académico conforme se registren asistencias y clases.</w:t>
            </w:r>
          </w:p>
        </w:tc>
      </w:tr>
      <w:tr w:rsidR="00596B29" w:rsidRPr="008269D9" w14:paraId="4E7B3EFD" w14:textId="77777777">
        <w:tc>
          <w:tcPr>
            <w:tcW w:w="1559" w:type="dxa"/>
          </w:tcPr>
          <w:p w14:paraId="6905A1E8"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0D47C328" w14:textId="77777777" w:rsidR="00513BD8" w:rsidRPr="008269D9" w:rsidRDefault="00513BD8" w:rsidP="00513BD8">
            <w:pPr>
              <w:spacing w:line="480" w:lineRule="auto"/>
              <w:jc w:val="both"/>
              <w:rPr>
                <w:rFonts w:ascii="Arial" w:hAnsi="Arial" w:cs="Arial"/>
              </w:rPr>
            </w:pPr>
            <w:r w:rsidRPr="008269D9">
              <w:rPr>
                <w:rFonts w:ascii="Arial" w:hAnsi="Arial" w:cs="Arial"/>
              </w:rPr>
              <w:t>Estudiante registrado con código único de matrícula.</w:t>
            </w:r>
          </w:p>
          <w:p w14:paraId="15168CE8" w14:textId="77777777" w:rsidR="00513BD8" w:rsidRPr="008269D9" w:rsidRDefault="00513BD8" w:rsidP="00513BD8">
            <w:pPr>
              <w:spacing w:line="480" w:lineRule="auto"/>
              <w:jc w:val="both"/>
              <w:rPr>
                <w:rFonts w:ascii="Arial" w:hAnsi="Arial" w:cs="Arial"/>
              </w:rPr>
            </w:pPr>
            <w:r w:rsidRPr="008269D9">
              <w:rPr>
                <w:rFonts w:ascii="Arial" w:hAnsi="Arial" w:cs="Arial"/>
              </w:rPr>
              <w:t>Correo de bienvenida enviado automáticamente.</w:t>
            </w:r>
          </w:p>
          <w:p w14:paraId="1D285CAD" w14:textId="77777777" w:rsidR="00513BD8" w:rsidRPr="008269D9" w:rsidRDefault="00513BD8" w:rsidP="00513BD8">
            <w:pPr>
              <w:spacing w:line="480" w:lineRule="auto"/>
              <w:jc w:val="both"/>
              <w:rPr>
                <w:rFonts w:ascii="Arial" w:hAnsi="Arial" w:cs="Arial"/>
              </w:rPr>
            </w:pPr>
            <w:r w:rsidRPr="008269D9">
              <w:rPr>
                <w:rFonts w:ascii="Arial" w:hAnsi="Arial" w:cs="Arial"/>
              </w:rPr>
              <w:t>Acceso al portal del estudiante habilitado.</w:t>
            </w:r>
          </w:p>
          <w:p w14:paraId="30781BC3" w14:textId="77777777" w:rsidR="00513BD8" w:rsidRPr="008269D9" w:rsidRDefault="00513BD8" w:rsidP="00513BD8">
            <w:pPr>
              <w:spacing w:line="480" w:lineRule="auto"/>
              <w:jc w:val="both"/>
              <w:rPr>
                <w:rFonts w:ascii="Arial" w:hAnsi="Arial" w:cs="Arial"/>
              </w:rPr>
            </w:pPr>
            <w:r w:rsidRPr="008269D9">
              <w:rPr>
                <w:rFonts w:ascii="Arial" w:hAnsi="Arial" w:cs="Arial"/>
              </w:rPr>
              <w:t>Progreso académico visible con horas teóricas y prácticas acumuladas.</w:t>
            </w:r>
          </w:p>
          <w:p w14:paraId="18213F04" w14:textId="0ACDC330" w:rsidR="00596B29" w:rsidRPr="008269D9" w:rsidRDefault="00513BD8" w:rsidP="00513BD8">
            <w:pPr>
              <w:spacing w:line="480" w:lineRule="auto"/>
              <w:jc w:val="both"/>
              <w:rPr>
                <w:rFonts w:ascii="Arial" w:hAnsi="Arial" w:cs="Arial"/>
              </w:rPr>
            </w:pPr>
            <w:r w:rsidRPr="008269D9">
              <w:rPr>
                <w:rFonts w:ascii="Arial" w:hAnsi="Arial" w:cs="Arial"/>
              </w:rPr>
              <w:t>Reporte de finalización descargable al completar todos los requisitos.</w:t>
            </w:r>
          </w:p>
        </w:tc>
      </w:tr>
      <w:tr w:rsidR="00596B29" w:rsidRPr="008269D9" w14:paraId="5C1C1401" w14:textId="77777777">
        <w:tc>
          <w:tcPr>
            <w:tcW w:w="1559" w:type="dxa"/>
          </w:tcPr>
          <w:p w14:paraId="692C552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C54566A" w14:textId="77777777" w:rsidR="00513BD8" w:rsidRPr="008269D9" w:rsidRDefault="00513BD8" w:rsidP="00513BD8">
            <w:pPr>
              <w:spacing w:line="480" w:lineRule="auto"/>
              <w:jc w:val="both"/>
              <w:rPr>
                <w:rFonts w:ascii="Arial" w:hAnsi="Arial" w:cs="Arial"/>
              </w:rPr>
            </w:pPr>
            <w:r w:rsidRPr="008269D9">
              <w:rPr>
                <w:rFonts w:ascii="Arial" w:hAnsi="Arial" w:cs="Arial"/>
              </w:rPr>
              <w:t>Reglas / Condiciones</w:t>
            </w:r>
            <w:r w:rsidRPr="008269D9">
              <w:rPr>
                <w:rFonts w:ascii="Arial" w:hAnsi="Arial" w:cs="Arial"/>
              </w:rPr>
              <w:tab/>
              <w:t>La cédula debe tener exactamente 10 dígitos y pasar la validación del dígito verificador ecuatoriano.</w:t>
            </w:r>
          </w:p>
          <w:p w14:paraId="7A841E76" w14:textId="77777777" w:rsidR="00513BD8" w:rsidRPr="008269D9" w:rsidRDefault="00513BD8" w:rsidP="00513BD8">
            <w:pPr>
              <w:spacing w:line="480" w:lineRule="auto"/>
              <w:jc w:val="both"/>
              <w:rPr>
                <w:rFonts w:ascii="Arial" w:hAnsi="Arial" w:cs="Arial"/>
              </w:rPr>
            </w:pPr>
            <w:r w:rsidRPr="008269D9">
              <w:rPr>
                <w:rFonts w:ascii="Arial" w:hAnsi="Arial" w:cs="Arial"/>
              </w:rPr>
              <w:t>No se puede registrar un estudiante con una cédula ya existente en el sistema.</w:t>
            </w:r>
          </w:p>
          <w:p w14:paraId="39917BBF" w14:textId="77777777" w:rsidR="00513BD8" w:rsidRPr="008269D9" w:rsidRDefault="00513BD8" w:rsidP="00513BD8">
            <w:pPr>
              <w:spacing w:line="480" w:lineRule="auto"/>
              <w:jc w:val="both"/>
              <w:rPr>
                <w:rFonts w:ascii="Arial" w:hAnsi="Arial" w:cs="Arial"/>
              </w:rPr>
            </w:pPr>
            <w:r w:rsidRPr="008269D9">
              <w:rPr>
                <w:rFonts w:ascii="Arial" w:hAnsi="Arial" w:cs="Arial"/>
              </w:rPr>
              <w:t>El estado del estudiante puede ser: Activo, Inactivo, Graduado o Retirado.</w:t>
            </w:r>
          </w:p>
          <w:p w14:paraId="64CB08C3" w14:textId="1D451100" w:rsidR="00596B29" w:rsidRPr="008269D9" w:rsidRDefault="00513BD8" w:rsidP="00513BD8">
            <w:pPr>
              <w:spacing w:line="480" w:lineRule="auto"/>
              <w:jc w:val="both"/>
              <w:rPr>
                <w:rFonts w:ascii="Arial" w:hAnsi="Arial" w:cs="Arial"/>
              </w:rPr>
            </w:pPr>
            <w:r w:rsidRPr="008269D9">
              <w:rPr>
                <w:rFonts w:ascii="Arial" w:hAnsi="Arial" w:cs="Arial"/>
              </w:rPr>
              <w:t>El reporte de finalización solo se habilita cuando se completan el 100% de horas reglamentarias.</w:t>
            </w:r>
          </w:p>
        </w:tc>
      </w:tr>
    </w:tbl>
    <w:p>
      <w:pPr>
        <w:pStyle w:val="Descripcin"/>
      </w:pPr>
      <w:pStyle w:val="Caption"/>
      <w:r/>
      <w:r>
        <w:rPr>
          <w:color w:val="000000"/>
          <w:sz w:val="20"/>
        </w:rPr>
        <w:t>Tabla 3: Matriz de requerimientos funcionales del sistema - Módulo de Estudiantes</w:t>
      </w:r>
    </w:p>
    <w:p w14:paraId="57929149" w14:textId="77777777" w:rsidR="00596B29" w:rsidRPr="008269D9" w:rsidRDefault="00596B29" w:rsidP="00CA4349">
      <w:pPr>
        <w:spacing w:line="480" w:lineRule="auto"/>
        <w:ind w:left="708"/>
        <w:jc w:val="both"/>
        <w:rPr>
          <w:rFonts w:ascii="Arial" w:hAnsi="Arial" w:cs="Arial"/>
          <w:i/>
          <w:iCs/>
        </w:rPr>
      </w:pPr>
    </w:p>
    <w:p>
      <w:pPr>
        <w:pStyle w:val="Descripcin"/>
      </w:pPr>
      <w:pStyle w:val="Caption"/>
      <w:r/>
      <w:r>
        <w:rPr>
          <w:color w:val="000000"/>
          <w:sz w:val="20"/>
        </w:rPr>
        <w:t>Tabla 4: Matriz de requerimientos funcionales del sistema - Módulo de Cobros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05468F" w14:textId="77777777">
        <w:trPr>
          <w:trHeight w:val="386"/>
        </w:trPr>
        <w:tc>
          <w:tcPr>
            <w:tcW w:w="1559" w:type="dxa"/>
          </w:tcPr>
          <w:p w14:paraId="3BC232A3" w14:textId="133FF7DE" w:rsidR="00596B29" w:rsidRPr="006618EE" w:rsidRDefault="00596B29" w:rsidP="00E17117">
            <w:pPr>
              <w:spacing w:line="480" w:lineRule="auto"/>
              <w:jc w:val="both"/>
              <w:rPr>
                <w:rFonts w:ascii="Arial" w:hAnsi="Arial" w:cs="Arial"/>
                <w:b/>
                <w:bCs/>
              </w:rPr>
            </w:pPr>
            <w:r w:rsidRPr="006618EE">
              <w:rPr>
                <w:rFonts w:ascii="Arial" w:hAnsi="Arial" w:cs="Arial"/>
                <w:b/>
                <w:bCs/>
              </w:rPr>
              <w:t>RF-03</w:t>
            </w:r>
          </w:p>
        </w:tc>
        <w:tc>
          <w:tcPr>
            <w:tcW w:w="6753" w:type="dxa"/>
          </w:tcPr>
          <w:p w14:paraId="241D7B05" w14:textId="4C939397" w:rsidR="00596B29" w:rsidRPr="008269D9" w:rsidRDefault="00513BD8" w:rsidP="00E17117">
            <w:pPr>
              <w:spacing w:line="480" w:lineRule="auto"/>
              <w:jc w:val="both"/>
              <w:rPr>
                <w:rFonts w:ascii="Arial" w:hAnsi="Arial" w:cs="Arial"/>
              </w:rPr>
            </w:pPr>
            <w:r w:rsidRPr="008269D9">
              <w:rPr>
                <w:rFonts w:ascii="Arial" w:hAnsi="Arial" w:cs="Arial"/>
              </w:rPr>
              <w:t>Gestionar programación de clases prácticas (Asignaciones)</w:t>
            </w:r>
          </w:p>
        </w:tc>
      </w:tr>
      <w:tr w:rsidR="00596B29" w:rsidRPr="008269D9" w14:paraId="5F2A2134" w14:textId="77777777">
        <w:tc>
          <w:tcPr>
            <w:tcW w:w="1559" w:type="dxa"/>
          </w:tcPr>
          <w:p w14:paraId="5770AA53"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18430BD8" w14:textId="4E21D520" w:rsidR="00596B29" w:rsidRPr="008269D9" w:rsidRDefault="00513BD8" w:rsidP="00E17117">
            <w:pPr>
              <w:spacing w:line="480" w:lineRule="auto"/>
              <w:jc w:val="both"/>
              <w:rPr>
                <w:rFonts w:ascii="Arial" w:hAnsi="Arial" w:cs="Arial"/>
              </w:rPr>
            </w:pPr>
            <w:r w:rsidRPr="008269D9">
              <w:rPr>
                <w:rFonts w:ascii="Arial" w:hAnsi="Arial" w:cs="Arial"/>
              </w:rPr>
              <w:t xml:space="preserve">El sistema debe permitir al personal administrativo programar clases prácticas asignando instructor, estudiante y vehículo para una fecha y hora determinada, validando automáticamente la </w:t>
            </w:r>
            <w:r w:rsidRPr="008269D9">
              <w:rPr>
                <w:rFonts w:ascii="Arial" w:hAnsi="Arial" w:cs="Arial"/>
              </w:rPr>
              <w:lastRenderedPageBreak/>
              <w:t>disponibilidad de todos los recursos involucrados antes de confirmar la asignación.</w:t>
            </w:r>
          </w:p>
        </w:tc>
      </w:tr>
      <w:tr w:rsidR="00596B29" w:rsidRPr="008269D9" w14:paraId="2A629C7B" w14:textId="77777777">
        <w:tc>
          <w:tcPr>
            <w:tcW w:w="1559" w:type="dxa"/>
          </w:tcPr>
          <w:p w14:paraId="6E48A98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Entradas</w:t>
            </w:r>
          </w:p>
        </w:tc>
        <w:tc>
          <w:tcPr>
            <w:tcW w:w="6753" w:type="dxa"/>
          </w:tcPr>
          <w:p w14:paraId="749C4727" w14:textId="38A5D317" w:rsidR="00596B29" w:rsidRPr="008269D9" w:rsidRDefault="00513BD8" w:rsidP="00E17117">
            <w:pPr>
              <w:spacing w:line="480" w:lineRule="auto"/>
              <w:jc w:val="both"/>
              <w:rPr>
                <w:rFonts w:ascii="Arial" w:hAnsi="Arial" w:cs="Arial"/>
              </w:rPr>
            </w:pPr>
            <w:r w:rsidRPr="008269D9">
              <w:rPr>
                <w:rFonts w:ascii="Arial" w:hAnsi="Arial" w:cs="Arial"/>
              </w:rPr>
              <w:t>Fecha y hora de la clase, estudiante seleccionado, instructor disponible, vehículo disponible, duración de la clase, observaciones opcionales.</w:t>
            </w:r>
          </w:p>
        </w:tc>
      </w:tr>
      <w:tr w:rsidR="00596B29" w:rsidRPr="008269D9" w14:paraId="13E33BB2" w14:textId="77777777">
        <w:tc>
          <w:tcPr>
            <w:tcW w:w="1559" w:type="dxa"/>
          </w:tcPr>
          <w:p w14:paraId="2419D129"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2D6C1BC6"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estudiante tenga pagos al día y no tenga conflictos de horario.</w:t>
            </w:r>
          </w:p>
          <w:p w14:paraId="2772366D" w14:textId="77777777" w:rsidR="00513BD8" w:rsidRPr="008269D9" w:rsidRDefault="00513BD8" w:rsidP="00513BD8">
            <w:pPr>
              <w:spacing w:line="480" w:lineRule="auto"/>
              <w:jc w:val="both"/>
              <w:rPr>
                <w:rFonts w:ascii="Arial" w:hAnsi="Arial" w:cs="Arial"/>
              </w:rPr>
            </w:pPr>
            <w:r w:rsidRPr="008269D9">
              <w:rPr>
                <w:rFonts w:ascii="Arial" w:hAnsi="Arial" w:cs="Arial"/>
              </w:rPr>
              <w:t>Validar que el instructor no tenga otra clase asignada a la misma hora.</w:t>
            </w:r>
          </w:p>
          <w:p w14:paraId="639EAF9D" w14:textId="77777777" w:rsidR="00513BD8" w:rsidRPr="008269D9" w:rsidRDefault="00513BD8" w:rsidP="00513BD8">
            <w:pPr>
              <w:spacing w:line="480" w:lineRule="auto"/>
              <w:jc w:val="both"/>
              <w:rPr>
                <w:rFonts w:ascii="Arial" w:hAnsi="Arial" w:cs="Arial"/>
              </w:rPr>
            </w:pPr>
            <w:r w:rsidRPr="008269D9">
              <w:rPr>
                <w:rFonts w:ascii="Arial" w:hAnsi="Arial" w:cs="Arial"/>
              </w:rPr>
              <w:t>Verificar que el vehículo no esté en mantenimiento ni asignado en ese horario.</w:t>
            </w:r>
          </w:p>
          <w:p w14:paraId="59C406D4" w14:textId="77777777" w:rsidR="00513BD8" w:rsidRPr="008269D9" w:rsidRDefault="00513BD8" w:rsidP="00513BD8">
            <w:pPr>
              <w:spacing w:line="480" w:lineRule="auto"/>
              <w:jc w:val="both"/>
              <w:rPr>
                <w:rFonts w:ascii="Arial" w:hAnsi="Arial" w:cs="Arial"/>
              </w:rPr>
            </w:pPr>
            <w:r w:rsidRPr="008269D9">
              <w:rPr>
                <w:rFonts w:ascii="Arial" w:hAnsi="Arial" w:cs="Arial"/>
              </w:rPr>
              <w:t>Registrar la clase con un código único de asignación.</w:t>
            </w:r>
          </w:p>
          <w:p w14:paraId="0D79C766" w14:textId="5046E954" w:rsidR="00596B29" w:rsidRPr="008269D9" w:rsidRDefault="00513BD8" w:rsidP="00513BD8">
            <w:pPr>
              <w:spacing w:line="480" w:lineRule="auto"/>
              <w:jc w:val="both"/>
              <w:rPr>
                <w:rFonts w:ascii="Arial" w:hAnsi="Arial" w:cs="Arial"/>
              </w:rPr>
            </w:pPr>
            <w:r w:rsidRPr="008269D9">
              <w:rPr>
                <w:rFonts w:ascii="Arial" w:hAnsi="Arial" w:cs="Arial"/>
              </w:rPr>
              <w:t>Enviar notificaciones automáticas por correo al estudiante y al instructor.</w:t>
            </w:r>
          </w:p>
        </w:tc>
      </w:tr>
      <w:tr w:rsidR="00596B29" w:rsidRPr="008269D9" w14:paraId="157E6139" w14:textId="77777777">
        <w:tc>
          <w:tcPr>
            <w:tcW w:w="1559" w:type="dxa"/>
          </w:tcPr>
          <w:p w14:paraId="0F75D284"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41915DCB" w14:textId="77777777" w:rsidR="00513BD8" w:rsidRPr="008269D9" w:rsidRDefault="00513BD8" w:rsidP="00513BD8">
            <w:pPr>
              <w:spacing w:line="480" w:lineRule="auto"/>
              <w:jc w:val="both"/>
              <w:rPr>
                <w:rFonts w:ascii="Arial" w:hAnsi="Arial" w:cs="Arial"/>
              </w:rPr>
            </w:pPr>
            <w:r w:rsidRPr="008269D9">
              <w:rPr>
                <w:rFonts w:ascii="Arial" w:hAnsi="Arial" w:cs="Arial"/>
              </w:rPr>
              <w:t>Clase práctica registrada con código único.</w:t>
            </w:r>
          </w:p>
          <w:p w14:paraId="00C80779" w14:textId="77777777" w:rsidR="00513BD8" w:rsidRPr="008269D9" w:rsidRDefault="00513BD8" w:rsidP="00513BD8">
            <w:pPr>
              <w:spacing w:line="480" w:lineRule="auto"/>
              <w:jc w:val="both"/>
              <w:rPr>
                <w:rFonts w:ascii="Arial" w:hAnsi="Arial" w:cs="Arial"/>
              </w:rPr>
            </w:pPr>
            <w:r w:rsidRPr="008269D9">
              <w:rPr>
                <w:rFonts w:ascii="Arial" w:hAnsi="Arial" w:cs="Arial"/>
              </w:rPr>
              <w:t>Notificaciones enviadas al estudiante e instructor con detalles de la clase.</w:t>
            </w:r>
          </w:p>
          <w:p w14:paraId="14D34E74" w14:textId="77777777" w:rsidR="00513BD8" w:rsidRPr="008269D9" w:rsidRDefault="00513BD8" w:rsidP="00513BD8">
            <w:pPr>
              <w:spacing w:line="480" w:lineRule="auto"/>
              <w:jc w:val="both"/>
              <w:rPr>
                <w:rFonts w:ascii="Arial" w:hAnsi="Arial" w:cs="Arial"/>
              </w:rPr>
            </w:pPr>
            <w:r w:rsidRPr="008269D9">
              <w:rPr>
                <w:rFonts w:ascii="Arial" w:hAnsi="Arial" w:cs="Arial"/>
              </w:rPr>
              <w:t>Calendario actualizado reflejando la nueva asignación.</w:t>
            </w:r>
          </w:p>
          <w:p w14:paraId="3619C3EE" w14:textId="0975730A" w:rsidR="00596B29" w:rsidRPr="008269D9" w:rsidRDefault="00513BD8" w:rsidP="00513BD8">
            <w:pPr>
              <w:spacing w:line="480" w:lineRule="auto"/>
              <w:jc w:val="both"/>
              <w:rPr>
                <w:rFonts w:ascii="Arial" w:hAnsi="Arial" w:cs="Arial"/>
              </w:rPr>
            </w:pPr>
            <w:r w:rsidRPr="008269D9">
              <w:rPr>
                <w:rFonts w:ascii="Arial" w:hAnsi="Arial" w:cs="Arial"/>
              </w:rPr>
              <w:t>Estado de disponibilidad de recursos actualizado en tiempo real.</w:t>
            </w:r>
          </w:p>
        </w:tc>
      </w:tr>
      <w:tr w:rsidR="00596B29" w:rsidRPr="008269D9" w14:paraId="59FCEC1F" w14:textId="77777777">
        <w:tc>
          <w:tcPr>
            <w:tcW w:w="1559" w:type="dxa"/>
          </w:tcPr>
          <w:p w14:paraId="2C64806E"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8545322"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No se puede confirmar una asignación si cualquiera de los tres recursos (estudiante, instructor, vehículo) no está disponible.</w:t>
            </w:r>
          </w:p>
          <w:p w14:paraId="460607FF"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El estudiante debe tener pagos al día para poder programar una clase práctica.</w:t>
            </w:r>
          </w:p>
          <w:p w14:paraId="706D8C26" w14:textId="77777777" w:rsidR="00513BD8" w:rsidRPr="008269D9" w:rsidRDefault="00513BD8" w:rsidP="00513BD8">
            <w:pPr>
              <w:tabs>
                <w:tab w:val="left" w:pos="2320"/>
              </w:tabs>
              <w:spacing w:line="480" w:lineRule="auto"/>
              <w:jc w:val="both"/>
              <w:rPr>
                <w:rFonts w:ascii="Arial" w:hAnsi="Arial" w:cs="Arial"/>
              </w:rPr>
            </w:pPr>
            <w:r w:rsidRPr="008269D9">
              <w:rPr>
                <w:rFonts w:ascii="Arial" w:hAnsi="Arial" w:cs="Arial"/>
              </w:rPr>
              <w:t>Cada modificación o cancelación debe registrarse en el historial de la asignación.</w:t>
            </w:r>
          </w:p>
          <w:p w14:paraId="269FC2B2" w14:textId="35A6937A" w:rsidR="00596B29" w:rsidRPr="008269D9" w:rsidRDefault="00513BD8" w:rsidP="00513BD8">
            <w:pPr>
              <w:tabs>
                <w:tab w:val="left" w:pos="2320"/>
              </w:tabs>
              <w:spacing w:line="480" w:lineRule="auto"/>
              <w:jc w:val="both"/>
              <w:rPr>
                <w:rFonts w:ascii="Arial" w:hAnsi="Arial" w:cs="Arial"/>
              </w:rPr>
            </w:pPr>
            <w:r w:rsidRPr="008269D9">
              <w:rPr>
                <w:rFonts w:ascii="Arial" w:hAnsi="Arial" w:cs="Arial"/>
              </w:rPr>
              <w:t>Las notificaciones deben enviarse de forma asíncrona sin bloquear la confirmación.</w:t>
            </w:r>
          </w:p>
        </w:tc>
      </w:tr>
    </w:tbl>
    <w:p>
      <w:pPr>
        <w:pStyle w:val="Descripcin"/>
      </w:pPr>
      <w:pStyle w:val="Caption"/>
      <w:r/>
      <w:r>
        <w:rPr>
          <w:color w:val="000000"/>
          <w:sz w:val="20"/>
        </w:rPr>
        <w:t>Tabla 5: Matriz de requerimientos funcionales del sistema - Módulo de Vehículos</w:t>
      </w:r>
    </w:p>
    <w:p w14:paraId="4827D925" w14:textId="77777777" w:rsidR="00596B29" w:rsidRPr="008269D9" w:rsidRDefault="00596B29" w:rsidP="00CA4349">
      <w:pPr>
        <w:spacing w:line="480" w:lineRule="auto"/>
        <w:ind w:left="708"/>
        <w:jc w:val="both"/>
        <w:rPr>
          <w:rFonts w:ascii="Arial" w:hAnsi="Arial" w:cs="Arial"/>
          <w:i/>
          <w:iCs/>
        </w:rPr>
      </w:pPr>
    </w:p>
    <w:p>
      <w:pPr>
        <w:pStyle w:val="Descripcin"/>
      </w:pPr>
      <w:pStyle w:val="Caption"/>
      <w:r/>
      <w:r>
        <w:rPr>
          <w:color w:val="000000"/>
          <w:sz w:val="20"/>
        </w:rPr>
        <w:t>Tabla 6: Matriz de requerimientos funcionales del sistema - Módulo de Reportes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A7B2ACA" w14:textId="77777777">
        <w:trPr>
          <w:trHeight w:val="386"/>
        </w:trPr>
        <w:tc>
          <w:tcPr>
            <w:tcW w:w="1559" w:type="dxa"/>
          </w:tcPr>
          <w:p w14:paraId="37B273EF" w14:textId="75750A00" w:rsidR="00596B29" w:rsidRPr="006618EE" w:rsidRDefault="00596B29" w:rsidP="00E17117">
            <w:pPr>
              <w:spacing w:line="480" w:lineRule="auto"/>
              <w:jc w:val="both"/>
              <w:rPr>
                <w:rFonts w:ascii="Arial" w:hAnsi="Arial" w:cs="Arial"/>
                <w:b/>
                <w:bCs/>
              </w:rPr>
            </w:pPr>
            <w:r w:rsidRPr="006618EE">
              <w:rPr>
                <w:rFonts w:ascii="Arial" w:hAnsi="Arial" w:cs="Arial"/>
                <w:b/>
                <w:bCs/>
              </w:rPr>
              <w:t>RF-04</w:t>
            </w:r>
          </w:p>
        </w:tc>
        <w:tc>
          <w:tcPr>
            <w:tcW w:w="6753" w:type="dxa"/>
          </w:tcPr>
          <w:p w14:paraId="54166706" w14:textId="13F21B56" w:rsidR="00596B29" w:rsidRPr="008269D9" w:rsidRDefault="00513BD8" w:rsidP="00513BD8">
            <w:pPr>
              <w:tabs>
                <w:tab w:val="left" w:pos="2560"/>
              </w:tabs>
              <w:spacing w:line="480" w:lineRule="auto"/>
              <w:jc w:val="both"/>
              <w:rPr>
                <w:rFonts w:ascii="Arial" w:hAnsi="Arial" w:cs="Arial"/>
              </w:rPr>
            </w:pPr>
            <w:r w:rsidRPr="008269D9">
              <w:rPr>
                <w:rFonts w:ascii="Arial" w:hAnsi="Arial" w:cs="Arial"/>
              </w:rPr>
              <w:t>Gestionar cobros y pagos de estudiantes</w:t>
            </w:r>
          </w:p>
        </w:tc>
      </w:tr>
      <w:tr w:rsidR="00596B29" w:rsidRPr="008269D9" w14:paraId="1B6DE9F6" w14:textId="77777777">
        <w:tc>
          <w:tcPr>
            <w:tcW w:w="1559" w:type="dxa"/>
          </w:tcPr>
          <w:p w14:paraId="622590E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5633C734" w14:textId="0223A2E4"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pagos realizados por estudiantes, especificando el concepto, método de pago y monto, actualizando automáticamente el estado de cuenta del estudiante y generando los comprobantes correspondientes.</w:t>
            </w:r>
          </w:p>
        </w:tc>
      </w:tr>
      <w:tr w:rsidR="00596B29" w:rsidRPr="008269D9" w14:paraId="1FC9E2A4" w14:textId="77777777">
        <w:tc>
          <w:tcPr>
            <w:tcW w:w="1559" w:type="dxa"/>
          </w:tcPr>
          <w:p w14:paraId="62B5549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3CB84511"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Cédula, código o nombre del estudiante para búsqueda.</w:t>
            </w:r>
          </w:p>
          <w:p w14:paraId="043E65C9"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Concepto del pago (matrícula, mensualidad, clases adicionales).</w:t>
            </w:r>
          </w:p>
          <w:p w14:paraId="68D383DE" w14:textId="77777777" w:rsidR="00513BD8" w:rsidRPr="008269D9" w:rsidRDefault="00513BD8" w:rsidP="00513BD8">
            <w:pPr>
              <w:tabs>
                <w:tab w:val="left" w:pos="2800"/>
              </w:tabs>
              <w:spacing w:line="480" w:lineRule="auto"/>
              <w:jc w:val="both"/>
              <w:rPr>
                <w:rFonts w:ascii="Arial" w:hAnsi="Arial" w:cs="Arial"/>
              </w:rPr>
            </w:pPr>
            <w:r w:rsidRPr="008269D9">
              <w:rPr>
                <w:rFonts w:ascii="Arial" w:hAnsi="Arial" w:cs="Arial"/>
              </w:rPr>
              <w:t>Monto abonado, método de pago (efectivo, transferencia, tarjeta).</w:t>
            </w:r>
          </w:p>
          <w:p w14:paraId="6179FC1E" w14:textId="1576D02A" w:rsidR="00596B29" w:rsidRPr="008269D9" w:rsidRDefault="00513BD8" w:rsidP="00513BD8">
            <w:pPr>
              <w:tabs>
                <w:tab w:val="left" w:pos="2800"/>
              </w:tabs>
              <w:spacing w:line="480" w:lineRule="auto"/>
              <w:jc w:val="both"/>
              <w:rPr>
                <w:rFonts w:ascii="Arial" w:hAnsi="Arial" w:cs="Arial"/>
              </w:rPr>
            </w:pPr>
            <w:r w:rsidRPr="008269D9">
              <w:rPr>
                <w:rFonts w:ascii="Arial" w:hAnsi="Arial" w:cs="Arial"/>
              </w:rPr>
              <w:t>Número de comprobante bancario (opcional) y observaciones.</w:t>
            </w:r>
          </w:p>
        </w:tc>
      </w:tr>
      <w:tr w:rsidR="00596B29" w:rsidRPr="008269D9" w14:paraId="3740959D" w14:textId="77777777">
        <w:tc>
          <w:tcPr>
            <w:tcW w:w="1559" w:type="dxa"/>
          </w:tcPr>
          <w:p w14:paraId="1F087BF5"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0EDE25B3" w14:textId="77777777" w:rsidR="00513BD8" w:rsidRPr="008269D9" w:rsidRDefault="00513BD8" w:rsidP="00513BD8">
            <w:pPr>
              <w:spacing w:line="480" w:lineRule="auto"/>
              <w:jc w:val="both"/>
              <w:rPr>
                <w:rFonts w:ascii="Arial" w:hAnsi="Arial" w:cs="Arial"/>
              </w:rPr>
            </w:pPr>
            <w:r w:rsidRPr="008269D9">
              <w:rPr>
                <w:rFonts w:ascii="Arial" w:hAnsi="Arial" w:cs="Arial"/>
              </w:rPr>
              <w:t>Buscar y seleccionar al estudiante para visualizar su estado de cuenta.</w:t>
            </w:r>
          </w:p>
          <w:p w14:paraId="7B58EF42" w14:textId="77777777" w:rsidR="00513BD8" w:rsidRPr="008269D9" w:rsidRDefault="00513BD8" w:rsidP="00513BD8">
            <w:pPr>
              <w:spacing w:line="480" w:lineRule="auto"/>
              <w:jc w:val="both"/>
              <w:rPr>
                <w:rFonts w:ascii="Arial" w:hAnsi="Arial" w:cs="Arial"/>
              </w:rPr>
            </w:pPr>
            <w:r w:rsidRPr="008269D9">
              <w:rPr>
                <w:rFonts w:ascii="Arial" w:hAnsi="Arial" w:cs="Arial"/>
              </w:rPr>
              <w:t>Seleccionar el concepto a pagar entre los saldos pendientes.</w:t>
            </w:r>
          </w:p>
          <w:p w14:paraId="1DDFAFC3" w14:textId="77777777" w:rsidR="00513BD8" w:rsidRPr="008269D9" w:rsidRDefault="00513BD8" w:rsidP="00513BD8">
            <w:pPr>
              <w:spacing w:line="480" w:lineRule="auto"/>
              <w:jc w:val="both"/>
              <w:rPr>
                <w:rFonts w:ascii="Arial" w:hAnsi="Arial" w:cs="Arial"/>
              </w:rPr>
            </w:pPr>
            <w:r w:rsidRPr="008269D9">
              <w:rPr>
                <w:rFonts w:ascii="Arial" w:hAnsi="Arial" w:cs="Arial"/>
              </w:rPr>
              <w:t>Validar el monto ingresado (permite pagos totales o parciales).</w:t>
            </w:r>
          </w:p>
          <w:p w14:paraId="29669E30"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pago, actualizar saldos y calcular cuentas por cobrar pendientes.</w:t>
            </w:r>
          </w:p>
          <w:p w14:paraId="23881955" w14:textId="60CF62D0" w:rsidR="00596B29" w:rsidRPr="008269D9" w:rsidRDefault="00513BD8" w:rsidP="00513BD8">
            <w:pPr>
              <w:spacing w:line="480" w:lineRule="auto"/>
              <w:jc w:val="both"/>
              <w:rPr>
                <w:rFonts w:ascii="Arial" w:hAnsi="Arial" w:cs="Arial"/>
              </w:rPr>
            </w:pPr>
            <w:r w:rsidRPr="008269D9">
              <w:rPr>
                <w:rFonts w:ascii="Arial" w:hAnsi="Arial" w:cs="Arial"/>
              </w:rPr>
              <w:t>Generar comprobante interno y notificar al estudiante de forma asíncrona.</w:t>
            </w:r>
          </w:p>
        </w:tc>
      </w:tr>
      <w:tr w:rsidR="00596B29" w:rsidRPr="008269D9" w14:paraId="4C4FEA61" w14:textId="77777777">
        <w:tc>
          <w:tcPr>
            <w:tcW w:w="1559" w:type="dxa"/>
          </w:tcPr>
          <w:p w14:paraId="43B889AB"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Salidas</w:t>
            </w:r>
          </w:p>
        </w:tc>
        <w:tc>
          <w:tcPr>
            <w:tcW w:w="6753" w:type="dxa"/>
          </w:tcPr>
          <w:p w14:paraId="1F7D530A" w14:textId="77777777" w:rsidR="00513BD8" w:rsidRPr="008269D9" w:rsidRDefault="00513BD8" w:rsidP="00513BD8">
            <w:pPr>
              <w:spacing w:line="480" w:lineRule="auto"/>
              <w:jc w:val="both"/>
              <w:rPr>
                <w:rFonts w:ascii="Arial" w:hAnsi="Arial" w:cs="Arial"/>
              </w:rPr>
            </w:pPr>
            <w:r w:rsidRPr="008269D9">
              <w:rPr>
                <w:rFonts w:ascii="Arial" w:hAnsi="Arial" w:cs="Arial"/>
              </w:rPr>
              <w:t>Pago registrado con número de transacción único.</w:t>
            </w:r>
          </w:p>
          <w:p w14:paraId="25E76008" w14:textId="77777777" w:rsidR="00513BD8" w:rsidRPr="008269D9" w:rsidRDefault="00513BD8" w:rsidP="00513BD8">
            <w:pPr>
              <w:spacing w:line="480" w:lineRule="auto"/>
              <w:jc w:val="both"/>
              <w:rPr>
                <w:rFonts w:ascii="Arial" w:hAnsi="Arial" w:cs="Arial"/>
              </w:rPr>
            </w:pPr>
            <w:r w:rsidRPr="008269D9">
              <w:rPr>
                <w:rFonts w:ascii="Arial" w:hAnsi="Arial" w:cs="Arial"/>
              </w:rPr>
              <w:t>Estado de cuenta del estudiante actualizado con nuevo saldo.</w:t>
            </w:r>
          </w:p>
          <w:p w14:paraId="385BCBA1" w14:textId="77777777" w:rsidR="00513BD8" w:rsidRPr="008269D9" w:rsidRDefault="00513BD8" w:rsidP="00513BD8">
            <w:pPr>
              <w:spacing w:line="480" w:lineRule="auto"/>
              <w:jc w:val="both"/>
              <w:rPr>
                <w:rFonts w:ascii="Arial" w:hAnsi="Arial" w:cs="Arial"/>
              </w:rPr>
            </w:pPr>
            <w:r w:rsidRPr="008269D9">
              <w:rPr>
                <w:rFonts w:ascii="Arial" w:hAnsi="Arial" w:cs="Arial"/>
              </w:rPr>
              <w:t>Comprobante generado y disponible para descarga en el portal del estudiante.</w:t>
            </w:r>
          </w:p>
          <w:p w14:paraId="1986329A" w14:textId="349FA639" w:rsidR="00596B29" w:rsidRPr="008269D9" w:rsidRDefault="00513BD8" w:rsidP="00513BD8">
            <w:pPr>
              <w:spacing w:line="480" w:lineRule="auto"/>
              <w:jc w:val="both"/>
              <w:rPr>
                <w:rFonts w:ascii="Arial" w:hAnsi="Arial" w:cs="Arial"/>
              </w:rPr>
            </w:pPr>
            <w:r w:rsidRPr="008269D9">
              <w:rPr>
                <w:rFonts w:ascii="Arial" w:hAnsi="Arial" w:cs="Arial"/>
              </w:rPr>
              <w:t>Notificación enviada al estudiante confirmando el pago recibido.</w:t>
            </w:r>
          </w:p>
        </w:tc>
      </w:tr>
      <w:tr w:rsidR="00596B29" w:rsidRPr="008269D9" w14:paraId="1E57DFA7" w14:textId="77777777">
        <w:tc>
          <w:tcPr>
            <w:tcW w:w="1559" w:type="dxa"/>
          </w:tcPr>
          <w:p w14:paraId="30DF5A10"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2604776D" w14:textId="77777777" w:rsidR="00513BD8" w:rsidRPr="008269D9" w:rsidRDefault="00513BD8" w:rsidP="00513BD8">
            <w:pPr>
              <w:spacing w:line="480" w:lineRule="auto"/>
              <w:jc w:val="both"/>
              <w:rPr>
                <w:rFonts w:ascii="Arial" w:hAnsi="Arial" w:cs="Arial"/>
              </w:rPr>
            </w:pPr>
            <w:r w:rsidRPr="008269D9">
              <w:rPr>
                <w:rFonts w:ascii="Arial" w:hAnsi="Arial" w:cs="Arial"/>
              </w:rPr>
              <w:t>Los montos se registran en dólares USD con exactamente 2 decimales.</w:t>
            </w:r>
          </w:p>
          <w:p w14:paraId="14665D07" w14:textId="77777777" w:rsidR="00513BD8" w:rsidRPr="008269D9" w:rsidRDefault="00513BD8" w:rsidP="00513BD8">
            <w:pPr>
              <w:spacing w:line="480" w:lineRule="auto"/>
              <w:jc w:val="both"/>
              <w:rPr>
                <w:rFonts w:ascii="Arial" w:hAnsi="Arial" w:cs="Arial"/>
              </w:rPr>
            </w:pPr>
            <w:r w:rsidRPr="008269D9">
              <w:rPr>
                <w:rFonts w:ascii="Arial" w:hAnsi="Arial" w:cs="Arial"/>
              </w:rPr>
              <w:t>Se permiten pagos parciales; el sistema calcula automáticamente el saldo pendiente.</w:t>
            </w:r>
          </w:p>
          <w:p w14:paraId="360B9382" w14:textId="77777777" w:rsidR="00513BD8" w:rsidRPr="008269D9" w:rsidRDefault="00513BD8" w:rsidP="00513BD8">
            <w:pPr>
              <w:spacing w:line="480" w:lineRule="auto"/>
              <w:jc w:val="both"/>
              <w:rPr>
                <w:rFonts w:ascii="Arial" w:hAnsi="Arial" w:cs="Arial"/>
              </w:rPr>
            </w:pPr>
            <w:r w:rsidRPr="008269D9">
              <w:rPr>
                <w:rFonts w:ascii="Arial" w:hAnsi="Arial" w:cs="Arial"/>
              </w:rPr>
              <w:lastRenderedPageBreak/>
              <w:t>Toda transacción queda registrada en el historial con trazabilidad completa (usuario, fecha/hora, IP).</w:t>
            </w:r>
          </w:p>
          <w:p w14:paraId="038EF4F4" w14:textId="7526C461" w:rsidR="00596B29" w:rsidRPr="008269D9" w:rsidRDefault="00513BD8" w:rsidP="00513BD8">
            <w:pPr>
              <w:spacing w:line="480" w:lineRule="auto"/>
              <w:jc w:val="both"/>
              <w:rPr>
                <w:rFonts w:ascii="Arial" w:hAnsi="Arial" w:cs="Arial"/>
              </w:rPr>
            </w:pPr>
            <w:r w:rsidRPr="008269D9">
              <w:rPr>
                <w:rFonts w:ascii="Arial" w:hAnsi="Arial" w:cs="Arial"/>
              </w:rPr>
              <w:t>No se pueden eliminar pagos registrados; solo se pueden emitir notas de ajuste con aprobación del administrador.</w:t>
            </w:r>
          </w:p>
        </w:tc>
      </w:tr>
    </w:tbl>
    <w:p w14:paraId="6C09313A" w14:textId="77777777" w:rsidR="00596B29" w:rsidRPr="008269D9" w:rsidRDefault="00596B29" w:rsidP="00CA4349">
      <w:pPr>
        <w:spacing w:line="480" w:lineRule="auto"/>
        <w:ind w:left="708"/>
        <w:jc w:val="both"/>
        <w:rPr>
          <w:rFonts w:ascii="Arial" w:hAnsi="Arial" w:cs="Arial"/>
          <w:i/>
          <w:iCs/>
        </w:rPr>
      </w:pP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1A705178" w14:textId="77777777">
        <w:trPr>
          <w:trHeight w:val="386"/>
        </w:trPr>
        <w:tc>
          <w:tcPr>
            <w:tcW w:w="1559" w:type="dxa"/>
          </w:tcPr>
          <w:p w14:paraId="683E3CA4" w14:textId="4155A66A" w:rsidR="00596B29" w:rsidRPr="006618EE" w:rsidRDefault="00596B29" w:rsidP="00E17117">
            <w:pPr>
              <w:spacing w:line="480" w:lineRule="auto"/>
              <w:jc w:val="both"/>
              <w:rPr>
                <w:rFonts w:ascii="Arial" w:hAnsi="Arial" w:cs="Arial"/>
                <w:b/>
                <w:bCs/>
              </w:rPr>
            </w:pPr>
            <w:r w:rsidRPr="006618EE">
              <w:rPr>
                <w:rFonts w:ascii="Arial" w:hAnsi="Arial" w:cs="Arial"/>
                <w:b/>
                <w:bCs/>
              </w:rPr>
              <w:t>RF-05</w:t>
            </w:r>
          </w:p>
        </w:tc>
        <w:tc>
          <w:tcPr>
            <w:tcW w:w="6753" w:type="dxa"/>
          </w:tcPr>
          <w:p w14:paraId="36A95D62" w14:textId="06DF3BB2" w:rsidR="00596B29" w:rsidRPr="008269D9" w:rsidRDefault="00513BD8" w:rsidP="00513BD8">
            <w:pPr>
              <w:spacing w:line="480" w:lineRule="auto"/>
              <w:rPr>
                <w:rFonts w:ascii="Arial" w:hAnsi="Arial" w:cs="Arial"/>
              </w:rPr>
            </w:pPr>
            <w:r w:rsidRPr="008269D9">
              <w:rPr>
                <w:rFonts w:ascii="Arial" w:hAnsi="Arial" w:cs="Arial"/>
              </w:rPr>
              <w:t>Gestionar flota vehicular</w:t>
            </w:r>
          </w:p>
        </w:tc>
      </w:tr>
      <w:tr w:rsidR="00596B29" w:rsidRPr="008269D9" w14:paraId="2F0A0D2C" w14:textId="77777777">
        <w:tc>
          <w:tcPr>
            <w:tcW w:w="1559" w:type="dxa"/>
          </w:tcPr>
          <w:p w14:paraId="61F22C67"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229E5405" w14:textId="682EFC00"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registrar y administrar los vehículos de la escuela de conducción, incluyendo su documentación, estado operativo, mantenimientos programados y correctivos, y control de kilometraje y combustible.</w:t>
            </w:r>
          </w:p>
        </w:tc>
      </w:tr>
      <w:tr w:rsidR="00513BD8" w:rsidRPr="008269D9" w14:paraId="246E2346" w14:textId="77777777">
        <w:tc>
          <w:tcPr>
            <w:tcW w:w="1559" w:type="dxa"/>
          </w:tcPr>
          <w:p w14:paraId="2FA82428"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Entradas</w:t>
            </w:r>
          </w:p>
        </w:tc>
        <w:tc>
          <w:tcPr>
            <w:tcW w:w="6753" w:type="dxa"/>
          </w:tcPr>
          <w:p w14:paraId="3D3B50C2" w14:textId="77777777" w:rsidR="00513BD8" w:rsidRPr="008269D9" w:rsidRDefault="00513BD8" w:rsidP="00513BD8">
            <w:pPr>
              <w:spacing w:before="40" w:after="40"/>
            </w:pPr>
            <w:r w:rsidRPr="008269D9">
              <w:rPr>
                <w:rFonts w:ascii="Arial" w:eastAsia="Arial" w:hAnsi="Arial" w:cs="Arial"/>
              </w:rPr>
              <w:t>Datos del vehículo (placa en formato ABC-1234 o AAA-1234, modelo, año, características técnicas).</w:t>
            </w:r>
          </w:p>
          <w:p w14:paraId="2795E70A" w14:textId="77777777" w:rsidR="00513BD8" w:rsidRPr="008269D9" w:rsidRDefault="00513BD8" w:rsidP="00513BD8">
            <w:pPr>
              <w:spacing w:before="40" w:after="40"/>
            </w:pPr>
            <w:r w:rsidRPr="008269D9">
              <w:rPr>
                <w:rFonts w:ascii="Arial" w:eastAsia="Arial" w:hAnsi="Arial" w:cs="Arial"/>
              </w:rPr>
              <w:t>Fechas de vencimiento de SOAT y revisión técnica.</w:t>
            </w:r>
          </w:p>
          <w:p w14:paraId="3CCD25D4" w14:textId="77777777" w:rsidR="00513BD8" w:rsidRPr="008269D9" w:rsidRDefault="00513BD8" w:rsidP="00513BD8">
            <w:pPr>
              <w:spacing w:before="40" w:after="40"/>
            </w:pPr>
            <w:r w:rsidRPr="008269D9">
              <w:rPr>
                <w:rFonts w:ascii="Arial" w:eastAsia="Arial" w:hAnsi="Arial" w:cs="Arial"/>
              </w:rPr>
              <w:t>Registros de mantenimiento (tipo, fecha, descripción, costo).</w:t>
            </w:r>
          </w:p>
          <w:p w14:paraId="607FDDD5" w14:textId="2530FC86" w:rsidR="00513BD8" w:rsidRPr="008269D9" w:rsidRDefault="00513BD8" w:rsidP="00513BD8">
            <w:pPr>
              <w:spacing w:line="480" w:lineRule="auto"/>
              <w:jc w:val="both"/>
              <w:rPr>
                <w:rFonts w:ascii="Arial" w:hAnsi="Arial" w:cs="Arial"/>
              </w:rPr>
            </w:pPr>
            <w:r w:rsidRPr="008269D9">
              <w:rPr>
                <w:rFonts w:ascii="Arial" w:eastAsia="Arial" w:hAnsi="Arial" w:cs="Arial"/>
              </w:rPr>
              <w:t>Lectura de kilometraje y registro de consumo de combustible.</w:t>
            </w:r>
          </w:p>
        </w:tc>
      </w:tr>
      <w:tr w:rsidR="00513BD8" w:rsidRPr="008269D9" w14:paraId="7E5B4BAB" w14:textId="77777777">
        <w:tc>
          <w:tcPr>
            <w:tcW w:w="1559" w:type="dxa"/>
          </w:tcPr>
          <w:p w14:paraId="304C07AD"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Proceso</w:t>
            </w:r>
          </w:p>
        </w:tc>
        <w:tc>
          <w:tcPr>
            <w:tcW w:w="6753" w:type="dxa"/>
          </w:tcPr>
          <w:p w14:paraId="19218A2D" w14:textId="77777777" w:rsidR="00513BD8" w:rsidRPr="008269D9" w:rsidRDefault="00513BD8" w:rsidP="00513BD8">
            <w:pPr>
              <w:spacing w:line="480" w:lineRule="auto"/>
              <w:jc w:val="both"/>
              <w:rPr>
                <w:rFonts w:ascii="Arial" w:hAnsi="Arial" w:cs="Arial"/>
              </w:rPr>
            </w:pPr>
            <w:r w:rsidRPr="008269D9">
              <w:rPr>
                <w:rFonts w:ascii="Arial" w:hAnsi="Arial" w:cs="Arial"/>
              </w:rPr>
              <w:t>Registrar el vehículo con validación del formato de placa ecuatoriana.</w:t>
            </w:r>
          </w:p>
          <w:p w14:paraId="36BE9A1E" w14:textId="77777777" w:rsidR="00513BD8" w:rsidRPr="008269D9" w:rsidRDefault="00513BD8" w:rsidP="00513BD8">
            <w:pPr>
              <w:spacing w:line="480" w:lineRule="auto"/>
              <w:jc w:val="both"/>
              <w:rPr>
                <w:rFonts w:ascii="Arial" w:hAnsi="Arial" w:cs="Arial"/>
              </w:rPr>
            </w:pPr>
            <w:r w:rsidRPr="008269D9">
              <w:rPr>
                <w:rFonts w:ascii="Arial" w:hAnsi="Arial" w:cs="Arial"/>
              </w:rPr>
              <w:t>Asociar documentación vehicular y programar alertas de vencimiento automáticas.</w:t>
            </w:r>
          </w:p>
          <w:p w14:paraId="492B4C76" w14:textId="77777777" w:rsidR="00513BD8" w:rsidRPr="008269D9" w:rsidRDefault="00513BD8" w:rsidP="00513BD8">
            <w:pPr>
              <w:spacing w:line="480" w:lineRule="auto"/>
              <w:jc w:val="both"/>
              <w:rPr>
                <w:rFonts w:ascii="Arial" w:hAnsi="Arial" w:cs="Arial"/>
              </w:rPr>
            </w:pPr>
            <w:r w:rsidRPr="008269D9">
              <w:rPr>
                <w:rFonts w:ascii="Arial" w:hAnsi="Arial" w:cs="Arial"/>
              </w:rPr>
              <w:t>Registrar y dar seguimiento a mantenimientos preventivos y correctivos.</w:t>
            </w:r>
          </w:p>
          <w:p w14:paraId="1D21235C" w14:textId="77777777" w:rsidR="00513BD8" w:rsidRPr="008269D9" w:rsidRDefault="00513BD8" w:rsidP="00513BD8">
            <w:pPr>
              <w:spacing w:line="480" w:lineRule="auto"/>
              <w:jc w:val="both"/>
              <w:rPr>
                <w:rFonts w:ascii="Arial" w:hAnsi="Arial" w:cs="Arial"/>
              </w:rPr>
            </w:pPr>
            <w:r w:rsidRPr="008269D9">
              <w:rPr>
                <w:rFonts w:ascii="Arial" w:hAnsi="Arial" w:cs="Arial"/>
              </w:rPr>
              <w:t>Actualizar el estado del vehículo según su condición operativa.</w:t>
            </w:r>
          </w:p>
          <w:p w14:paraId="6FCF4A1E" w14:textId="1B5647C2" w:rsidR="00513BD8" w:rsidRPr="008269D9" w:rsidRDefault="00513BD8" w:rsidP="00513BD8">
            <w:pPr>
              <w:spacing w:line="480" w:lineRule="auto"/>
              <w:jc w:val="both"/>
              <w:rPr>
                <w:rFonts w:ascii="Arial" w:hAnsi="Arial" w:cs="Arial"/>
              </w:rPr>
            </w:pPr>
            <w:r w:rsidRPr="008269D9">
              <w:rPr>
                <w:rFonts w:ascii="Arial" w:hAnsi="Arial" w:cs="Arial"/>
              </w:rPr>
              <w:t>Exponer disponibilidad del vehículo para el módulo de asignaciones.</w:t>
            </w:r>
          </w:p>
        </w:tc>
      </w:tr>
      <w:tr w:rsidR="00513BD8" w:rsidRPr="008269D9" w14:paraId="314820E1" w14:textId="77777777">
        <w:tc>
          <w:tcPr>
            <w:tcW w:w="1559" w:type="dxa"/>
          </w:tcPr>
          <w:p w14:paraId="0F72D92F"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t>Salidas</w:t>
            </w:r>
          </w:p>
        </w:tc>
        <w:tc>
          <w:tcPr>
            <w:tcW w:w="6753" w:type="dxa"/>
          </w:tcPr>
          <w:p w14:paraId="6509E9B1" w14:textId="77777777" w:rsidR="00513BD8" w:rsidRPr="008269D9" w:rsidRDefault="00513BD8" w:rsidP="00513BD8">
            <w:pPr>
              <w:spacing w:line="480" w:lineRule="auto"/>
              <w:jc w:val="both"/>
              <w:rPr>
                <w:rFonts w:ascii="Arial" w:hAnsi="Arial" w:cs="Arial"/>
              </w:rPr>
            </w:pPr>
            <w:r w:rsidRPr="008269D9">
              <w:rPr>
                <w:rFonts w:ascii="Arial" w:hAnsi="Arial" w:cs="Arial"/>
              </w:rPr>
              <w:t>Vehículo registrado en la flota con estado inicial Disponible.</w:t>
            </w:r>
          </w:p>
          <w:p w14:paraId="4857291B" w14:textId="77777777" w:rsidR="00513BD8" w:rsidRPr="008269D9" w:rsidRDefault="00513BD8" w:rsidP="00513BD8">
            <w:pPr>
              <w:spacing w:line="480" w:lineRule="auto"/>
              <w:jc w:val="both"/>
              <w:rPr>
                <w:rFonts w:ascii="Arial" w:hAnsi="Arial" w:cs="Arial"/>
              </w:rPr>
            </w:pPr>
            <w:r w:rsidRPr="008269D9">
              <w:rPr>
                <w:rFonts w:ascii="Arial" w:hAnsi="Arial" w:cs="Arial"/>
              </w:rPr>
              <w:t>Alertas automáticas generadas para vencimientos próximos de SOAT, revisión técnica y mantenimientos.</w:t>
            </w:r>
          </w:p>
          <w:p w14:paraId="52D0C9AC" w14:textId="77777777" w:rsidR="00513BD8" w:rsidRPr="008269D9" w:rsidRDefault="00513BD8" w:rsidP="00513BD8">
            <w:pPr>
              <w:spacing w:line="480" w:lineRule="auto"/>
              <w:jc w:val="both"/>
              <w:rPr>
                <w:rFonts w:ascii="Arial" w:hAnsi="Arial" w:cs="Arial"/>
              </w:rPr>
            </w:pPr>
            <w:r w:rsidRPr="008269D9">
              <w:rPr>
                <w:rFonts w:ascii="Arial" w:hAnsi="Arial" w:cs="Arial"/>
              </w:rPr>
              <w:t>Historial completo de mantenimientos y reparaciones accesible.</w:t>
            </w:r>
          </w:p>
          <w:p w14:paraId="44028F81" w14:textId="2ED5B5A9" w:rsidR="00513BD8" w:rsidRPr="008269D9" w:rsidRDefault="00513BD8" w:rsidP="00513BD8">
            <w:pPr>
              <w:spacing w:line="480" w:lineRule="auto"/>
              <w:jc w:val="both"/>
              <w:rPr>
                <w:rFonts w:ascii="Arial" w:hAnsi="Arial" w:cs="Arial"/>
              </w:rPr>
            </w:pPr>
            <w:r w:rsidRPr="008269D9">
              <w:rPr>
                <w:rFonts w:ascii="Arial" w:hAnsi="Arial" w:cs="Arial"/>
              </w:rPr>
              <w:lastRenderedPageBreak/>
              <w:t>Estado de disponibilidad actualizado y visible para el módulo de asignaciones.</w:t>
            </w:r>
          </w:p>
        </w:tc>
      </w:tr>
      <w:tr w:rsidR="00513BD8" w:rsidRPr="008269D9" w14:paraId="39FF11E3" w14:textId="77777777">
        <w:tc>
          <w:tcPr>
            <w:tcW w:w="1559" w:type="dxa"/>
          </w:tcPr>
          <w:p w14:paraId="3722297C" w14:textId="77777777" w:rsidR="00513BD8" w:rsidRPr="006618EE" w:rsidRDefault="00513BD8" w:rsidP="00513BD8">
            <w:pPr>
              <w:spacing w:line="480" w:lineRule="auto"/>
              <w:jc w:val="both"/>
              <w:rPr>
                <w:rFonts w:ascii="Arial" w:hAnsi="Arial" w:cs="Arial"/>
                <w:b/>
                <w:bCs/>
              </w:rPr>
            </w:pPr>
            <w:r w:rsidRPr="006618EE">
              <w:rPr>
                <w:rFonts w:ascii="Arial" w:hAnsi="Arial" w:cs="Arial"/>
                <w:b/>
                <w:bCs/>
              </w:rPr>
              <w:lastRenderedPageBreak/>
              <w:t>Reglas / Condiciones</w:t>
            </w:r>
          </w:p>
        </w:tc>
        <w:tc>
          <w:tcPr>
            <w:tcW w:w="6753" w:type="dxa"/>
          </w:tcPr>
          <w:p w14:paraId="31B815E4" w14:textId="77777777" w:rsidR="00513BD8" w:rsidRPr="008269D9" w:rsidRDefault="00513BD8" w:rsidP="00513BD8">
            <w:pPr>
              <w:spacing w:line="480" w:lineRule="auto"/>
              <w:jc w:val="both"/>
              <w:rPr>
                <w:rFonts w:ascii="Arial" w:hAnsi="Arial" w:cs="Arial"/>
              </w:rPr>
            </w:pPr>
            <w:r w:rsidRPr="008269D9">
              <w:rPr>
                <w:rFonts w:ascii="Arial" w:hAnsi="Arial" w:cs="Arial"/>
              </w:rPr>
              <w:t>El formato de placa debe cumplir el estándar ecuatoriano: ABC-1234 o AAA-1234.</w:t>
            </w:r>
          </w:p>
          <w:p w14:paraId="7E2CA4B1" w14:textId="77777777" w:rsidR="00513BD8" w:rsidRPr="008269D9" w:rsidRDefault="00513BD8" w:rsidP="00513BD8">
            <w:pPr>
              <w:spacing w:line="480" w:lineRule="auto"/>
              <w:jc w:val="both"/>
              <w:rPr>
                <w:rFonts w:ascii="Arial" w:hAnsi="Arial" w:cs="Arial"/>
              </w:rPr>
            </w:pPr>
            <w:r w:rsidRPr="008269D9">
              <w:rPr>
                <w:rFonts w:ascii="Arial" w:hAnsi="Arial" w:cs="Arial"/>
              </w:rPr>
              <w:t>Los estados del vehículo son: Disponible, En Mantenimiento y Fuera de Servicio.</w:t>
            </w:r>
          </w:p>
          <w:p w14:paraId="11B7047A" w14:textId="77777777" w:rsidR="00513BD8" w:rsidRPr="008269D9" w:rsidRDefault="00513BD8" w:rsidP="00513BD8">
            <w:pPr>
              <w:spacing w:line="480" w:lineRule="auto"/>
              <w:jc w:val="both"/>
              <w:rPr>
                <w:rFonts w:ascii="Arial" w:hAnsi="Arial" w:cs="Arial"/>
              </w:rPr>
            </w:pPr>
            <w:r w:rsidRPr="008269D9">
              <w:rPr>
                <w:rFonts w:ascii="Arial" w:hAnsi="Arial" w:cs="Arial"/>
              </w:rPr>
              <w:t>Un vehículo en estado En Mantenimiento o Fuera de Servicio no puede ser asignado a clases prácticas.</w:t>
            </w:r>
          </w:p>
          <w:p w14:paraId="349E5A68" w14:textId="35337EA2" w:rsidR="00513BD8" w:rsidRPr="008269D9" w:rsidRDefault="00513BD8" w:rsidP="00513BD8">
            <w:pPr>
              <w:spacing w:line="480" w:lineRule="auto"/>
              <w:jc w:val="both"/>
              <w:rPr>
                <w:rFonts w:ascii="Arial" w:hAnsi="Arial" w:cs="Arial"/>
              </w:rPr>
            </w:pPr>
            <w:r w:rsidRPr="008269D9">
              <w:rPr>
                <w:rFonts w:ascii="Arial" w:hAnsi="Arial" w:cs="Arial"/>
              </w:rPr>
              <w:t>Las alertas de vencimiento deben generarse con al menos 15 días de anticipación.</w:t>
            </w:r>
          </w:p>
        </w:tc>
      </w:tr>
    </w:tbl>
    <w:p>
      <w:pStyle w:val="Caption"/>
      <w:r>
        <w:t>Tabla 7: Seguridad y protección de datos</w:t>
      </w:r>
    </w:p>
    <w:p w14:paraId="70E6FB29" w14:textId="77777777" w:rsidR="00596B29" w:rsidRPr="008269D9" w:rsidRDefault="00596B29" w:rsidP="00CA4349">
      <w:pPr>
        <w:spacing w:line="480" w:lineRule="auto"/>
        <w:ind w:left="708"/>
        <w:jc w:val="both"/>
        <w:rPr>
          <w:rFonts w:ascii="Arial" w:hAnsi="Arial" w:cs="Arial"/>
          <w:i/>
          <w:iCs/>
        </w:rPr>
      </w:pPr>
    </w:p>
    <w:p>
      <w:pStyle w:val="Caption"/>
      <w:r>
        <w:t>Tabla 8: Fiabilidad y tolerancia a fallos</w:t>
      </w:r>
    </w:p>
    <w:tbl>
      <w:tblPr>
        <w:tblStyle w:val="Tablaconcuadrcula"/>
        <w:tblW w:w="0" w:type="auto"/>
        <w:tblInd w:w="704" w:type="dxa"/>
        <w:tblLook w:val="04A0" w:firstRow="1" w:lastRow="0" w:firstColumn="1" w:lastColumn="0" w:noHBand="0" w:noVBand="1"/>
      </w:tblPr>
      <w:tblGrid>
        <w:gridCol w:w="1559"/>
        <w:gridCol w:w="6753"/>
      </w:tblGrid>
      <w:tr w:rsidR="00596B29" w:rsidRPr="008269D9" w14:paraId="786EC8B2" w14:textId="77777777">
        <w:trPr>
          <w:trHeight w:val="386"/>
        </w:trPr>
        <w:tc>
          <w:tcPr>
            <w:tcW w:w="1559" w:type="dxa"/>
          </w:tcPr>
          <w:p w14:paraId="4DB3790F" w14:textId="1FFDD4BE" w:rsidR="00596B29" w:rsidRPr="006618EE" w:rsidRDefault="00596B29" w:rsidP="00E17117">
            <w:pPr>
              <w:spacing w:line="480" w:lineRule="auto"/>
              <w:jc w:val="both"/>
              <w:rPr>
                <w:rFonts w:ascii="Arial" w:hAnsi="Arial" w:cs="Arial"/>
                <w:b/>
                <w:bCs/>
              </w:rPr>
            </w:pPr>
            <w:r w:rsidRPr="006618EE">
              <w:rPr>
                <w:rFonts w:ascii="Arial" w:hAnsi="Arial" w:cs="Arial"/>
                <w:b/>
                <w:bCs/>
              </w:rPr>
              <w:t>RF-06</w:t>
            </w:r>
          </w:p>
        </w:tc>
        <w:tc>
          <w:tcPr>
            <w:tcW w:w="6753" w:type="dxa"/>
          </w:tcPr>
          <w:p w14:paraId="79381AF3" w14:textId="4F533E5A" w:rsidR="00596B29" w:rsidRPr="008269D9" w:rsidRDefault="00513BD8" w:rsidP="00E17117">
            <w:pPr>
              <w:spacing w:line="480" w:lineRule="auto"/>
              <w:jc w:val="both"/>
              <w:rPr>
                <w:rFonts w:ascii="Arial" w:hAnsi="Arial" w:cs="Arial"/>
              </w:rPr>
            </w:pPr>
            <w:r w:rsidRPr="008269D9">
              <w:rPr>
                <w:rFonts w:ascii="Arial" w:hAnsi="Arial" w:cs="Arial"/>
              </w:rPr>
              <w:t>Generar reportes operativos y financieros</w:t>
            </w:r>
          </w:p>
        </w:tc>
      </w:tr>
      <w:tr w:rsidR="00596B29" w:rsidRPr="008269D9" w14:paraId="518F363C" w14:textId="77777777">
        <w:tc>
          <w:tcPr>
            <w:tcW w:w="1559" w:type="dxa"/>
          </w:tcPr>
          <w:p w14:paraId="4D164E92"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Descripción</w:t>
            </w:r>
          </w:p>
        </w:tc>
        <w:tc>
          <w:tcPr>
            <w:tcW w:w="6753" w:type="dxa"/>
          </w:tcPr>
          <w:p w14:paraId="6BD12542" w14:textId="58C9E48F" w:rsidR="00596B29" w:rsidRPr="008269D9" w:rsidRDefault="00513BD8" w:rsidP="00E17117">
            <w:pPr>
              <w:spacing w:line="480" w:lineRule="auto"/>
              <w:jc w:val="both"/>
              <w:rPr>
                <w:rFonts w:ascii="Arial" w:hAnsi="Arial" w:cs="Arial"/>
              </w:rPr>
            </w:pPr>
            <w:r w:rsidRPr="008269D9">
              <w:rPr>
                <w:rFonts w:ascii="Arial" w:hAnsi="Arial" w:cs="Arial"/>
              </w:rPr>
              <w:t>El sistema debe permitir al personal administrativo y al administrador generar reportes consolidados de las distintas áreas operativas y financieras, con opciones de filtrado por fechas, estados y categorías, y exportación en múltiples formatos.</w:t>
            </w:r>
          </w:p>
        </w:tc>
      </w:tr>
      <w:tr w:rsidR="00596B29" w:rsidRPr="008269D9" w14:paraId="4FDF45B0" w14:textId="77777777">
        <w:tc>
          <w:tcPr>
            <w:tcW w:w="1559" w:type="dxa"/>
          </w:tcPr>
          <w:p w14:paraId="7E206CF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Entradas</w:t>
            </w:r>
          </w:p>
        </w:tc>
        <w:tc>
          <w:tcPr>
            <w:tcW w:w="6753" w:type="dxa"/>
          </w:tcPr>
          <w:p w14:paraId="53C0A9BB" w14:textId="77777777" w:rsidR="00513BD8" w:rsidRPr="008269D9" w:rsidRDefault="00513BD8" w:rsidP="00513BD8">
            <w:pPr>
              <w:spacing w:line="480" w:lineRule="auto"/>
              <w:jc w:val="both"/>
              <w:rPr>
                <w:rFonts w:ascii="Arial" w:hAnsi="Arial" w:cs="Arial"/>
              </w:rPr>
            </w:pPr>
            <w:r w:rsidRPr="008269D9">
              <w:rPr>
                <w:rFonts w:ascii="Arial" w:hAnsi="Arial" w:cs="Arial"/>
              </w:rPr>
              <w:t>Tipo de reporte seleccionado (estudiantes, instructores, vehículos, financiero).</w:t>
            </w:r>
          </w:p>
          <w:p w14:paraId="213C5389" w14:textId="77777777" w:rsidR="00513BD8" w:rsidRPr="008269D9" w:rsidRDefault="00513BD8" w:rsidP="00513BD8">
            <w:pPr>
              <w:spacing w:line="480" w:lineRule="auto"/>
              <w:jc w:val="both"/>
              <w:rPr>
                <w:rFonts w:ascii="Arial" w:hAnsi="Arial" w:cs="Arial"/>
              </w:rPr>
            </w:pPr>
            <w:r w:rsidRPr="008269D9">
              <w:rPr>
                <w:rFonts w:ascii="Arial" w:hAnsi="Arial" w:cs="Arial"/>
              </w:rPr>
              <w:t>Rango de fechas (fecha inicio y fecha fin).</w:t>
            </w:r>
          </w:p>
          <w:p w14:paraId="225D7820" w14:textId="77777777" w:rsidR="00513BD8" w:rsidRPr="008269D9" w:rsidRDefault="00513BD8" w:rsidP="00513BD8">
            <w:pPr>
              <w:spacing w:line="480" w:lineRule="auto"/>
              <w:jc w:val="both"/>
              <w:rPr>
                <w:rFonts w:ascii="Arial" w:hAnsi="Arial" w:cs="Arial"/>
              </w:rPr>
            </w:pPr>
            <w:r w:rsidRPr="008269D9">
              <w:rPr>
                <w:rFonts w:ascii="Arial" w:hAnsi="Arial" w:cs="Arial"/>
              </w:rPr>
              <w:t>Filtros adicionales por estado, categoría o módulo.</w:t>
            </w:r>
          </w:p>
          <w:p w14:paraId="3D004EE4" w14:textId="76D636CB" w:rsidR="00596B29" w:rsidRPr="008269D9" w:rsidRDefault="00513BD8" w:rsidP="00513BD8">
            <w:pPr>
              <w:spacing w:line="480" w:lineRule="auto"/>
              <w:jc w:val="both"/>
              <w:rPr>
                <w:rFonts w:ascii="Arial" w:hAnsi="Arial" w:cs="Arial"/>
              </w:rPr>
            </w:pPr>
            <w:r w:rsidRPr="008269D9">
              <w:rPr>
                <w:rFonts w:ascii="Arial" w:hAnsi="Arial" w:cs="Arial"/>
              </w:rPr>
              <w:t>Formato de salida deseado (PDF, Excel o Vista Web).</w:t>
            </w:r>
          </w:p>
        </w:tc>
      </w:tr>
      <w:tr w:rsidR="00596B29" w:rsidRPr="008269D9" w14:paraId="07D8E02B" w14:textId="77777777">
        <w:tc>
          <w:tcPr>
            <w:tcW w:w="1559" w:type="dxa"/>
          </w:tcPr>
          <w:p w14:paraId="43814801"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Proceso</w:t>
            </w:r>
          </w:p>
        </w:tc>
        <w:tc>
          <w:tcPr>
            <w:tcW w:w="6753" w:type="dxa"/>
          </w:tcPr>
          <w:p w14:paraId="7974B575"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Consolidar información desde los microservicios correspondientes según el tipo de reporte.</w:t>
            </w:r>
          </w:p>
          <w:p w14:paraId="0D6254F3"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Aplicar los filtros definidos y calcular métricas e indicadores clave (</w:t>
            </w:r>
            <w:proofErr w:type="spellStart"/>
            <w:r w:rsidRPr="008269D9">
              <w:rPr>
                <w:rFonts w:ascii="Arial" w:hAnsi="Arial" w:cs="Arial"/>
              </w:rPr>
              <w:t>KPIs</w:t>
            </w:r>
            <w:proofErr w:type="spellEnd"/>
            <w:r w:rsidRPr="008269D9">
              <w:rPr>
                <w:rFonts w:ascii="Arial" w:hAnsi="Arial" w:cs="Arial"/>
              </w:rPr>
              <w:t>).</w:t>
            </w:r>
          </w:p>
          <w:p w14:paraId="1061A31B" w14:textId="77777777" w:rsidR="00513BD8" w:rsidRPr="008269D9" w:rsidRDefault="00513BD8" w:rsidP="00513BD8">
            <w:pPr>
              <w:tabs>
                <w:tab w:val="left" w:pos="1360"/>
              </w:tabs>
              <w:spacing w:line="480" w:lineRule="auto"/>
              <w:jc w:val="both"/>
              <w:rPr>
                <w:rFonts w:ascii="Arial" w:hAnsi="Arial" w:cs="Arial"/>
              </w:rPr>
            </w:pPr>
            <w:r w:rsidRPr="008269D9">
              <w:rPr>
                <w:rFonts w:ascii="Arial" w:hAnsi="Arial" w:cs="Arial"/>
              </w:rPr>
              <w:t>Generar la visualización del reporte con gráficos y tablas estadísticas.</w:t>
            </w:r>
          </w:p>
          <w:p w14:paraId="51B42AC0" w14:textId="0CBAF876" w:rsidR="00596B29" w:rsidRPr="008269D9" w:rsidRDefault="00513BD8" w:rsidP="00513BD8">
            <w:pPr>
              <w:tabs>
                <w:tab w:val="left" w:pos="1360"/>
              </w:tabs>
              <w:spacing w:line="480" w:lineRule="auto"/>
              <w:jc w:val="both"/>
              <w:rPr>
                <w:rFonts w:ascii="Arial" w:hAnsi="Arial" w:cs="Arial"/>
              </w:rPr>
            </w:pPr>
            <w:r w:rsidRPr="008269D9">
              <w:rPr>
                <w:rFonts w:ascii="Arial" w:hAnsi="Arial" w:cs="Arial"/>
              </w:rPr>
              <w:lastRenderedPageBreak/>
              <w:t>Habilitar descarga en el formato seleccionado o envío por correo electrónico.</w:t>
            </w:r>
          </w:p>
        </w:tc>
      </w:tr>
      <w:tr w:rsidR="00596B29" w:rsidRPr="008269D9" w14:paraId="3272A7B3" w14:textId="77777777">
        <w:tc>
          <w:tcPr>
            <w:tcW w:w="1559" w:type="dxa"/>
          </w:tcPr>
          <w:p w14:paraId="261C91FD"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lastRenderedPageBreak/>
              <w:t>Salidas</w:t>
            </w:r>
          </w:p>
        </w:tc>
        <w:tc>
          <w:tcPr>
            <w:tcW w:w="6753" w:type="dxa"/>
          </w:tcPr>
          <w:p w14:paraId="2324CE4B" w14:textId="77777777" w:rsidR="00513BD8" w:rsidRPr="008269D9" w:rsidRDefault="00513BD8" w:rsidP="00513BD8">
            <w:pPr>
              <w:spacing w:line="480" w:lineRule="auto"/>
              <w:jc w:val="both"/>
              <w:rPr>
                <w:rFonts w:ascii="Arial" w:hAnsi="Arial" w:cs="Arial"/>
              </w:rPr>
            </w:pPr>
            <w:r w:rsidRPr="008269D9">
              <w:rPr>
                <w:rFonts w:ascii="Arial" w:hAnsi="Arial" w:cs="Arial"/>
              </w:rPr>
              <w:t>Reporte generado con encabezado institucional, período y datos del usuario que lo generó.</w:t>
            </w:r>
          </w:p>
          <w:p w14:paraId="560AD029" w14:textId="77777777" w:rsidR="00513BD8" w:rsidRPr="008269D9" w:rsidRDefault="00513BD8" w:rsidP="00513BD8">
            <w:pPr>
              <w:spacing w:line="480" w:lineRule="auto"/>
              <w:jc w:val="both"/>
              <w:rPr>
                <w:rFonts w:ascii="Arial" w:hAnsi="Arial" w:cs="Arial"/>
              </w:rPr>
            </w:pPr>
            <w:r w:rsidRPr="008269D9">
              <w:rPr>
                <w:rFonts w:ascii="Arial" w:hAnsi="Arial" w:cs="Arial"/>
              </w:rPr>
              <w:t xml:space="preserve">Resumen ejecutivo con </w:t>
            </w:r>
            <w:proofErr w:type="spellStart"/>
            <w:r w:rsidRPr="008269D9">
              <w:rPr>
                <w:rFonts w:ascii="Arial" w:hAnsi="Arial" w:cs="Arial"/>
              </w:rPr>
              <w:t>KPIs</w:t>
            </w:r>
            <w:proofErr w:type="spellEnd"/>
            <w:r w:rsidRPr="008269D9">
              <w:rPr>
                <w:rFonts w:ascii="Arial" w:hAnsi="Arial" w:cs="Arial"/>
              </w:rPr>
              <w:t xml:space="preserve"> principales según el tipo de reporte.</w:t>
            </w:r>
          </w:p>
          <w:p w14:paraId="77E0A895" w14:textId="77777777" w:rsidR="00513BD8" w:rsidRPr="008269D9" w:rsidRDefault="00513BD8" w:rsidP="00513BD8">
            <w:pPr>
              <w:spacing w:line="480" w:lineRule="auto"/>
              <w:jc w:val="both"/>
              <w:rPr>
                <w:rFonts w:ascii="Arial" w:hAnsi="Arial" w:cs="Arial"/>
              </w:rPr>
            </w:pPr>
            <w:r w:rsidRPr="008269D9">
              <w:rPr>
                <w:rFonts w:ascii="Arial" w:hAnsi="Arial" w:cs="Arial"/>
              </w:rPr>
              <w:t>Tabla detallada de datos con gráficos estadísticos integrados.</w:t>
            </w:r>
          </w:p>
          <w:p w14:paraId="31194B83" w14:textId="00B0475B" w:rsidR="00596B29" w:rsidRPr="008269D9" w:rsidRDefault="00513BD8" w:rsidP="00513BD8">
            <w:pPr>
              <w:spacing w:line="480" w:lineRule="auto"/>
              <w:jc w:val="both"/>
              <w:rPr>
                <w:rFonts w:ascii="Arial" w:hAnsi="Arial" w:cs="Arial"/>
              </w:rPr>
            </w:pPr>
            <w:r w:rsidRPr="008269D9">
              <w:rPr>
                <w:rFonts w:ascii="Arial" w:hAnsi="Arial" w:cs="Arial"/>
              </w:rPr>
              <w:t>Archivo descargable en formato PDF o Excel, o visualización en pantalla.</w:t>
            </w:r>
          </w:p>
        </w:tc>
      </w:tr>
      <w:tr w:rsidR="00596B29" w:rsidRPr="008269D9" w14:paraId="0C347D23" w14:textId="77777777">
        <w:tc>
          <w:tcPr>
            <w:tcW w:w="1559" w:type="dxa"/>
          </w:tcPr>
          <w:p w14:paraId="73983FF6" w14:textId="77777777" w:rsidR="00596B29" w:rsidRPr="006618EE" w:rsidRDefault="00596B29" w:rsidP="00E17117">
            <w:pPr>
              <w:spacing w:line="480" w:lineRule="auto"/>
              <w:jc w:val="both"/>
              <w:rPr>
                <w:rFonts w:ascii="Arial" w:hAnsi="Arial" w:cs="Arial"/>
                <w:b/>
                <w:bCs/>
              </w:rPr>
            </w:pPr>
            <w:r w:rsidRPr="006618EE">
              <w:rPr>
                <w:rFonts w:ascii="Arial" w:hAnsi="Arial" w:cs="Arial"/>
                <w:b/>
                <w:bCs/>
              </w:rPr>
              <w:t>Reglas / Condiciones</w:t>
            </w:r>
          </w:p>
        </w:tc>
        <w:tc>
          <w:tcPr>
            <w:tcW w:w="6753" w:type="dxa"/>
          </w:tcPr>
          <w:p w14:paraId="6E5D9418"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Solo el Personal Administrativo y el Administrador pueden generar reportes.</w:t>
            </w:r>
          </w:p>
          <w:p w14:paraId="1707427A"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reportes deben incluir trazabilidad: nombre del usuario, fecha y hora de generación.</w:t>
            </w:r>
          </w:p>
          <w:p w14:paraId="0C8E0024" w14:textId="77777777" w:rsidR="00513BD8" w:rsidRPr="008269D9" w:rsidRDefault="00513BD8" w:rsidP="00513BD8">
            <w:pPr>
              <w:tabs>
                <w:tab w:val="left" w:pos="1067"/>
              </w:tabs>
              <w:spacing w:line="480" w:lineRule="auto"/>
              <w:jc w:val="both"/>
              <w:rPr>
                <w:rFonts w:ascii="Arial" w:hAnsi="Arial" w:cs="Arial"/>
              </w:rPr>
            </w:pPr>
            <w:r w:rsidRPr="008269D9">
              <w:rPr>
                <w:rFonts w:ascii="Arial" w:hAnsi="Arial" w:cs="Arial"/>
              </w:rPr>
              <w:t>Los datos de reportes financieros deben ser consistentes con los registros de cobros del sistema.</w:t>
            </w:r>
          </w:p>
          <w:p w14:paraId="32DABA94" w14:textId="3EA812EF" w:rsidR="00596B29" w:rsidRPr="008269D9" w:rsidRDefault="00513BD8" w:rsidP="00513BD8">
            <w:pPr>
              <w:tabs>
                <w:tab w:val="left" w:pos="1067"/>
              </w:tabs>
              <w:spacing w:line="480" w:lineRule="auto"/>
              <w:jc w:val="both"/>
              <w:rPr>
                <w:rFonts w:ascii="Arial" w:hAnsi="Arial" w:cs="Arial"/>
              </w:rPr>
            </w:pPr>
            <w:r w:rsidRPr="008269D9">
              <w:rPr>
                <w:rFonts w:ascii="Arial" w:hAnsi="Arial" w:cs="Arial"/>
              </w:rPr>
              <w:t>El sistema debe usar caché de datos agregados para optimizar el tiempo de generación de reportes complejos.</w:t>
            </w:r>
          </w:p>
        </w:tc>
      </w:tr>
    </w:tbl>
    <w:p>
      <w:pStyle w:val="Caption"/>
      <w:r>
        <w:t>Tabla 9: Mantenibilidad y modularidad</w:t>
      </w:r>
    </w:p>
    <w:p w14:paraId="04964DA4" w14:textId="77777777" w:rsidR="00513BD8" w:rsidRPr="008269D9" w:rsidRDefault="00513BD8" w:rsidP="00513BD8">
      <w:pPr>
        <w:pStyle w:val="Ttulo3"/>
        <w:numPr>
          <w:ilvl w:val="0"/>
          <w:numId w:val="0"/>
        </w:numPr>
        <w:spacing w:before="240" w:after="240"/>
        <w:ind w:left="720"/>
        <w:rPr>
          <w:b/>
          <w:bCs/>
          <w:color w:val="auto"/>
        </w:rPr>
      </w:pPr>
      <w:bookmarkStart w:id="10" w:name="_Toc227521376"/>
    </w:p>
    <w:p>
      <w:pStyle w:val="Caption"/>
      <w:r>
        <w:t>Tabla 10: Usabilidad y facilidad de uso</w:t>
      </w:r>
    </w:p>
    <w:p w14:paraId="4B976342" w14:textId="4B0523AC" w:rsidR="00CC160D" w:rsidRPr="008269D9" w:rsidRDefault="00CC160D" w:rsidP="000B258D">
      <w:pPr>
        <w:pStyle w:val="Ttulo3"/>
        <w:numPr>
          <w:ilvl w:val="2"/>
          <w:numId w:val="1"/>
        </w:numPr>
        <w:spacing w:before="240" w:after="240"/>
        <w:ind w:left="720"/>
        <w:rPr>
          <w:b/>
          <w:bCs/>
          <w:color w:val="auto"/>
        </w:rPr>
      </w:pPr>
      <w:r w:rsidRPr="008269D9">
        <w:rPr>
          <w:b/>
          <w:bCs/>
          <w:color w:val="000000"/>
        </w:rPr>
        <w:t xml:space="preserve">Requerimientos </w:t>
      </w:r>
      <w:r w:rsidR="0078470C" w:rsidRPr="008269D9">
        <w:rPr>
          <w:b/>
          <w:bCs/>
          <w:color w:val="000000"/>
        </w:rPr>
        <w:t xml:space="preserve">no </w:t>
      </w:r>
      <w:r w:rsidRPr="008269D9">
        <w:rPr>
          <w:b/>
          <w:bCs/>
          <w:color w:val="000000"/>
        </w:rPr>
        <w:t>funcionales</w:t>
      </w:r>
      <w:bookmarkEnd w:id="10"/>
    </w:p>
    <w:p>
      <w:pStyle w:val="Caption"/>
      <w:r>
        <w:t>Tabla 11: Datos técnicos y especificaciones</w:t>
      </w:r>
    </w:p>
    <w:p w14:paraId="476D6A64" w14:textId="200E6228" w:rsidR="00156A6B" w:rsidRPr="008269D9" w:rsidRDefault="00156A6B" w:rsidP="00964363">
      <w:pPr>
        <w:spacing w:after="240" w:line="480" w:lineRule="auto"/>
        <w:ind w:left="720"/>
        <w:jc w:val="both"/>
        <w:rPr>
          <w:rFonts w:ascii="Arial" w:hAnsi="Arial" w:cs="Arial"/>
        </w:rPr>
      </w:pPr>
    </w:p>
    <w:p>
      <w:pStyle w:val="Caption"/>
      <w:r>
        <w:t>Tabla 12: Datos técnicos y especificaciones</w:t>
      </w:r>
    </w:p>
    <w:tbl>
      <w:tblPr>
        <w:tblStyle w:val="Tablaconcuadrcula"/>
        <w:tblW w:w="0" w:type="auto"/>
        <w:tblInd w:w="704" w:type="dxa"/>
        <w:tblLook w:val="04A0" w:firstRow="1" w:lastRow="0" w:firstColumn="1" w:lastColumn="0" w:noHBand="0" w:noVBand="1"/>
      </w:tblPr>
      <w:tblGrid>
        <w:gridCol w:w="1559"/>
        <w:gridCol w:w="6753"/>
      </w:tblGrid>
      <w:tr w:rsidR="00117AEC" w:rsidRPr="008269D9" w14:paraId="45D94917" w14:textId="77777777" w:rsidTr="00964363">
        <w:tc>
          <w:tcPr>
            <w:tcW w:w="1559" w:type="dxa"/>
          </w:tcPr>
          <w:p w14:paraId="0C54B3A4"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RNF-01</w:t>
            </w:r>
          </w:p>
        </w:tc>
        <w:tc>
          <w:tcPr>
            <w:tcW w:w="6753" w:type="dxa"/>
          </w:tcPr>
          <w:p w14:paraId="287C5BC4" w14:textId="1047F2CF" w:rsidR="00EA27FE" w:rsidRPr="008269D9" w:rsidRDefault="00831E69" w:rsidP="00513BD8">
            <w:pPr>
              <w:tabs>
                <w:tab w:val="left" w:pos="1067"/>
              </w:tabs>
              <w:spacing w:line="480" w:lineRule="auto"/>
              <w:jc w:val="both"/>
              <w:rPr>
                <w:rFonts w:ascii="Arial" w:hAnsi="Arial" w:cs="Arial"/>
              </w:rPr>
            </w:pPr>
            <w:r w:rsidRPr="008269D9">
              <w:rPr>
                <w:rFonts w:ascii="Arial" w:hAnsi="Arial" w:cs="Arial"/>
              </w:rPr>
              <w:t>Seguridad – Control de acceso y protección de datos</w:t>
            </w:r>
          </w:p>
        </w:tc>
      </w:tr>
      <w:tr w:rsidR="00117AEC" w:rsidRPr="008269D9" w14:paraId="06F19EA8" w14:textId="77777777" w:rsidTr="00964363">
        <w:tc>
          <w:tcPr>
            <w:tcW w:w="1559" w:type="dxa"/>
          </w:tcPr>
          <w:p w14:paraId="3BD5DDDC"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6AD06FC" w14:textId="63717AEE" w:rsidR="00EA27FE" w:rsidRPr="008269D9" w:rsidRDefault="00831E69" w:rsidP="00831E69">
            <w:pPr>
              <w:tabs>
                <w:tab w:val="left" w:pos="1533"/>
              </w:tabs>
              <w:spacing w:line="480" w:lineRule="auto"/>
              <w:jc w:val="both"/>
              <w:rPr>
                <w:rFonts w:ascii="Arial" w:hAnsi="Arial" w:cs="Arial"/>
              </w:rPr>
            </w:pPr>
            <w:r w:rsidRPr="008269D9">
              <w:rPr>
                <w:rFonts w:ascii="Arial" w:hAnsi="Arial" w:cs="Arial"/>
              </w:rPr>
              <w:t>El sistema debe proteger la información sensible (datos de estudiantes, registros financieros, información de instructores) y permitir el acceso únicamente a usuarios autorizados según su rol, previniendo la exposición o manipulación no autorizada de datos.</w:t>
            </w:r>
          </w:p>
        </w:tc>
      </w:tr>
      <w:tr w:rsidR="00117AEC" w:rsidRPr="008269D9" w14:paraId="756D837B" w14:textId="77777777" w:rsidTr="00964363">
        <w:tc>
          <w:tcPr>
            <w:tcW w:w="1559" w:type="dxa"/>
          </w:tcPr>
          <w:p w14:paraId="7E6053D7" w14:textId="77777777" w:rsidR="00EA27FE" w:rsidRPr="006618EE" w:rsidRDefault="00EA27FE">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6010E6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100% de las funcionalidades y datos sensibles requieren autenticación previa mediante JWT.</w:t>
            </w:r>
          </w:p>
          <w:p w14:paraId="519335A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Autorización RBAC aplicada en el 100% de las operaciones CRUD por cada rol.</w:t>
            </w:r>
          </w:p>
          <w:p w14:paraId="177D26A6"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Contraseñas almacenadas con hash </w:t>
            </w:r>
            <w:proofErr w:type="spellStart"/>
            <w:r w:rsidRPr="008269D9">
              <w:rPr>
                <w:rFonts w:ascii="Arial" w:hAnsi="Arial" w:cs="Arial"/>
              </w:rPr>
              <w:t>bcrypt</w:t>
            </w:r>
            <w:proofErr w:type="spellEnd"/>
            <w:r w:rsidRPr="008269D9">
              <w:rPr>
                <w:rFonts w:ascii="Arial" w:hAnsi="Arial" w:cs="Arial"/>
              </w:rPr>
              <w:t xml:space="preserve"> en el 100% de los casos.</w:t>
            </w:r>
          </w:p>
          <w:p w14:paraId="37407AE2"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Bloqueo automático de cuenta tras 3 intentos fallidos; comunicación 100% bajo HTTPS.</w:t>
            </w:r>
          </w:p>
          <w:p w14:paraId="507D63E1" w14:textId="3FB6FC01" w:rsidR="00EA27FE"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acceso no autorizado y revisión de permisos por rol.</w:t>
            </w:r>
          </w:p>
        </w:tc>
      </w:tr>
    </w:tbl>
    <w:p w14:paraId="1CEB5CD2" w14:textId="77777777" w:rsidR="00EA27FE" w:rsidRPr="008269D9" w:rsidRDefault="00EA27FE"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F56C057" w14:textId="77777777">
        <w:tc>
          <w:tcPr>
            <w:tcW w:w="1559" w:type="dxa"/>
          </w:tcPr>
          <w:p w14:paraId="724B07B1" w14:textId="6384E060"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RNF-02</w:t>
            </w:r>
          </w:p>
        </w:tc>
        <w:tc>
          <w:tcPr>
            <w:tcW w:w="6753" w:type="dxa"/>
          </w:tcPr>
          <w:p w14:paraId="43730A16" w14:textId="51728D85"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Fiabilidad – Disponibilidad y tolerancia a fallos</w:t>
            </w:r>
          </w:p>
        </w:tc>
      </w:tr>
      <w:tr w:rsidR="00513BD8" w:rsidRPr="008269D9" w14:paraId="75BD367B" w14:textId="77777777">
        <w:tc>
          <w:tcPr>
            <w:tcW w:w="1559" w:type="dxa"/>
          </w:tcPr>
          <w:p w14:paraId="2E1D94F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3FE9570C" w14:textId="545A35D8"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mantenerse operativo durante las horas de trabajo de las escuelas de conducción, tolerando fallos parciales en microservicios individuales sin afectar la disponibilidad global del sistema, garantizando recuperabilidad ante errores.</w:t>
            </w:r>
          </w:p>
        </w:tc>
      </w:tr>
      <w:tr w:rsidR="00513BD8" w:rsidRPr="008269D9" w14:paraId="473A6C8C" w14:textId="77777777">
        <w:tc>
          <w:tcPr>
            <w:tcW w:w="1559" w:type="dxa"/>
          </w:tcPr>
          <w:p w14:paraId="76E005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6960D89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Disponibilidad objetivo del 99.9% mensual (máximo 43.8 minutos de inactividad no planificada por mes).</w:t>
            </w:r>
          </w:p>
          <w:p w14:paraId="4362B07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Implementación del patrón </w:t>
            </w:r>
            <w:proofErr w:type="spellStart"/>
            <w:r w:rsidRPr="008269D9">
              <w:rPr>
                <w:rFonts w:ascii="Arial" w:hAnsi="Arial" w:cs="Arial"/>
              </w:rPr>
              <w:t>Circuit</w:t>
            </w:r>
            <w:proofErr w:type="spellEnd"/>
            <w:r w:rsidRPr="008269D9">
              <w:rPr>
                <w:rFonts w:ascii="Arial" w:hAnsi="Arial" w:cs="Arial"/>
              </w:rPr>
              <w:t xml:space="preserve"> Breaker en el 100% de las integraciones entre microservicios.</w:t>
            </w:r>
          </w:p>
          <w:p w14:paraId="3C1980C1"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recuperación ante fallo de un microservicio individual: menor a 30 segundos.</w:t>
            </w:r>
          </w:p>
          <w:p w14:paraId="396D41AF"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Soporte de hasta 50 usuarios concurrentes sin degradación del rendimiento.</w:t>
            </w:r>
          </w:p>
          <w:p w14:paraId="0B473EA1" w14:textId="2F7D9AAF"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Verificable mediante pruebas de carga y simulación de fallos de servicios.</w:t>
            </w:r>
          </w:p>
        </w:tc>
      </w:tr>
    </w:tbl>
    <w:p w14:paraId="0E003DEE"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28657379" w14:textId="77777777">
        <w:tc>
          <w:tcPr>
            <w:tcW w:w="1559" w:type="dxa"/>
          </w:tcPr>
          <w:p w14:paraId="3D1CA7B6" w14:textId="60C4CF4F"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RNF-03</w:t>
            </w:r>
          </w:p>
        </w:tc>
        <w:tc>
          <w:tcPr>
            <w:tcW w:w="6753" w:type="dxa"/>
          </w:tcPr>
          <w:p w14:paraId="0F5AC5DD" w14:textId="65B0BE5D"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Mantenibilidad – Modularidad y capacidad de modificación</w:t>
            </w:r>
          </w:p>
        </w:tc>
      </w:tr>
      <w:tr w:rsidR="00513BD8" w:rsidRPr="008269D9" w14:paraId="3F835EA0" w14:textId="77777777">
        <w:tc>
          <w:tcPr>
            <w:tcW w:w="1559" w:type="dxa"/>
          </w:tcPr>
          <w:p w14:paraId="570BA7AC"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lastRenderedPageBreak/>
              <w:t>Descripción</w:t>
            </w:r>
          </w:p>
        </w:tc>
        <w:tc>
          <w:tcPr>
            <w:tcW w:w="6753" w:type="dxa"/>
          </w:tcPr>
          <w:p w14:paraId="752C4C98" w14:textId="64AD0526"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estar diseñado para facilitar la corrección, mejora y evolución de sus componentes con el mínimo impacto posible en otros módulos, aprovechando la arquitectura de microservicios para lograr independencia entre servicios.</w:t>
            </w:r>
          </w:p>
        </w:tc>
      </w:tr>
      <w:tr w:rsidR="00513BD8" w:rsidRPr="008269D9" w14:paraId="56A0E99F" w14:textId="77777777">
        <w:tc>
          <w:tcPr>
            <w:tcW w:w="1559" w:type="dxa"/>
          </w:tcPr>
          <w:p w14:paraId="2DD20042"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666465C"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microservicio debe tener cobertura de pruebas unitarias de al menos el 80%.</w:t>
            </w:r>
          </w:p>
          <w:p w14:paraId="5CA600C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Cada servicio debe poder desplegarse de forma independiente sin afectar a los demás (acoplamiento cero).</w:t>
            </w:r>
          </w:p>
          <w:p w14:paraId="6778A576" w14:textId="77777777" w:rsidR="00831E69" w:rsidRPr="008269D9" w:rsidRDefault="00831E69" w:rsidP="00831E69">
            <w:pPr>
              <w:tabs>
                <w:tab w:val="left" w:pos="1547"/>
              </w:tabs>
              <w:spacing w:line="480" w:lineRule="auto"/>
              <w:jc w:val="both"/>
              <w:rPr>
                <w:rFonts w:ascii="Arial" w:hAnsi="Arial" w:cs="Arial"/>
              </w:rPr>
            </w:pPr>
            <w:r w:rsidRPr="008269D9">
              <w:rPr>
                <w:rFonts w:ascii="Arial" w:hAnsi="Arial" w:cs="Arial"/>
              </w:rPr>
              <w:t>Tiempo promedio para implementar un cambio en un microservicio existente: menor a 1 sprint (2 semanas).</w:t>
            </w:r>
          </w:p>
          <w:p w14:paraId="6C60BF89" w14:textId="1A709189" w:rsidR="00513BD8" w:rsidRPr="008269D9" w:rsidRDefault="00831E69" w:rsidP="00831E69">
            <w:pPr>
              <w:tabs>
                <w:tab w:val="left" w:pos="1547"/>
              </w:tabs>
              <w:spacing w:line="480" w:lineRule="auto"/>
              <w:jc w:val="both"/>
              <w:rPr>
                <w:rFonts w:ascii="Arial" w:hAnsi="Arial" w:cs="Arial"/>
              </w:rPr>
            </w:pPr>
            <w:r w:rsidRPr="008269D9">
              <w:rPr>
                <w:rFonts w:ascii="Arial" w:hAnsi="Arial" w:cs="Arial"/>
              </w:rPr>
              <w:t>La arquitectura debe seguir los principios de diseño hexagonal con separación de capas verificable en revisión de código.</w:t>
            </w:r>
          </w:p>
        </w:tc>
      </w:tr>
    </w:tbl>
    <w:p w14:paraId="1D901FB2"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1A927C94" w14:textId="77777777">
        <w:tc>
          <w:tcPr>
            <w:tcW w:w="1559" w:type="dxa"/>
          </w:tcPr>
          <w:p w14:paraId="490820B4" w14:textId="5639AF4D"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RNF-04</w:t>
            </w:r>
          </w:p>
        </w:tc>
        <w:tc>
          <w:tcPr>
            <w:tcW w:w="6753" w:type="dxa"/>
          </w:tcPr>
          <w:p w14:paraId="57DB7E8B" w14:textId="07042404"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Usabilidad – Facilidad de uso y aprendizaje</w:t>
            </w:r>
          </w:p>
        </w:tc>
      </w:tr>
      <w:tr w:rsidR="00513BD8" w:rsidRPr="008269D9" w14:paraId="1B992796" w14:textId="77777777">
        <w:tc>
          <w:tcPr>
            <w:tcW w:w="1559" w:type="dxa"/>
          </w:tcPr>
          <w:p w14:paraId="00C20AB1"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2F20E25F" w14:textId="349EEE4C"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web responsive debe ser intuitivo y fácil de operar para el personal administrativo de las escuelas de conducción, minimizando la curva de aprendizaje y garantizando una experiencia de usuario consistente en distintos dispositivos y navegadores.</w:t>
            </w:r>
          </w:p>
        </w:tc>
      </w:tr>
      <w:tr w:rsidR="00513BD8" w:rsidRPr="008269D9" w14:paraId="3D7753D0" w14:textId="77777777">
        <w:tc>
          <w:tcPr>
            <w:tcW w:w="1559" w:type="dxa"/>
          </w:tcPr>
          <w:p w14:paraId="5D907900"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49EA9CE0"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garantizada con las últimas 2 versiones de Chrome, Firefox, Edge y Safari.</w:t>
            </w:r>
          </w:p>
          <w:p w14:paraId="4891199D"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promedio para completar tareas críticas (matrícula, registro de pago, programación de clase): menor a 5 minutos para un usuario capacitado.</w:t>
            </w:r>
          </w:p>
          <w:p w14:paraId="01906685"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Diseño responsive funcional en resoluciones desde 375px (móvil) hasta 1920px (escritorio).</w:t>
            </w:r>
          </w:p>
          <w:p w14:paraId="0A7ECC7B" w14:textId="1BB99E90"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lastRenderedPageBreak/>
              <w:t>Menú de navegación accesible desde cualquier módulo en máximo 2 clics.</w:t>
            </w:r>
          </w:p>
        </w:tc>
      </w:tr>
    </w:tbl>
    <w:p w14:paraId="137D4D38"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3AB624EC" w14:textId="77777777">
        <w:tc>
          <w:tcPr>
            <w:tcW w:w="1559" w:type="dxa"/>
          </w:tcPr>
          <w:p w14:paraId="13030501" w14:textId="7092A90E"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RNF-05</w:t>
            </w:r>
          </w:p>
        </w:tc>
        <w:tc>
          <w:tcPr>
            <w:tcW w:w="6753" w:type="dxa"/>
          </w:tcPr>
          <w:p w14:paraId="75E3AECF" w14:textId="17354C7C" w:rsidR="00513BD8" w:rsidRPr="008269D9" w:rsidRDefault="00831E69" w:rsidP="00831E69">
            <w:pPr>
              <w:tabs>
                <w:tab w:val="left" w:pos="2027"/>
              </w:tabs>
              <w:spacing w:line="480" w:lineRule="auto"/>
              <w:jc w:val="both"/>
              <w:rPr>
                <w:rFonts w:ascii="Arial" w:hAnsi="Arial" w:cs="Arial"/>
              </w:rPr>
            </w:pPr>
            <w:r w:rsidRPr="008269D9">
              <w:rPr>
                <w:rFonts w:ascii="Arial" w:hAnsi="Arial" w:cs="Arial"/>
              </w:rPr>
              <w:t>Desempeño y eficiencia – Tiempo de respuesta</w:t>
            </w:r>
          </w:p>
        </w:tc>
      </w:tr>
      <w:tr w:rsidR="00513BD8" w:rsidRPr="008269D9" w14:paraId="34E249D3" w14:textId="77777777">
        <w:tc>
          <w:tcPr>
            <w:tcW w:w="1559" w:type="dxa"/>
          </w:tcPr>
          <w:p w14:paraId="78B356F6"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Descripción</w:t>
            </w:r>
          </w:p>
        </w:tc>
        <w:tc>
          <w:tcPr>
            <w:tcW w:w="6753" w:type="dxa"/>
          </w:tcPr>
          <w:p w14:paraId="131C046B" w14:textId="77905049" w:rsidR="00513BD8" w:rsidRPr="008269D9" w:rsidRDefault="00831E69" w:rsidP="00513BD8">
            <w:pPr>
              <w:tabs>
                <w:tab w:val="left" w:pos="1067"/>
              </w:tabs>
              <w:spacing w:line="480" w:lineRule="auto"/>
              <w:jc w:val="both"/>
              <w:rPr>
                <w:rFonts w:ascii="Arial" w:hAnsi="Arial" w:cs="Arial"/>
              </w:rPr>
            </w:pPr>
            <w:r w:rsidRPr="008269D9">
              <w:rPr>
                <w:rFonts w:ascii="Arial" w:hAnsi="Arial" w:cs="Arial"/>
              </w:rPr>
              <w:t>El sistema debe responder a las solicitudes de los usuarios dentro de tiempos aceptables bajo condiciones normales de operación, garantizando una experiencia fluida incluso con múltiples usuarios concurrentes.</w:t>
            </w:r>
          </w:p>
        </w:tc>
      </w:tr>
      <w:tr w:rsidR="00513BD8" w:rsidRPr="008269D9" w14:paraId="7B133A47" w14:textId="77777777">
        <w:tc>
          <w:tcPr>
            <w:tcW w:w="1559" w:type="dxa"/>
          </w:tcPr>
          <w:p w14:paraId="6836EC08" w14:textId="77777777" w:rsidR="00513BD8" w:rsidRPr="006618EE" w:rsidRDefault="00513BD8" w:rsidP="00E17117">
            <w:pPr>
              <w:spacing w:line="480" w:lineRule="auto"/>
              <w:jc w:val="both"/>
              <w:rPr>
                <w:rFonts w:ascii="Arial" w:hAnsi="Arial" w:cs="Arial"/>
                <w:b/>
                <w:bCs/>
                <w:i/>
                <w:iCs/>
              </w:rPr>
            </w:pPr>
            <w:r w:rsidRPr="006618EE">
              <w:rPr>
                <w:rFonts w:ascii="Arial" w:hAnsi="Arial" w:cs="Arial"/>
                <w:b/>
                <w:bCs/>
                <w:i/>
                <w:iCs/>
              </w:rPr>
              <w:t>Métrica</w:t>
            </w:r>
          </w:p>
        </w:tc>
        <w:tc>
          <w:tcPr>
            <w:tcW w:w="6753" w:type="dxa"/>
          </w:tcPr>
          <w:p w14:paraId="16428323"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respuesta promedio de las API REST: menor a 2 segundos bajo carga normal (hasta 50 usuarios concurrentes).</w:t>
            </w:r>
          </w:p>
          <w:p w14:paraId="10ADA418"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Carga inicial del </w:t>
            </w:r>
            <w:proofErr w:type="spellStart"/>
            <w:r w:rsidRPr="008269D9">
              <w:rPr>
                <w:rFonts w:ascii="Arial" w:hAnsi="Arial" w:cs="Arial"/>
              </w:rPr>
              <w:t>dashboard</w:t>
            </w:r>
            <w:proofErr w:type="spellEnd"/>
            <w:r w:rsidRPr="008269D9">
              <w:rPr>
                <w:rFonts w:ascii="Arial" w:hAnsi="Arial" w:cs="Arial"/>
              </w:rPr>
              <w:t>: menor a 3 segundos en conexión de 2 Mbps.</w:t>
            </w:r>
          </w:p>
          <w:p w14:paraId="707CE00B"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Generación de reportes estándar: menor a 10 segundos para períodos de hasta 6 meses.</w:t>
            </w:r>
          </w:p>
          <w:p w14:paraId="01ABF019"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Consultas a la base de datos: 95% de las consultas completadas en menos de 500 ms.</w:t>
            </w:r>
          </w:p>
          <w:p w14:paraId="1E09DA95" w14:textId="3C26AA5A"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Verificable mediante pruebas de rendimiento con herramientas como </w:t>
            </w:r>
            <w:proofErr w:type="spellStart"/>
            <w:r w:rsidRPr="008269D9">
              <w:rPr>
                <w:rFonts w:ascii="Arial" w:hAnsi="Arial" w:cs="Arial"/>
              </w:rPr>
              <w:t>JMeter</w:t>
            </w:r>
            <w:proofErr w:type="spellEnd"/>
            <w:r w:rsidRPr="008269D9">
              <w:rPr>
                <w:rFonts w:ascii="Arial" w:hAnsi="Arial" w:cs="Arial"/>
              </w:rPr>
              <w:t xml:space="preserve"> o Gatling.</w:t>
            </w:r>
          </w:p>
        </w:tc>
      </w:tr>
    </w:tbl>
    <w:p w14:paraId="4C6D2A77" w14:textId="77777777" w:rsidR="00513BD8" w:rsidRPr="008269D9" w:rsidRDefault="00513BD8" w:rsidP="006B437D">
      <w:pPr>
        <w:pStyle w:val="Prrafodelista"/>
        <w:spacing w:line="480" w:lineRule="auto"/>
        <w:jc w:val="both"/>
        <w:rPr>
          <w:rFonts w:ascii="Arial" w:hAnsi="Arial" w:cs="Arial"/>
        </w:rPr>
      </w:pPr>
    </w:p>
    <w:tbl>
      <w:tblPr>
        <w:tblStyle w:val="Tablaconcuadrcula"/>
        <w:tblW w:w="0" w:type="auto"/>
        <w:tblInd w:w="704" w:type="dxa"/>
        <w:tblLook w:val="04A0" w:firstRow="1" w:lastRow="0" w:firstColumn="1" w:lastColumn="0" w:noHBand="0" w:noVBand="1"/>
      </w:tblPr>
      <w:tblGrid>
        <w:gridCol w:w="1559"/>
        <w:gridCol w:w="6753"/>
      </w:tblGrid>
      <w:tr w:rsidR="00513BD8" w:rsidRPr="008269D9" w14:paraId="7DB4C7DC" w14:textId="77777777">
        <w:tc>
          <w:tcPr>
            <w:tcW w:w="1559" w:type="dxa"/>
          </w:tcPr>
          <w:p w14:paraId="1F012553" w14:textId="684BA58F"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RNF-06</w:t>
            </w:r>
          </w:p>
        </w:tc>
        <w:tc>
          <w:tcPr>
            <w:tcW w:w="6753" w:type="dxa"/>
          </w:tcPr>
          <w:p w14:paraId="0A01AF75" w14:textId="3DDCCD44"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Portabilidad – Compatibilidad y capacidad de despliegue</w:t>
            </w:r>
          </w:p>
        </w:tc>
      </w:tr>
      <w:tr w:rsidR="00513BD8" w:rsidRPr="008269D9" w14:paraId="2FFB7B1D" w14:textId="77777777">
        <w:tc>
          <w:tcPr>
            <w:tcW w:w="1559" w:type="dxa"/>
          </w:tcPr>
          <w:p w14:paraId="1B643125"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t>Descripción</w:t>
            </w:r>
          </w:p>
        </w:tc>
        <w:tc>
          <w:tcPr>
            <w:tcW w:w="6753" w:type="dxa"/>
          </w:tcPr>
          <w:p w14:paraId="6DBE1368" w14:textId="015749AC"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El sistema debe poder desplegarse en diferentes entornos de infraestructura de forma consistente y reproducible, utilizando contenedores Docker para garantizar la portabilidad entre entornos de desarrollo, pruebas y producción.</w:t>
            </w:r>
          </w:p>
        </w:tc>
      </w:tr>
      <w:tr w:rsidR="00513BD8" w:rsidRPr="008269D9" w14:paraId="1D888B3D" w14:textId="77777777">
        <w:tc>
          <w:tcPr>
            <w:tcW w:w="1559" w:type="dxa"/>
          </w:tcPr>
          <w:p w14:paraId="5DAEC49A" w14:textId="77777777" w:rsidR="00513BD8" w:rsidRPr="00763A89" w:rsidRDefault="00513BD8" w:rsidP="00E17117">
            <w:pPr>
              <w:spacing w:line="480" w:lineRule="auto"/>
              <w:jc w:val="both"/>
              <w:rPr>
                <w:rFonts w:ascii="Arial" w:hAnsi="Arial" w:cs="Arial"/>
                <w:b/>
                <w:bCs/>
                <w:i/>
                <w:iCs/>
              </w:rPr>
            </w:pPr>
            <w:r w:rsidRPr="00763A89">
              <w:rPr>
                <w:rFonts w:ascii="Arial" w:hAnsi="Arial" w:cs="Arial"/>
                <w:b/>
                <w:bCs/>
                <w:i/>
                <w:iCs/>
              </w:rPr>
              <w:lastRenderedPageBreak/>
              <w:t>Métrica</w:t>
            </w:r>
          </w:p>
        </w:tc>
        <w:tc>
          <w:tcPr>
            <w:tcW w:w="6753" w:type="dxa"/>
          </w:tcPr>
          <w:p w14:paraId="3D4D08E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 xml:space="preserve">100% de los microservicios contenerizados con Docker; despliegue reproducible en cualquier entorno compatible con Docker </w:t>
            </w:r>
            <w:proofErr w:type="spellStart"/>
            <w:r w:rsidRPr="008269D9">
              <w:rPr>
                <w:rFonts w:ascii="Arial" w:hAnsi="Arial" w:cs="Arial"/>
              </w:rPr>
              <w:t>Compose</w:t>
            </w:r>
            <w:proofErr w:type="spellEnd"/>
            <w:r w:rsidRPr="008269D9">
              <w:rPr>
                <w:rFonts w:ascii="Arial" w:hAnsi="Arial" w:cs="Arial"/>
              </w:rPr>
              <w:t xml:space="preserve"> o </w:t>
            </w:r>
            <w:proofErr w:type="spellStart"/>
            <w:r w:rsidRPr="008269D9">
              <w:rPr>
                <w:rFonts w:ascii="Arial" w:hAnsi="Arial" w:cs="Arial"/>
              </w:rPr>
              <w:t>Kubernetes</w:t>
            </w:r>
            <w:proofErr w:type="spellEnd"/>
            <w:r w:rsidRPr="008269D9">
              <w:rPr>
                <w:rFonts w:ascii="Arial" w:hAnsi="Arial" w:cs="Arial"/>
              </w:rPr>
              <w:t>.</w:t>
            </w:r>
          </w:p>
          <w:p w14:paraId="4F5B4887"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Compatibilidad verificada en los navegadores objetivo (Chrome 120+, Firefox 120+, Edge 120+, Safari 16+).</w:t>
            </w:r>
          </w:p>
          <w:p w14:paraId="7BFA4F3C" w14:textId="77777777" w:rsidR="00831E69" w:rsidRPr="008269D9" w:rsidRDefault="00831E69" w:rsidP="00831E69">
            <w:pPr>
              <w:tabs>
                <w:tab w:val="left" w:pos="1067"/>
              </w:tabs>
              <w:spacing w:line="480" w:lineRule="auto"/>
              <w:jc w:val="both"/>
              <w:rPr>
                <w:rFonts w:ascii="Arial" w:hAnsi="Arial" w:cs="Arial"/>
              </w:rPr>
            </w:pPr>
            <w:r w:rsidRPr="008269D9">
              <w:rPr>
                <w:rFonts w:ascii="Arial" w:hAnsi="Arial" w:cs="Arial"/>
              </w:rPr>
              <w:t>Tiempo de despliegue de un microservicio individual en ambiente de producción: menor a 10 minutos.</w:t>
            </w:r>
          </w:p>
          <w:p w14:paraId="14B92336" w14:textId="4CBEBC17" w:rsidR="00513BD8" w:rsidRPr="008269D9" w:rsidRDefault="00831E69" w:rsidP="00831E69">
            <w:pPr>
              <w:tabs>
                <w:tab w:val="left" w:pos="1067"/>
              </w:tabs>
              <w:spacing w:line="480" w:lineRule="auto"/>
              <w:jc w:val="both"/>
              <w:rPr>
                <w:rFonts w:ascii="Arial" w:hAnsi="Arial" w:cs="Arial"/>
              </w:rPr>
            </w:pPr>
            <w:r w:rsidRPr="008269D9">
              <w:rPr>
                <w:rFonts w:ascii="Arial" w:hAnsi="Arial" w:cs="Arial"/>
              </w:rPr>
              <w:t>Pipeline CI/CD independiente por microservicio; cada pipeline debe incluir construcción, pruebas y despliegue automatizados.</w:t>
            </w:r>
          </w:p>
        </w:tc>
      </w:tr>
    </w:tbl>
    <w:p w14:paraId="5A365AEC" w14:textId="77777777" w:rsidR="00513BD8" w:rsidRPr="00513BD8" w:rsidRDefault="00513BD8" w:rsidP="00513BD8">
      <w:pPr>
        <w:spacing w:line="480" w:lineRule="auto"/>
        <w:jc w:val="both"/>
        <w:rPr>
          <w:rFonts w:ascii="Arial" w:hAnsi="Arial" w:cs="Arial"/>
          <w:color w:val="0000FF"/>
        </w:rPr>
      </w:pPr>
    </w:p>
    <w:p w14:paraId="49CB6912" w14:textId="3615A072" w:rsidR="00E660F8" w:rsidRPr="003E00F3" w:rsidRDefault="025E9C4B" w:rsidP="000B258D">
      <w:pPr>
        <w:pStyle w:val="Ttulo2"/>
        <w:numPr>
          <w:ilvl w:val="1"/>
          <w:numId w:val="4"/>
        </w:numPr>
      </w:pPr>
      <w:bookmarkStart w:id="11" w:name="_Toc227521377"/>
      <w:r w:rsidRPr="003E00F3">
        <w:t>Identificación y selección de la mejor solución</w:t>
      </w:r>
      <w:bookmarkEnd w:id="11"/>
      <w:r w:rsidRPr="003E00F3">
        <w:t xml:space="preserve">  </w:t>
      </w:r>
    </w:p>
    <w:p w14:paraId="7168157A" w14:textId="2B7B983D" w:rsidR="00E67A52" w:rsidRPr="00EE2BAB" w:rsidRDefault="00EE2BAB" w:rsidP="00EE2BAB">
      <w:pPr>
        <w:pStyle w:val="Ttulo3"/>
        <w:numPr>
          <w:ilvl w:val="0"/>
          <w:numId w:val="0"/>
        </w:numPr>
        <w:spacing w:before="240" w:after="240"/>
        <w:rPr>
          <w:b/>
          <w:bCs/>
        </w:rPr>
      </w:pPr>
      <w:bookmarkStart w:id="12" w:name="_Toc227521378"/>
      <w:r w:rsidRPr="00EE2BAB">
        <w:rPr>
          <w:b/>
          <w:bCs/>
        </w:rPr>
        <w:t xml:space="preserve">2.2.1 </w:t>
      </w:r>
      <w:r w:rsidR="00660504" w:rsidRPr="00EE2BAB">
        <w:rPr>
          <w:b/>
          <w:bCs/>
        </w:rPr>
        <w:t>Planteamiento de a</w:t>
      </w:r>
      <w:r w:rsidR="00DA42FD" w:rsidRPr="00EE2BAB">
        <w:rPr>
          <w:b/>
          <w:bCs/>
        </w:rPr>
        <w:t>lternativas</w:t>
      </w:r>
      <w:r w:rsidR="00E67A52" w:rsidRPr="00EE2BAB">
        <w:rPr>
          <w:b/>
          <w:bCs/>
        </w:rPr>
        <w:t xml:space="preserve"> de solución</w:t>
      </w:r>
      <w:bookmarkEnd w:id="12"/>
      <w:r w:rsidR="00DA42FD" w:rsidRPr="00EE2BAB">
        <w:rPr>
          <w:b/>
          <w:bCs/>
        </w:rPr>
        <w:t xml:space="preserve"> </w:t>
      </w:r>
    </w:p>
    <w:p w14:paraId="0F92ADB7" w14:textId="77777777" w:rsidR="00831E69" w:rsidRPr="00DD5E15" w:rsidRDefault="00831E69" w:rsidP="00831E69">
      <w:pPr>
        <w:spacing w:after="160" w:line="360" w:lineRule="auto"/>
        <w:ind w:left="204"/>
        <w:jc w:val="both"/>
        <w:rPr>
          <w:rFonts w:ascii="Arial" w:hAnsi="Arial" w:cs="Arial"/>
          <w:b/>
          <w:bCs/>
        </w:rPr>
      </w:pPr>
      <w:bookmarkStart w:id="13" w:name="_Toc227521379"/>
      <w:r w:rsidRPr="00DD5E15">
        <w:rPr>
          <w:rFonts w:ascii="Arial" w:hAnsi="Arial" w:cs="Arial"/>
          <w:b/>
          <w:bCs/>
        </w:rPr>
        <w:t>Alternativa 1: Web responsive monolítica integrada</w:t>
      </w:r>
    </w:p>
    <w:p w14:paraId="2B95910E" w14:textId="4FD5DC2A" w:rsidR="00DD5E15" w:rsidRPr="00DD5E15" w:rsidRDefault="00E12CA0" w:rsidP="00831E69">
      <w:pPr>
        <w:spacing w:after="160" w:line="360" w:lineRule="auto"/>
        <w:ind w:left="204"/>
        <w:jc w:val="both"/>
        <w:rPr>
          <w:rFonts w:ascii="Arial" w:hAnsi="Arial" w:cs="Arial"/>
          <w:b/>
          <w:bCs/>
          <w:color w:val="EE0000"/>
        </w:rPr>
      </w:pPr>
      <w:r w:rsidRPr="00E12CA0">
        <w:rPr>
          <w:rFonts w:ascii="Arial" w:hAnsi="Arial" w:cs="Arial"/>
          <w:b/>
          <w:bCs/>
          <w:noProof/>
          <w:color w:val="000000"/>
        </w:rPr>
        <w:lastRenderedPageBreak/>
        <w:drawing>
          <wp:inline distT="0" distB="0" distL="0" distR="0" wp14:anchorId="5A6C24A7" wp14:editId="3BA8D407">
            <wp:extent cx="5731510" cy="4895850"/>
            <wp:effectExtent l="0" t="0" r="2540" b="0"/>
            <wp:docPr id="1643527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27141" name=""/>
                    <pic:cNvPicPr/>
                  </pic:nvPicPr>
                  <pic:blipFill>
                    <a:blip r:embed="rId18"/>
                    <a:stretch>
                      <a:fillRect/>
                    </a:stretch>
                  </pic:blipFill>
                  <pic:spPr>
                    <a:xfrm>
                      <a:off x="0" y="0"/>
                      <a:ext cx="5731510" cy="4895850"/>
                    </a:xfrm>
                    <a:prstGeom prst="rect">
                      <a:avLst/>
                    </a:prstGeom>
                  </pic:spPr>
                </pic:pic>
              </a:graphicData>
            </a:graphic>
          </wp:inline>
        </w:drawing>
      </w:r>
    </w:p>
    <w:p w14:paraId="091F059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Objetivo</w:t>
      </w:r>
    </w:p>
    <w:p w14:paraId="06276AD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Desarrollar una web responsive con arquitectura monolítica que automatice el control administrativo y financiero que pueda ser aplicado en escuelas de conducción ecuatorianas, integrando todos los procesos operativos en una única web cohesiva que elimine la fragmentación de información y reduzca los procesos manuales actuales.</w:t>
      </w:r>
    </w:p>
    <w:p w14:paraId="3139CDC3"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El sistema busca proporcionar una solución completa y funcional que permita a las escuelas de conducción administrar de manera eficiente sus operaciones diarias, desde</w:t>
      </w:r>
      <w:r w:rsidRPr="00DD5E15">
        <w:rPr>
          <w:rFonts w:ascii="Arial" w:hAnsi="Arial" w:cs="Arial"/>
          <w:lang w:val="es-MX"/>
        </w:rPr>
        <w:t>:</w:t>
      </w:r>
      <w:r w:rsidRPr="00DD5E15">
        <w:rPr>
          <w:rFonts w:ascii="Arial" w:hAnsi="Arial" w:cs="Arial"/>
        </w:rPr>
        <w:t xml:space="preserve"> asignación de instructores, asignación de estudiantes</w:t>
      </w:r>
      <w:del w:id="14" w:author="Microsoft Word" w:date="2026-03-02T11:49:00Z" w16du:dateUtc="2026-03-02T16:49:00Z">
        <w:r w:rsidRPr="00DD5E15">
          <w:rPr>
            <w:rFonts w:ascii="Arial" w:hAnsi="Arial" w:cs="Arial"/>
          </w:rPr>
          <w:delText xml:space="preserve"> y</w:delText>
        </w:r>
      </w:del>
      <w:ins w:id="15" w:author="Microsoft Word" w:date="2026-03-02T11:49:00Z" w16du:dateUtc="2026-03-02T16:49:00Z">
        <w:r w:rsidRPr="00DD5E15">
          <w:rPr>
            <w:rFonts w:ascii="Arial" w:hAnsi="Arial" w:cs="Arial"/>
          </w:rPr>
          <w:t>,</w:t>
        </w:r>
      </w:ins>
      <w:r w:rsidRPr="00DD5E15">
        <w:rPr>
          <w:rFonts w:ascii="Arial" w:hAnsi="Arial" w:cs="Arial"/>
        </w:rPr>
        <w:t xml:space="preserve"> mantenimiento y control vehicular, todo dentro de una plataforma unificada de fácil despliegue y mantenimiento.</w:t>
      </w:r>
    </w:p>
    <w:p w14:paraId="119772A8" w14:textId="77777777" w:rsidR="00831E69" w:rsidRPr="00DD5E15" w:rsidRDefault="00831E69" w:rsidP="00831E69">
      <w:pPr>
        <w:spacing w:after="160" w:line="360" w:lineRule="auto"/>
        <w:ind w:left="204"/>
        <w:jc w:val="both"/>
        <w:rPr>
          <w:rFonts w:ascii="Arial" w:hAnsi="Arial" w:cs="Arial"/>
        </w:rPr>
      </w:pPr>
      <w:r w:rsidRPr="00DD5E15">
        <w:rPr>
          <w:rFonts w:ascii="Arial" w:hAnsi="Arial" w:cs="Arial"/>
        </w:rPr>
        <w:t>Las tecnologías que se utilizaran son:</w:t>
      </w:r>
    </w:p>
    <w:p w14:paraId="7A164F13"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Arquitectura Monolítica</w:t>
      </w:r>
    </w:p>
    <w:p w14:paraId="44E48702"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Enfoque arquitectónico centralizado donde todos los módulos funcionales se integran en una única aplicación desplegable.</w:t>
      </w:r>
    </w:p>
    <w:p w14:paraId="0E1C425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lastRenderedPageBreak/>
        <w:t>Java 21 + Spring Boot</w:t>
      </w:r>
    </w:p>
    <w:p w14:paraId="6D2A3C60"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Tecnología base del </w:t>
      </w:r>
      <w:proofErr w:type="spellStart"/>
      <w:r w:rsidRPr="00DD5E15">
        <w:rPr>
          <w:rFonts w:ascii="Arial" w:hAnsi="Arial" w:cs="Arial"/>
        </w:rPr>
        <w:t>backend</w:t>
      </w:r>
      <w:proofErr w:type="spellEnd"/>
      <w:r w:rsidRPr="00DD5E15">
        <w:rPr>
          <w:rFonts w:ascii="Arial" w:hAnsi="Arial" w:cs="Arial"/>
        </w:rPr>
        <w:t xml:space="preserve"> que concentra la lógica de negocio, controladores, seguridad y acceso a datos.</w:t>
      </w:r>
    </w:p>
    <w:p w14:paraId="085B2C3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API REST (HTTP/JSON)</w:t>
      </w:r>
    </w:p>
    <w:p w14:paraId="2CBCA8E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Mecanismo de comunicación entre el </w:t>
      </w:r>
      <w:proofErr w:type="spellStart"/>
      <w:r w:rsidRPr="00DD5E15">
        <w:rPr>
          <w:rFonts w:ascii="Arial" w:hAnsi="Arial" w:cs="Arial"/>
        </w:rPr>
        <w:t>frontend</w:t>
      </w:r>
      <w:proofErr w:type="spellEnd"/>
      <w:r w:rsidRPr="00DD5E15">
        <w:rPr>
          <w:rFonts w:ascii="Arial" w:hAnsi="Arial" w:cs="Arial"/>
        </w:rPr>
        <w:t xml:space="preserve"> y el </w:t>
      </w:r>
      <w:proofErr w:type="spellStart"/>
      <w:r w:rsidRPr="00DD5E15">
        <w:rPr>
          <w:rFonts w:ascii="Arial" w:hAnsi="Arial" w:cs="Arial"/>
        </w:rPr>
        <w:t>backend</w:t>
      </w:r>
      <w:proofErr w:type="spellEnd"/>
      <w:r w:rsidRPr="00DD5E15">
        <w:rPr>
          <w:rFonts w:ascii="Arial" w:hAnsi="Arial" w:cs="Arial"/>
        </w:rPr>
        <w:t xml:space="preserve"> del sistema.</w:t>
      </w:r>
    </w:p>
    <w:p w14:paraId="5CA96F9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PostgreSQL</w:t>
      </w:r>
    </w:p>
    <w:p w14:paraId="6B2B492D"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Base de datos relacional única que almacena toda la información administrativa y financiera del sistema.</w:t>
      </w:r>
    </w:p>
    <w:p w14:paraId="76A32234"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Spring Data JPA + </w:t>
      </w:r>
      <w:proofErr w:type="spellStart"/>
      <w:r w:rsidRPr="00DD5E15">
        <w:rPr>
          <w:rFonts w:ascii="Arial" w:hAnsi="Arial" w:cs="Arial"/>
          <w:b/>
          <w:bCs/>
        </w:rPr>
        <w:t>Hibernate</w:t>
      </w:r>
      <w:proofErr w:type="spellEnd"/>
    </w:p>
    <w:p w14:paraId="6B642398"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Acceso y persistencia de datos mediante ORM, garantizando integridad y consistencia transaccional.</w:t>
      </w:r>
    </w:p>
    <w:p w14:paraId="7BB65E0C"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Spring Security</w:t>
      </w:r>
    </w:p>
    <w:p w14:paraId="1E42FEDA"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Autenticación, autorización y control de accesos por roles dentro del sistema.</w:t>
      </w:r>
    </w:p>
    <w:p w14:paraId="0B37BADA"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Vue.js 3</w:t>
      </w:r>
    </w:p>
    <w:p w14:paraId="740805DF"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 xml:space="preserve">Framework principal para el desarrollo del </w:t>
      </w:r>
      <w:proofErr w:type="spellStart"/>
      <w:r w:rsidRPr="00DD5E15">
        <w:rPr>
          <w:rFonts w:ascii="Arial" w:hAnsi="Arial" w:cs="Arial"/>
        </w:rPr>
        <w:t>frontend</w:t>
      </w:r>
      <w:proofErr w:type="spellEnd"/>
      <w:r w:rsidRPr="00DD5E15">
        <w:rPr>
          <w:rFonts w:ascii="Arial" w:hAnsi="Arial" w:cs="Arial"/>
        </w:rPr>
        <w:t xml:space="preserve"> web responsive (SPA).</w:t>
      </w:r>
    </w:p>
    <w:p w14:paraId="72D6438E" w14:textId="77777777" w:rsidR="00831E69" w:rsidRPr="00DD5E15" w:rsidRDefault="00831E69" w:rsidP="000B258D">
      <w:pPr>
        <w:numPr>
          <w:ilvl w:val="0"/>
          <w:numId w:val="12"/>
        </w:numPr>
        <w:tabs>
          <w:tab w:val="clear" w:pos="720"/>
          <w:tab w:val="num" w:pos="924"/>
        </w:tabs>
        <w:spacing w:after="160" w:line="360" w:lineRule="auto"/>
        <w:ind w:left="924"/>
        <w:jc w:val="both"/>
        <w:rPr>
          <w:rFonts w:ascii="Arial" w:hAnsi="Arial" w:cs="Arial"/>
        </w:rPr>
      </w:pPr>
      <w:r w:rsidRPr="00DD5E15">
        <w:rPr>
          <w:rFonts w:ascii="Arial" w:hAnsi="Arial" w:cs="Arial"/>
          <w:b/>
          <w:bCs/>
        </w:rPr>
        <w:t xml:space="preserve">Docker </w:t>
      </w:r>
    </w:p>
    <w:p w14:paraId="20EA8F0E" w14:textId="77777777" w:rsidR="00831E69" w:rsidRPr="00DD5E15" w:rsidRDefault="00831E69" w:rsidP="00831E69">
      <w:pPr>
        <w:spacing w:after="160" w:line="360" w:lineRule="auto"/>
        <w:ind w:left="924"/>
        <w:jc w:val="both"/>
        <w:rPr>
          <w:rFonts w:ascii="Arial" w:hAnsi="Arial" w:cs="Arial"/>
        </w:rPr>
      </w:pPr>
      <w:r w:rsidRPr="00DD5E15">
        <w:rPr>
          <w:rFonts w:ascii="Arial" w:hAnsi="Arial" w:cs="Arial"/>
        </w:rPr>
        <w:t>Contenedor de la aplicación para facilitar el despliegue y la portabilidad.</w:t>
      </w:r>
    </w:p>
    <w:p w14:paraId="617ED849"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control de vehículos</w:t>
      </w:r>
    </w:p>
    <w:p w14:paraId="5A3C5E4E"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Matriculación de vehículos (placas, modelo, año, características)</w:t>
      </w:r>
    </w:p>
    <w:p w14:paraId="58FAC4DB"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documentación vehicular (revisión técnica)</w:t>
      </w:r>
    </w:p>
    <w:p w14:paraId="275EDC54"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Programación y seguimiento de mantenimientos preventivos y correctivos</w:t>
      </w:r>
    </w:p>
    <w:p w14:paraId="7D374307"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Registro de reparaciones y arreglos</w:t>
      </w:r>
    </w:p>
    <w:p w14:paraId="4C134C71"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horas de uso y kilometraje</w:t>
      </w:r>
    </w:p>
    <w:p w14:paraId="1B68704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Control de consumo de combustible</w:t>
      </w:r>
    </w:p>
    <w:p w14:paraId="10A83CD8" w14:textId="77777777" w:rsidR="00831E69" w:rsidRPr="00DD5E15" w:rsidRDefault="00831E69" w:rsidP="000B258D">
      <w:pPr>
        <w:numPr>
          <w:ilvl w:val="0"/>
          <w:numId w:val="6"/>
        </w:numPr>
        <w:tabs>
          <w:tab w:val="clear" w:pos="720"/>
          <w:tab w:val="num" w:pos="924"/>
        </w:tabs>
        <w:spacing w:after="160" w:line="360" w:lineRule="auto"/>
        <w:ind w:left="924"/>
        <w:jc w:val="both"/>
        <w:rPr>
          <w:rFonts w:ascii="Arial" w:hAnsi="Arial" w:cs="Arial"/>
        </w:rPr>
      </w:pPr>
      <w:r w:rsidRPr="00DD5E15">
        <w:rPr>
          <w:rFonts w:ascii="Arial" w:hAnsi="Arial" w:cs="Arial"/>
        </w:rPr>
        <w:t>Alertas automáticas de vencimientos y mantenimientos</w:t>
      </w:r>
    </w:p>
    <w:p w14:paraId="2132F74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de estudiantes</w:t>
      </w:r>
    </w:p>
    <w:p w14:paraId="3B44F2E0"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Registro de datos personales y de contacto</w:t>
      </w:r>
    </w:p>
    <w:p w14:paraId="5F2648E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Administración de matrículas y cursos inscritos</w:t>
      </w:r>
    </w:p>
    <w:p w14:paraId="5AC885DC"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Seguimiento de progreso académico</w:t>
      </w:r>
    </w:p>
    <w:p w14:paraId="59C439FD"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Historial de clases teóricas y prácticas</w:t>
      </w:r>
    </w:p>
    <w:p w14:paraId="57F17C6B" w14:textId="77777777" w:rsidR="00831E69" w:rsidRPr="00DD5E15" w:rsidRDefault="00831E69" w:rsidP="000B258D">
      <w:pPr>
        <w:numPr>
          <w:ilvl w:val="0"/>
          <w:numId w:val="7"/>
        </w:numPr>
        <w:tabs>
          <w:tab w:val="clear" w:pos="720"/>
          <w:tab w:val="num" w:pos="924"/>
        </w:tabs>
        <w:spacing w:after="160" w:line="360" w:lineRule="auto"/>
        <w:ind w:left="924"/>
        <w:jc w:val="both"/>
        <w:rPr>
          <w:rFonts w:ascii="Arial" w:hAnsi="Arial" w:cs="Arial"/>
        </w:rPr>
      </w:pPr>
      <w:r w:rsidRPr="00DD5E15">
        <w:rPr>
          <w:rFonts w:ascii="Arial" w:hAnsi="Arial" w:cs="Arial"/>
        </w:rPr>
        <w:t>Revisión de documentación requerida</w:t>
      </w:r>
    </w:p>
    <w:p w14:paraId="1B4C6045"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asignaciones</w:t>
      </w:r>
    </w:p>
    <w:p w14:paraId="5C15F149"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automática o manual de instructor a estudiante</w:t>
      </w:r>
    </w:p>
    <w:p w14:paraId="50D65C87"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Asignación de vehículo para clases prácticas</w:t>
      </w:r>
    </w:p>
    <w:p w14:paraId="4AA88D2B"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Programación de horarios de clases</w:t>
      </w:r>
    </w:p>
    <w:p w14:paraId="3F3C9A90"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Validación de disponibilidad de recursos (instructor, vehículo, horario)</w:t>
      </w:r>
    </w:p>
    <w:p w14:paraId="13026E64" w14:textId="77777777" w:rsidR="00831E69" w:rsidRPr="00DD5E15" w:rsidRDefault="00831E69" w:rsidP="000B258D">
      <w:pPr>
        <w:numPr>
          <w:ilvl w:val="0"/>
          <w:numId w:val="8"/>
        </w:numPr>
        <w:tabs>
          <w:tab w:val="clear" w:pos="720"/>
          <w:tab w:val="num" w:pos="924"/>
        </w:tabs>
        <w:spacing w:after="160" w:line="360" w:lineRule="auto"/>
        <w:ind w:left="924"/>
        <w:jc w:val="both"/>
        <w:rPr>
          <w:rFonts w:ascii="Arial" w:hAnsi="Arial" w:cs="Arial"/>
        </w:rPr>
      </w:pPr>
      <w:r w:rsidRPr="00DD5E15">
        <w:rPr>
          <w:rFonts w:ascii="Arial" w:hAnsi="Arial" w:cs="Arial"/>
        </w:rPr>
        <w:t>Coordinación de cambios y reprogramaciones</w:t>
      </w:r>
    </w:p>
    <w:p w14:paraId="5F51B144"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 xml:space="preserve">Módulo de cobros </w:t>
      </w:r>
    </w:p>
    <w:p w14:paraId="5C0A6DB8"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planes de pago y conceptos de cobro</w:t>
      </w:r>
    </w:p>
    <w:p w14:paraId="17201AE4"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Registro de pagos realizados por estudiantes</w:t>
      </w:r>
    </w:p>
    <w:p w14:paraId="45B457A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Generación de comprobantes y recibos</w:t>
      </w:r>
    </w:p>
    <w:p w14:paraId="3293455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Control de cuentas por cobrar</w:t>
      </w:r>
    </w:p>
    <w:p w14:paraId="56D7B966" w14:textId="77777777" w:rsidR="00831E69" w:rsidRPr="00DD5E15" w:rsidRDefault="00831E69" w:rsidP="000B258D">
      <w:pPr>
        <w:numPr>
          <w:ilvl w:val="0"/>
          <w:numId w:val="9"/>
        </w:numPr>
        <w:tabs>
          <w:tab w:val="clear" w:pos="720"/>
          <w:tab w:val="num" w:pos="924"/>
        </w:tabs>
        <w:spacing w:after="160" w:line="360" w:lineRule="auto"/>
        <w:ind w:left="924"/>
        <w:jc w:val="both"/>
        <w:rPr>
          <w:rFonts w:ascii="Arial" w:hAnsi="Arial" w:cs="Arial"/>
        </w:rPr>
      </w:pPr>
      <w:r w:rsidRPr="00DD5E15">
        <w:rPr>
          <w:rFonts w:ascii="Arial" w:hAnsi="Arial" w:cs="Arial"/>
        </w:rPr>
        <w:t>Conciliación automática entre registros administrativos y financieros</w:t>
      </w:r>
    </w:p>
    <w:p w14:paraId="2CF070FF"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reportes y analítica</w:t>
      </w:r>
    </w:p>
    <w:p w14:paraId="1F2BB28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Generación de reportes operativos y financieros</w:t>
      </w:r>
    </w:p>
    <w:p w14:paraId="6A6D320B"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7A25CEFF"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ocupación de instructores y vehículos</w:t>
      </w:r>
    </w:p>
    <w:p w14:paraId="17830845"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Análisis de ingresos y cobros</w:t>
      </w:r>
    </w:p>
    <w:p w14:paraId="18E10DD2"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Reportes de mantenimientos y costos vehiculares</w:t>
      </w:r>
    </w:p>
    <w:p w14:paraId="0CDBE119" w14:textId="77777777" w:rsidR="00831E69" w:rsidRPr="00DD5E15" w:rsidRDefault="00831E69" w:rsidP="000B258D">
      <w:pPr>
        <w:numPr>
          <w:ilvl w:val="0"/>
          <w:numId w:val="10"/>
        </w:numPr>
        <w:tabs>
          <w:tab w:val="clear" w:pos="720"/>
          <w:tab w:val="num" w:pos="924"/>
        </w:tabs>
        <w:spacing w:after="160" w:line="360" w:lineRule="auto"/>
        <w:ind w:left="924"/>
        <w:jc w:val="both"/>
        <w:rPr>
          <w:rFonts w:ascii="Arial" w:hAnsi="Arial" w:cs="Arial"/>
        </w:rPr>
      </w:pPr>
      <w:r w:rsidRPr="00DD5E15">
        <w:rPr>
          <w:rFonts w:ascii="Arial" w:hAnsi="Arial" w:cs="Arial"/>
        </w:rPr>
        <w:t>Exportación de información en diversos formatos</w:t>
      </w:r>
    </w:p>
    <w:p w14:paraId="6A572B36" w14:textId="77777777" w:rsidR="00831E69" w:rsidRPr="00DD5E15" w:rsidRDefault="00831E69" w:rsidP="00831E69">
      <w:pPr>
        <w:spacing w:after="160" w:line="360" w:lineRule="auto"/>
        <w:ind w:left="204"/>
        <w:jc w:val="both"/>
        <w:rPr>
          <w:rFonts w:ascii="Arial" w:hAnsi="Arial" w:cs="Arial"/>
          <w:b/>
          <w:bCs/>
        </w:rPr>
      </w:pPr>
      <w:r w:rsidRPr="00DD5E15">
        <w:rPr>
          <w:rFonts w:ascii="Arial" w:hAnsi="Arial" w:cs="Arial"/>
          <w:b/>
          <w:bCs/>
        </w:rPr>
        <w:t>Módulo de administración y seguridad</w:t>
      </w:r>
    </w:p>
    <w:p w14:paraId="2D219A20"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Administración de usuarios y roles del sistema</w:t>
      </w:r>
    </w:p>
    <w:p w14:paraId="7D22797D"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Control de accesos y permisos por funcionalidad</w:t>
      </w:r>
    </w:p>
    <w:p w14:paraId="2E9BB5A2"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lastRenderedPageBreak/>
        <w:t>Auditoría de operaciones realizadas</w:t>
      </w:r>
    </w:p>
    <w:p w14:paraId="16FB5285" w14:textId="77777777"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rPr>
      </w:pPr>
      <w:r w:rsidRPr="00DD5E15">
        <w:rPr>
          <w:rFonts w:ascii="Arial" w:hAnsi="Arial" w:cs="Arial"/>
        </w:rPr>
        <w:t>Configuración general del sistema</w:t>
      </w:r>
    </w:p>
    <w:p w14:paraId="47304B41" w14:textId="3647312B" w:rsidR="00831E69" w:rsidRPr="00DD5E15" w:rsidRDefault="00831E69" w:rsidP="000B258D">
      <w:pPr>
        <w:numPr>
          <w:ilvl w:val="0"/>
          <w:numId w:val="11"/>
        </w:numPr>
        <w:tabs>
          <w:tab w:val="clear" w:pos="720"/>
          <w:tab w:val="num" w:pos="924"/>
        </w:tabs>
        <w:spacing w:after="160" w:line="360" w:lineRule="auto"/>
        <w:ind w:left="924"/>
        <w:jc w:val="both"/>
        <w:rPr>
          <w:rFonts w:ascii="Arial" w:hAnsi="Arial" w:cs="Arial"/>
          <w:sz w:val="24"/>
          <w:szCs w:val="24"/>
        </w:rPr>
      </w:pPr>
      <w:r w:rsidRPr="00831E69">
        <w:rPr>
          <w:rFonts w:cs="Arial"/>
          <w:sz w:val="24"/>
        </w:rPr>
        <w:t>Control de parámetros y catálogos</w:t>
      </w:r>
    </w:p>
    <w:p w14:paraId="531E2BB9" w14:textId="77777777" w:rsidR="00DD5E15" w:rsidRDefault="00DD5E15" w:rsidP="00DD5E15">
      <w:pPr>
        <w:spacing w:after="160" w:line="360" w:lineRule="auto"/>
        <w:jc w:val="both"/>
        <w:rPr>
          <w:rFonts w:ascii="Arial" w:hAnsi="Arial" w:cs="Arial"/>
          <w:b/>
          <w:bCs/>
        </w:rPr>
      </w:pPr>
      <w:r w:rsidRPr="00DD5E15">
        <w:rPr>
          <w:rFonts w:ascii="Arial" w:hAnsi="Arial" w:cs="Arial"/>
          <w:b/>
          <w:bCs/>
        </w:rPr>
        <w:t>Alternativa 2: Web responsive con arquitectura de microservicios</w:t>
      </w:r>
    </w:p>
    <w:p w14:paraId="2066FE6F" w14:textId="6776684E" w:rsidR="00DD5E15" w:rsidRPr="00DD5E15" w:rsidRDefault="005D5B94" w:rsidP="005D5B94">
      <w:pPr>
        <w:spacing w:after="160" w:line="360" w:lineRule="auto"/>
        <w:jc w:val="both"/>
        <w:rPr>
          <w:rFonts w:ascii="Arial" w:hAnsi="Arial" w:cs="Arial"/>
          <w:b/>
          <w:bCs/>
          <w:color w:val="EE0000"/>
        </w:rPr>
      </w:pPr>
      <w:r>
        <w:rPr>
          <w:rFonts w:ascii="Arial" w:hAnsi="Arial" w:cs="Arial"/>
          <w:b/>
          <w:bCs/>
          <w:noProof/>
          <w:color w:val="000000"/>
        </w:rPr>
        <w:drawing>
          <wp:inline distT="0" distB="0" distL="0" distR="0" wp14:anchorId="137A0D56" wp14:editId="7BE38DE2">
            <wp:extent cx="5706099" cy="4366260"/>
            <wp:effectExtent l="0" t="0" r="9525" b="0"/>
            <wp:docPr id="1357647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9338" cy="4384042"/>
                    </a:xfrm>
                    <a:prstGeom prst="rect">
                      <a:avLst/>
                    </a:prstGeom>
                    <a:noFill/>
                  </pic:spPr>
                </pic:pic>
              </a:graphicData>
            </a:graphic>
          </wp:inline>
        </w:drawing>
      </w:r>
    </w:p>
    <w:p w14:paraId="478045D4"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Objetivo</w:t>
      </w:r>
    </w:p>
    <w:p w14:paraId="1F03A5E4" w14:textId="77777777" w:rsidR="00DD5E15" w:rsidRPr="00DD5E15" w:rsidRDefault="00DD5E15" w:rsidP="00DD5E15">
      <w:pPr>
        <w:spacing w:after="160" w:line="360" w:lineRule="auto"/>
        <w:jc w:val="both"/>
        <w:rPr>
          <w:rFonts w:ascii="Arial" w:hAnsi="Arial" w:cs="Arial"/>
        </w:rPr>
      </w:pPr>
      <w:r w:rsidRPr="00DD5E15">
        <w:rPr>
          <w:rFonts w:ascii="Arial" w:hAnsi="Arial" w:cs="Arial"/>
        </w:rPr>
        <w:t>Desarrollar una web responsive mediante una arquitectura de microservicios que descentralice y modularice el control administrativo y financiero para escuelas de conducción ecuatorianas, permitiendo escalabilidad independiente, alta disponibilidad y mantenibilidad a largo plazo de cada componente funcional del sistema.</w:t>
      </w:r>
    </w:p>
    <w:p w14:paraId="69FFE76E" w14:textId="77777777" w:rsidR="00DD5E15" w:rsidRPr="00DD5E15" w:rsidRDefault="00DD5E15" w:rsidP="00DD5E15">
      <w:pPr>
        <w:spacing w:after="160" w:line="360" w:lineRule="auto"/>
        <w:jc w:val="both"/>
        <w:rPr>
          <w:rFonts w:ascii="Arial" w:hAnsi="Arial" w:cs="Arial"/>
        </w:rPr>
      </w:pPr>
      <w:r w:rsidRPr="00DD5E15">
        <w:rPr>
          <w:rFonts w:ascii="Arial" w:hAnsi="Arial" w:cs="Arial"/>
        </w:rPr>
        <w:t>El sistema busca proporcionar una solución robusta, escalable y evolutiva que permita a las escuelas de conducción administrar eficientemente sus operaciones mediante servicios autónomos e independientes que se comunican entre sí, facilitando el desarrollo paralelo, despliegues independientes y la capacidad de escalar selectivamente los componentes según la demanda operativa.</w:t>
      </w:r>
    </w:p>
    <w:p w14:paraId="195E4B5E" w14:textId="77777777" w:rsidR="00DD5E15" w:rsidRPr="00DD5E15" w:rsidRDefault="00DD5E15" w:rsidP="00DD5E15">
      <w:pPr>
        <w:spacing w:after="160" w:line="360" w:lineRule="auto"/>
        <w:jc w:val="both"/>
        <w:rPr>
          <w:rFonts w:ascii="Arial" w:hAnsi="Arial" w:cs="Arial"/>
        </w:rPr>
      </w:pPr>
      <w:r w:rsidRPr="00DD5E15">
        <w:rPr>
          <w:rFonts w:ascii="Arial" w:hAnsi="Arial" w:cs="Arial"/>
        </w:rPr>
        <w:t>Las tecnologías que se utilizaran son:</w:t>
      </w:r>
    </w:p>
    <w:p w14:paraId="517E17E9"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lastRenderedPageBreak/>
        <w:t>Arquitectura de microservicios</w:t>
      </w:r>
    </w:p>
    <w:p w14:paraId="6D68196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Enfoque arquitectónico base del sistema, que permite escalabilidad, independencia y alta disponibilidad.</w:t>
      </w:r>
    </w:p>
    <w:p w14:paraId="4DA3D432"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 xml:space="preserve">Java </w:t>
      </w:r>
      <w:r w:rsidRPr="00DD5E15">
        <w:rPr>
          <w:rFonts w:ascii="Arial" w:hAnsi="Arial" w:cs="Arial"/>
          <w:b/>
        </w:rPr>
        <w:t>21</w:t>
      </w:r>
      <w:r w:rsidRPr="00DD5E15">
        <w:rPr>
          <w:rFonts w:ascii="Arial" w:hAnsi="Arial" w:cs="Arial"/>
          <w:b/>
          <w:bCs/>
        </w:rPr>
        <w:t xml:space="preserve"> + Spring Boot</w:t>
      </w:r>
    </w:p>
    <w:p w14:paraId="2110502B"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Tecnología principal para el desarrollo del </w:t>
      </w:r>
      <w:proofErr w:type="spellStart"/>
      <w:r w:rsidRPr="00DD5E15">
        <w:rPr>
          <w:rFonts w:ascii="Arial" w:hAnsi="Arial" w:cs="Arial"/>
        </w:rPr>
        <w:t>backend</w:t>
      </w:r>
      <w:proofErr w:type="spellEnd"/>
      <w:r w:rsidRPr="00DD5E15">
        <w:rPr>
          <w:rFonts w:ascii="Arial" w:hAnsi="Arial" w:cs="Arial"/>
        </w:rPr>
        <w:t xml:space="preserve"> y de cada microservicio.</w:t>
      </w:r>
    </w:p>
    <w:p w14:paraId="09E03879" w14:textId="77777777" w:rsidR="00DD5E15" w:rsidRPr="00DD5E15" w:rsidRDefault="00DD5E15" w:rsidP="000B258D">
      <w:pPr>
        <w:pStyle w:val="Prrafodelista"/>
        <w:numPr>
          <w:ilvl w:val="0"/>
          <w:numId w:val="11"/>
        </w:numPr>
        <w:spacing w:after="160" w:line="360" w:lineRule="auto"/>
        <w:jc w:val="both"/>
        <w:rPr>
          <w:rFonts w:ascii="Arial" w:hAnsi="Arial" w:cs="Arial"/>
          <w:lang w:val="en-US"/>
        </w:rPr>
      </w:pPr>
      <w:r w:rsidRPr="00DD5E15">
        <w:rPr>
          <w:rFonts w:ascii="Arial" w:hAnsi="Arial" w:cs="Arial"/>
          <w:b/>
          <w:lang w:val="en-US"/>
        </w:rPr>
        <w:t>Spring Cloud (Gateway, Eureka, Config)</w:t>
      </w:r>
    </w:p>
    <w:p w14:paraId="79E32BEE"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Administración de comunicación, descubrimiento de servicios y configuración centralizada.</w:t>
      </w:r>
    </w:p>
    <w:p w14:paraId="1B194F96"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API REST (HTTP/JSON)</w:t>
      </w:r>
    </w:p>
    <w:p w14:paraId="350EE65D"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Mecanismo principal de comunicación entre </w:t>
      </w:r>
      <w:proofErr w:type="spellStart"/>
      <w:r w:rsidRPr="00DD5E15">
        <w:rPr>
          <w:rFonts w:ascii="Arial" w:hAnsi="Arial" w:cs="Arial"/>
        </w:rPr>
        <w:t>frontend</w:t>
      </w:r>
      <w:proofErr w:type="spellEnd"/>
      <w:r w:rsidRPr="00DD5E15">
        <w:rPr>
          <w:rFonts w:ascii="Arial" w:hAnsi="Arial" w:cs="Arial"/>
        </w:rPr>
        <w:t xml:space="preserve"> y </w:t>
      </w:r>
      <w:proofErr w:type="spellStart"/>
      <w:r w:rsidRPr="00DD5E15">
        <w:rPr>
          <w:rFonts w:ascii="Arial" w:hAnsi="Arial" w:cs="Arial"/>
        </w:rPr>
        <w:t>backend</w:t>
      </w:r>
      <w:proofErr w:type="spellEnd"/>
      <w:r w:rsidRPr="00DD5E15">
        <w:rPr>
          <w:rFonts w:ascii="Arial" w:hAnsi="Arial" w:cs="Arial"/>
        </w:rPr>
        <w:t>, y entre microservicios.</w:t>
      </w:r>
    </w:p>
    <w:p w14:paraId="17A85275"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PostgreSQL</w:t>
      </w:r>
    </w:p>
    <w:p w14:paraId="2F700FB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Base de datos relacional utilizada por cada microservicio.</w:t>
      </w:r>
    </w:p>
    <w:p w14:paraId="7917EF0A"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Mensajería asíncrona (</w:t>
      </w:r>
      <w:proofErr w:type="spellStart"/>
      <w:r w:rsidRPr="00DD5E15">
        <w:rPr>
          <w:rFonts w:ascii="Arial" w:hAnsi="Arial" w:cs="Arial"/>
          <w:b/>
          <w:bCs/>
        </w:rPr>
        <w:t>RabbitMQ</w:t>
      </w:r>
      <w:proofErr w:type="spellEnd"/>
      <w:r w:rsidRPr="00DD5E15">
        <w:rPr>
          <w:rFonts w:ascii="Arial" w:hAnsi="Arial" w:cs="Arial"/>
          <w:b/>
          <w:bCs/>
        </w:rPr>
        <w:t xml:space="preserve"> o Kafka)</w:t>
      </w:r>
    </w:p>
    <w:p w14:paraId="263A53BC"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Comunicación basada en eventos para desacoplar servicios y mejorar la resiliencia.</w:t>
      </w:r>
    </w:p>
    <w:p w14:paraId="26AB2BF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Vue.js 3</w:t>
      </w:r>
    </w:p>
    <w:p w14:paraId="0FC16B7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 xml:space="preserve">Framework principal para el </w:t>
      </w:r>
      <w:proofErr w:type="spellStart"/>
      <w:r w:rsidRPr="00DD5E15">
        <w:rPr>
          <w:rFonts w:ascii="Arial" w:hAnsi="Arial" w:cs="Arial"/>
        </w:rPr>
        <w:t>frontend</w:t>
      </w:r>
      <w:proofErr w:type="spellEnd"/>
      <w:r w:rsidRPr="00DD5E15">
        <w:rPr>
          <w:rFonts w:ascii="Arial" w:hAnsi="Arial" w:cs="Arial"/>
        </w:rPr>
        <w:t xml:space="preserve"> web (SPA).</w:t>
      </w:r>
    </w:p>
    <w:p w14:paraId="0A44361B"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Docker</w:t>
      </w:r>
    </w:p>
    <w:p w14:paraId="75DC7209"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Contenedorización de microservicios para despliegue consistente.</w:t>
      </w:r>
    </w:p>
    <w:p w14:paraId="250FC75F" w14:textId="77777777" w:rsidR="00DD5E15" w:rsidRPr="00DD5E15" w:rsidRDefault="00DD5E15" w:rsidP="000B258D">
      <w:pPr>
        <w:pStyle w:val="Prrafodelista"/>
        <w:numPr>
          <w:ilvl w:val="0"/>
          <w:numId w:val="11"/>
        </w:numPr>
        <w:spacing w:after="160" w:line="360" w:lineRule="auto"/>
        <w:jc w:val="both"/>
        <w:rPr>
          <w:rFonts w:ascii="Arial" w:hAnsi="Arial" w:cs="Arial"/>
        </w:rPr>
      </w:pPr>
      <w:proofErr w:type="spellStart"/>
      <w:r w:rsidRPr="00DD5E15">
        <w:rPr>
          <w:rFonts w:ascii="Arial" w:hAnsi="Arial" w:cs="Arial"/>
          <w:b/>
          <w:bCs/>
        </w:rPr>
        <w:t>Kubernetes</w:t>
      </w:r>
      <w:proofErr w:type="spellEnd"/>
      <w:r w:rsidRPr="00DD5E15">
        <w:rPr>
          <w:rFonts w:ascii="Arial" w:hAnsi="Arial" w:cs="Arial"/>
          <w:b/>
          <w:bCs/>
        </w:rPr>
        <w:t xml:space="preserve"> (o Docker </w:t>
      </w:r>
      <w:proofErr w:type="spellStart"/>
      <w:r w:rsidRPr="00DD5E15">
        <w:rPr>
          <w:rFonts w:ascii="Arial" w:hAnsi="Arial" w:cs="Arial"/>
          <w:b/>
          <w:bCs/>
        </w:rPr>
        <w:t>Compose</w:t>
      </w:r>
      <w:proofErr w:type="spellEnd"/>
      <w:r w:rsidRPr="00DD5E15">
        <w:rPr>
          <w:rFonts w:ascii="Arial" w:hAnsi="Arial" w:cs="Arial"/>
          <w:b/>
          <w:bCs/>
        </w:rPr>
        <w:t>)</w:t>
      </w:r>
    </w:p>
    <w:p w14:paraId="696043FA"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Orquestación y escalado de contenedores.</w:t>
      </w:r>
    </w:p>
    <w:p w14:paraId="2D1CBE10" w14:textId="77777777" w:rsidR="00DD5E15" w:rsidRPr="00DD5E15" w:rsidRDefault="00DD5E15" w:rsidP="000B258D">
      <w:pPr>
        <w:pStyle w:val="Prrafodelista"/>
        <w:numPr>
          <w:ilvl w:val="0"/>
          <w:numId w:val="11"/>
        </w:numPr>
        <w:spacing w:after="160" w:line="360" w:lineRule="auto"/>
        <w:jc w:val="both"/>
        <w:rPr>
          <w:rFonts w:ascii="Arial" w:hAnsi="Arial" w:cs="Arial"/>
        </w:rPr>
      </w:pPr>
      <w:r w:rsidRPr="00DD5E15">
        <w:rPr>
          <w:rFonts w:ascii="Arial" w:hAnsi="Arial" w:cs="Arial"/>
          <w:b/>
          <w:bCs/>
        </w:rPr>
        <w:t>JWT + Spring Security</w:t>
      </w:r>
    </w:p>
    <w:p w14:paraId="42B44966" w14:textId="77777777" w:rsidR="00DD5E15" w:rsidRPr="00DD5E15" w:rsidRDefault="00DD5E15" w:rsidP="00DD5E15">
      <w:pPr>
        <w:pStyle w:val="Prrafodelista"/>
        <w:spacing w:after="160" w:line="360" w:lineRule="auto"/>
        <w:jc w:val="both"/>
        <w:rPr>
          <w:rFonts w:ascii="Arial" w:hAnsi="Arial" w:cs="Arial"/>
        </w:rPr>
      </w:pPr>
      <w:r w:rsidRPr="00DD5E15">
        <w:rPr>
          <w:rFonts w:ascii="Arial" w:hAnsi="Arial" w:cs="Arial"/>
        </w:rPr>
        <w:t>Autenticación y autorización del sistema.</w:t>
      </w:r>
    </w:p>
    <w:p w14:paraId="1970A2E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instructores (MS-Instructores)</w:t>
      </w:r>
    </w:p>
    <w:p w14:paraId="11253688"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y administración de información personal y profesional de instructores</w:t>
      </w:r>
    </w:p>
    <w:p w14:paraId="5BA9BA00"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Control de certificaciones y licencias vigentes</w:t>
      </w:r>
    </w:p>
    <w:p w14:paraId="19516D7D"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Organización de horarios y disponibilidad</w:t>
      </w:r>
    </w:p>
    <w:p w14:paraId="63E225EE"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Seguimiento de carga horaria y asignaciones</w:t>
      </w:r>
    </w:p>
    <w:p w14:paraId="75D60D46"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Registro de pagos y compensaciones</w:t>
      </w:r>
    </w:p>
    <w:p w14:paraId="2FC83343" w14:textId="77777777" w:rsidR="00DD5E15" w:rsidRPr="00DD5E15" w:rsidRDefault="00DD5E15" w:rsidP="000B258D">
      <w:pPr>
        <w:numPr>
          <w:ilvl w:val="0"/>
          <w:numId w:val="13"/>
        </w:numPr>
        <w:spacing w:after="160" w:line="360" w:lineRule="auto"/>
        <w:jc w:val="both"/>
        <w:rPr>
          <w:rFonts w:ascii="Arial" w:hAnsi="Arial" w:cs="Arial"/>
        </w:rPr>
      </w:pPr>
      <w:r w:rsidRPr="00DD5E15">
        <w:rPr>
          <w:rFonts w:ascii="Arial" w:hAnsi="Arial" w:cs="Arial"/>
        </w:rPr>
        <w:t xml:space="preserve">API REST para consumo por otros microservicios y el </w:t>
      </w:r>
      <w:proofErr w:type="spellStart"/>
      <w:r w:rsidRPr="00DD5E15">
        <w:rPr>
          <w:rFonts w:ascii="Arial" w:hAnsi="Arial" w:cs="Arial"/>
        </w:rPr>
        <w:t>frontend</w:t>
      </w:r>
      <w:proofErr w:type="spellEnd"/>
    </w:p>
    <w:p w14:paraId="2E635C7F"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w:t>
      </w:r>
      <w:r w:rsidRPr="00DD5E15">
        <w:rPr>
          <w:rFonts w:ascii="Arial" w:hAnsi="Arial" w:cs="Arial"/>
          <w:b/>
        </w:rPr>
        <w:t>ontrol</w:t>
      </w:r>
      <w:r w:rsidRPr="00DD5E15">
        <w:rPr>
          <w:rFonts w:ascii="Arial" w:hAnsi="Arial" w:cs="Arial"/>
          <w:b/>
          <w:bCs/>
        </w:rPr>
        <w:t xml:space="preserve"> de vehículos (MS-Vehículos)</w:t>
      </w:r>
    </w:p>
    <w:p w14:paraId="34E02EBB"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Matriculación de vehículos (placas, modelo, año, características)</w:t>
      </w:r>
    </w:p>
    <w:p w14:paraId="176D976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lastRenderedPageBreak/>
        <w:t>Control de documentación vehicular (SOAT, revisión técnica)</w:t>
      </w:r>
    </w:p>
    <w:p w14:paraId="6256DBC1"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Programación y seguimiento de mantenimientos preventivos y correctivos</w:t>
      </w:r>
    </w:p>
    <w:p w14:paraId="39396CEE"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Registro de reparaciones y arreglos</w:t>
      </w:r>
    </w:p>
    <w:p w14:paraId="6B14BCED"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horas de uso y kilometraje</w:t>
      </w:r>
    </w:p>
    <w:p w14:paraId="15A0C178"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Control de consumo de combustible</w:t>
      </w:r>
    </w:p>
    <w:p w14:paraId="532AC553"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Alertas automáticas de vencimientos y mantenimientos</w:t>
      </w:r>
    </w:p>
    <w:p w14:paraId="2AE0EBDA" w14:textId="77777777" w:rsidR="00DD5E15" w:rsidRPr="00DD5E15" w:rsidRDefault="00DD5E15" w:rsidP="000B258D">
      <w:pPr>
        <w:numPr>
          <w:ilvl w:val="0"/>
          <w:numId w:val="14"/>
        </w:numPr>
        <w:spacing w:after="160" w:line="360" w:lineRule="auto"/>
        <w:jc w:val="both"/>
        <w:rPr>
          <w:rFonts w:ascii="Arial" w:hAnsi="Arial" w:cs="Arial"/>
        </w:rPr>
      </w:pPr>
      <w:r w:rsidRPr="00DD5E15">
        <w:rPr>
          <w:rFonts w:ascii="Arial" w:hAnsi="Arial" w:cs="Arial"/>
        </w:rPr>
        <w:t xml:space="preserve">Exposición de </w:t>
      </w:r>
      <w:proofErr w:type="spellStart"/>
      <w:r w:rsidRPr="00DD5E15">
        <w:rPr>
          <w:rFonts w:ascii="Arial" w:hAnsi="Arial" w:cs="Arial"/>
        </w:rPr>
        <w:t>APIs</w:t>
      </w:r>
      <w:proofErr w:type="spellEnd"/>
      <w:r w:rsidRPr="00DD5E15">
        <w:rPr>
          <w:rFonts w:ascii="Arial" w:hAnsi="Arial" w:cs="Arial"/>
        </w:rPr>
        <w:t xml:space="preserve"> para consulta de disponibilidad vehicular</w:t>
      </w:r>
    </w:p>
    <w:p w14:paraId="11C4D6D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 xml:space="preserve">Microservicio de </w:t>
      </w:r>
      <w:r w:rsidRPr="00DD5E15">
        <w:rPr>
          <w:rFonts w:ascii="Arial" w:hAnsi="Arial" w:cs="Arial"/>
          <w:b/>
        </w:rPr>
        <w:t>administración</w:t>
      </w:r>
      <w:r w:rsidRPr="00DD5E15">
        <w:rPr>
          <w:rFonts w:ascii="Arial" w:hAnsi="Arial" w:cs="Arial"/>
          <w:b/>
          <w:bCs/>
        </w:rPr>
        <w:t xml:space="preserve"> de estudiantes (MS-Estudiantes)</w:t>
      </w:r>
    </w:p>
    <w:p w14:paraId="477315B4"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Registro de datos personales y de contacto</w:t>
      </w:r>
    </w:p>
    <w:p w14:paraId="2514702F"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Administración de matrículas y cursos inscritos</w:t>
      </w:r>
    </w:p>
    <w:p w14:paraId="1C209417"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Seguimiento de progreso académico</w:t>
      </w:r>
    </w:p>
    <w:p w14:paraId="28DE081B"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Historial de clases teóricas y prácticas</w:t>
      </w:r>
    </w:p>
    <w:p w14:paraId="68E9ADCD"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Revisión de documentación requerida</w:t>
      </w:r>
    </w:p>
    <w:p w14:paraId="67BD81F0" w14:textId="77777777" w:rsidR="00DD5E15" w:rsidRPr="00DD5E15" w:rsidRDefault="00DD5E15" w:rsidP="000B258D">
      <w:pPr>
        <w:numPr>
          <w:ilvl w:val="0"/>
          <w:numId w:val="15"/>
        </w:numPr>
        <w:spacing w:after="160" w:line="360" w:lineRule="auto"/>
        <w:jc w:val="both"/>
        <w:rPr>
          <w:rFonts w:ascii="Arial" w:hAnsi="Arial" w:cs="Arial"/>
        </w:rPr>
      </w:pPr>
      <w:r w:rsidRPr="00DD5E15">
        <w:rPr>
          <w:rFonts w:ascii="Arial" w:hAnsi="Arial" w:cs="Arial"/>
        </w:rPr>
        <w:t>Control de asistencias</w:t>
      </w:r>
    </w:p>
    <w:p w14:paraId="6C2EC6AD" w14:textId="77777777" w:rsidR="00DD5E15" w:rsidRPr="00DD5E15" w:rsidRDefault="00DD5E15" w:rsidP="000B258D">
      <w:pPr>
        <w:numPr>
          <w:ilvl w:val="0"/>
          <w:numId w:val="15"/>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consulta y actualización de información estudiantil</w:t>
      </w:r>
    </w:p>
    <w:p w14:paraId="5988C9AA"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asignaciones (MS-Asignaciones)</w:t>
      </w:r>
    </w:p>
    <w:p w14:paraId="6FAD717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Orquestación de asignación de instructor a estudiante</w:t>
      </w:r>
    </w:p>
    <w:p w14:paraId="6BE70C51"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Asignación de vehículo para clases prácticas</w:t>
      </w:r>
    </w:p>
    <w:p w14:paraId="19D065DB"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Programación de horarios de clases</w:t>
      </w:r>
    </w:p>
    <w:p w14:paraId="6AE041B9"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Validación de disponibilidad mediante consultas a MS-Instructores y MS-Vehículos</w:t>
      </w:r>
    </w:p>
    <w:p w14:paraId="384634C4"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Coordinación de cambios y reprogramaciones</w:t>
      </w:r>
    </w:p>
    <w:p w14:paraId="78632608" w14:textId="77777777" w:rsidR="00DD5E15" w:rsidRPr="00DD5E15" w:rsidRDefault="00DD5E15" w:rsidP="000B258D">
      <w:pPr>
        <w:numPr>
          <w:ilvl w:val="0"/>
          <w:numId w:val="16"/>
        </w:numPr>
        <w:spacing w:after="160" w:line="360" w:lineRule="auto"/>
        <w:jc w:val="both"/>
        <w:rPr>
          <w:rFonts w:ascii="Arial" w:hAnsi="Arial" w:cs="Arial"/>
        </w:rPr>
      </w:pPr>
      <w:r w:rsidRPr="00DD5E15">
        <w:rPr>
          <w:rFonts w:ascii="Arial" w:hAnsi="Arial" w:cs="Arial"/>
        </w:rPr>
        <w:t>Comunicación asíncrona para notificaciones de cambios</w:t>
      </w:r>
    </w:p>
    <w:p w14:paraId="0EB6F127"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cobros (MS-Cobros)</w:t>
      </w:r>
    </w:p>
    <w:p w14:paraId="1B4E1C8B"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Control de planes de pago y conceptos de cobro</w:t>
      </w:r>
    </w:p>
    <w:p w14:paraId="1EA9BC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Registro de pagos realizados por estudiantes</w:t>
      </w:r>
    </w:p>
    <w:p w14:paraId="70C039BD"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Generación de comprobantes y recibos</w:t>
      </w:r>
    </w:p>
    <w:p w14:paraId="1973E95F"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lastRenderedPageBreak/>
        <w:t>Control de cuentas por cobrar</w:t>
      </w:r>
    </w:p>
    <w:p w14:paraId="0ECC8F99"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Conciliación automática de transacciones</w:t>
      </w:r>
    </w:p>
    <w:p w14:paraId="58AD88E4" w14:textId="77777777" w:rsidR="00DD5E15" w:rsidRPr="00DD5E15" w:rsidRDefault="00DD5E15" w:rsidP="000B258D">
      <w:pPr>
        <w:numPr>
          <w:ilvl w:val="0"/>
          <w:numId w:val="17"/>
        </w:numPr>
        <w:spacing w:after="160" w:line="360" w:lineRule="auto"/>
        <w:jc w:val="both"/>
        <w:rPr>
          <w:rFonts w:ascii="Arial" w:hAnsi="Arial" w:cs="Arial"/>
        </w:rPr>
      </w:pPr>
      <w:r w:rsidRPr="00DD5E15">
        <w:rPr>
          <w:rFonts w:ascii="Arial" w:hAnsi="Arial" w:cs="Arial"/>
        </w:rPr>
        <w:t>Publicación de eventos de pago para otros servicios</w:t>
      </w:r>
    </w:p>
    <w:p w14:paraId="14698865"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reportes (MS-Reportes)</w:t>
      </w:r>
    </w:p>
    <w:p w14:paraId="2FA23DF2"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Consolidación de información desde múltiples microservicios</w:t>
      </w:r>
    </w:p>
    <w:p w14:paraId="7E2F29AD"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Generación de reportes operativos y financieros</w:t>
      </w:r>
    </w:p>
    <w:p w14:paraId="725EDDF6" w14:textId="77777777" w:rsidR="00DD5E15" w:rsidRPr="00DD5E15" w:rsidRDefault="00DD5E15" w:rsidP="000B258D">
      <w:pPr>
        <w:numPr>
          <w:ilvl w:val="0"/>
          <w:numId w:val="18"/>
        </w:numPr>
        <w:spacing w:after="160" w:line="360" w:lineRule="auto"/>
        <w:jc w:val="both"/>
        <w:rPr>
          <w:rFonts w:ascii="Arial" w:hAnsi="Arial" w:cs="Arial"/>
        </w:rPr>
      </w:pPr>
      <w:proofErr w:type="spellStart"/>
      <w:r w:rsidRPr="00DD5E15">
        <w:rPr>
          <w:rFonts w:ascii="Arial" w:hAnsi="Arial" w:cs="Arial"/>
        </w:rPr>
        <w:t>Dashboard</w:t>
      </w:r>
      <w:proofErr w:type="spellEnd"/>
      <w:r w:rsidRPr="00DD5E15">
        <w:rPr>
          <w:rFonts w:ascii="Arial" w:hAnsi="Arial" w:cs="Arial"/>
        </w:rPr>
        <w:t xml:space="preserve"> con indicadores clave de desempeño (</w:t>
      </w:r>
      <w:proofErr w:type="spellStart"/>
      <w:r w:rsidRPr="00DD5E15">
        <w:rPr>
          <w:rFonts w:ascii="Arial" w:hAnsi="Arial" w:cs="Arial"/>
        </w:rPr>
        <w:t>KPIs</w:t>
      </w:r>
      <w:proofErr w:type="spellEnd"/>
      <w:r w:rsidRPr="00DD5E15">
        <w:rPr>
          <w:rFonts w:ascii="Arial" w:hAnsi="Arial" w:cs="Arial"/>
        </w:rPr>
        <w:t>)</w:t>
      </w:r>
    </w:p>
    <w:p w14:paraId="3C7619FB"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ocupación de instructores y vehículos</w:t>
      </w:r>
    </w:p>
    <w:p w14:paraId="19CF9684"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Análisis de ingresos y cobros</w:t>
      </w:r>
    </w:p>
    <w:p w14:paraId="4BCE01BF"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Reportes de mantenimientos y costos vehiculares</w:t>
      </w:r>
    </w:p>
    <w:p w14:paraId="3925D447"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Exportación de información en diversos formatos</w:t>
      </w:r>
    </w:p>
    <w:p w14:paraId="7B4D841A" w14:textId="77777777" w:rsidR="00DD5E15" w:rsidRPr="00DD5E15" w:rsidRDefault="00DD5E15" w:rsidP="000B258D">
      <w:pPr>
        <w:numPr>
          <w:ilvl w:val="0"/>
          <w:numId w:val="18"/>
        </w:numPr>
        <w:spacing w:after="160" w:line="360" w:lineRule="auto"/>
        <w:jc w:val="both"/>
        <w:rPr>
          <w:rFonts w:ascii="Arial" w:hAnsi="Arial" w:cs="Arial"/>
        </w:rPr>
      </w:pPr>
      <w:r w:rsidRPr="00DD5E15">
        <w:rPr>
          <w:rFonts w:ascii="Arial" w:hAnsi="Arial" w:cs="Arial"/>
        </w:rPr>
        <w:t>Caché de datos agregados para optimización de consultas</w:t>
      </w:r>
    </w:p>
    <w:p w14:paraId="67D1D141"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Microservicio de autenticación y autorización (MS-Auth)</w:t>
      </w:r>
    </w:p>
    <w:p w14:paraId="77559588"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Administración de usuarios y credenciales</w:t>
      </w:r>
    </w:p>
    <w:p w14:paraId="29568A54"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Autenticación mediante JWT (JSON Web Tokens)</w:t>
      </w:r>
    </w:p>
    <w:p w14:paraId="78057F2B"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Autorización basada en roles y permisos</w:t>
      </w:r>
    </w:p>
    <w:p w14:paraId="05EC9FD7"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Control de sesiones y tokens de acceso</w:t>
      </w:r>
    </w:p>
    <w:p w14:paraId="61BCC176" w14:textId="77777777" w:rsidR="00DD5E15" w:rsidRPr="00DD5E15" w:rsidRDefault="00DD5E15" w:rsidP="000B258D">
      <w:pPr>
        <w:numPr>
          <w:ilvl w:val="0"/>
          <w:numId w:val="19"/>
        </w:numPr>
        <w:spacing w:after="160" w:line="360" w:lineRule="auto"/>
        <w:jc w:val="both"/>
        <w:rPr>
          <w:rFonts w:ascii="Arial" w:hAnsi="Arial" w:cs="Arial"/>
        </w:rPr>
      </w:pPr>
      <w:r w:rsidRPr="00DD5E15">
        <w:rPr>
          <w:rFonts w:ascii="Arial" w:hAnsi="Arial" w:cs="Arial"/>
        </w:rPr>
        <w:t>Auditoría de accesos y operaciones</w:t>
      </w:r>
    </w:p>
    <w:p w14:paraId="2156BB36" w14:textId="77777777" w:rsidR="00DD5E15" w:rsidRPr="00DD5E15" w:rsidRDefault="00DD5E15" w:rsidP="000B258D">
      <w:pPr>
        <w:numPr>
          <w:ilvl w:val="0"/>
          <w:numId w:val="19"/>
        </w:numPr>
        <w:spacing w:after="160" w:line="360" w:lineRule="auto"/>
        <w:jc w:val="both"/>
        <w:rPr>
          <w:rFonts w:ascii="Arial" w:hAnsi="Arial" w:cs="Arial"/>
        </w:rPr>
      </w:pPr>
      <w:proofErr w:type="spellStart"/>
      <w:r w:rsidRPr="00DD5E15">
        <w:rPr>
          <w:rFonts w:ascii="Arial" w:hAnsi="Arial" w:cs="Arial"/>
        </w:rPr>
        <w:t>APIs</w:t>
      </w:r>
      <w:proofErr w:type="spellEnd"/>
      <w:r w:rsidRPr="00DD5E15">
        <w:rPr>
          <w:rFonts w:ascii="Arial" w:hAnsi="Arial" w:cs="Arial"/>
        </w:rPr>
        <w:t xml:space="preserve"> para validación de tokens</w:t>
      </w:r>
    </w:p>
    <w:p>
      <w:pStyle w:val="Caption"/>
      <w:r>
        <w:t>Tabla 13: Datos técnicos y especificaciones</w:t>
      </w:r>
    </w:p>
    <w:p w14:paraId="1758DD50" w14:textId="77777777" w:rsidR="00DD5E15" w:rsidRPr="00DD5E15" w:rsidRDefault="00DD5E15" w:rsidP="00DD5E15">
      <w:pPr>
        <w:spacing w:after="160" w:line="360" w:lineRule="auto"/>
        <w:jc w:val="both"/>
        <w:rPr>
          <w:rFonts w:ascii="Arial" w:hAnsi="Arial" w:cs="Arial"/>
          <w:b/>
          <w:bCs/>
        </w:rPr>
      </w:pPr>
      <w:r w:rsidRPr="00DD5E15">
        <w:rPr>
          <w:rFonts w:ascii="Arial" w:hAnsi="Arial" w:cs="Arial"/>
          <w:b/>
          <w:bCs/>
        </w:rPr>
        <w:t>Gateway API</w:t>
      </w:r>
    </w:p>
    <w:p w14:paraId="472EFF9B"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Punto de entrada único para las peticiones del </w:t>
      </w:r>
      <w:proofErr w:type="spellStart"/>
      <w:r w:rsidRPr="00DD5E15">
        <w:rPr>
          <w:rFonts w:ascii="Arial" w:hAnsi="Arial" w:cs="Arial"/>
        </w:rPr>
        <w:t>frontend</w:t>
      </w:r>
      <w:proofErr w:type="spellEnd"/>
    </w:p>
    <w:p>
      <w:pStyle w:val="Caption"/>
      <w:r>
        <w:t>Tabla 14: Datos técnicos y especificaciones</w:t>
      </w:r>
    </w:p>
    <w:p w14:paraId="7110CA54"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Enrutamiento de solicitudes a los microservicios correspondientes</w:t>
      </w:r>
    </w:p>
    <w:p w14:paraId="2C2EDD5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Validación de tokens de autenticación</w:t>
      </w:r>
    </w:p>
    <w:p w14:paraId="1CEF4BDF"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Balanceo de carga entre instancias de microservicios</w:t>
      </w:r>
    </w:p>
    <w:p w14:paraId="233E72FE"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 xml:space="preserve">Rate </w:t>
      </w:r>
      <w:proofErr w:type="spellStart"/>
      <w:r w:rsidRPr="00DD5E15">
        <w:rPr>
          <w:rFonts w:ascii="Arial" w:hAnsi="Arial" w:cs="Arial"/>
        </w:rPr>
        <w:t>limiting</w:t>
      </w:r>
      <w:proofErr w:type="spellEnd"/>
      <w:r w:rsidRPr="00DD5E15">
        <w:rPr>
          <w:rFonts w:ascii="Arial" w:hAnsi="Arial" w:cs="Arial"/>
        </w:rPr>
        <w:t xml:space="preserve"> y </w:t>
      </w:r>
      <w:proofErr w:type="spellStart"/>
      <w:r w:rsidRPr="00DD5E15">
        <w:rPr>
          <w:rFonts w:ascii="Arial" w:hAnsi="Arial" w:cs="Arial"/>
        </w:rPr>
        <w:t>throttling</w:t>
      </w:r>
      <w:proofErr w:type="spellEnd"/>
    </w:p>
    <w:p w14:paraId="2DCE50F8" w14:textId="77777777" w:rsidR="00DD5E15" w:rsidRPr="00DD5E15" w:rsidRDefault="00DD5E15" w:rsidP="000B258D">
      <w:pPr>
        <w:numPr>
          <w:ilvl w:val="0"/>
          <w:numId w:val="20"/>
        </w:numPr>
        <w:spacing w:after="160" w:line="360" w:lineRule="auto"/>
        <w:jc w:val="both"/>
        <w:rPr>
          <w:rFonts w:ascii="Arial" w:hAnsi="Arial" w:cs="Arial"/>
        </w:rPr>
      </w:pPr>
      <w:r w:rsidRPr="00DD5E15">
        <w:rPr>
          <w:rFonts w:ascii="Arial" w:hAnsi="Arial" w:cs="Arial"/>
        </w:rPr>
        <w:t>Agregación de respuestas cuando sea necesario</w:t>
      </w:r>
    </w:p>
    <w:p w14:paraId="0B214F5C" w14:textId="77777777" w:rsidR="00DD5E15" w:rsidRPr="00DD5E15" w:rsidRDefault="00DD5E15" w:rsidP="00DD5E15">
      <w:pPr>
        <w:spacing w:after="160" w:line="360" w:lineRule="auto"/>
        <w:jc w:val="both"/>
        <w:rPr>
          <w:rFonts w:ascii="Arial" w:hAnsi="Arial" w:cs="Arial"/>
          <w:sz w:val="24"/>
          <w:szCs w:val="24"/>
        </w:rPr>
      </w:pPr>
    </w:p>
    <w:p w14:paraId="03CD3D07" w14:textId="1C4CBE61" w:rsidR="0C65895D" w:rsidRPr="00EE2BAB" w:rsidRDefault="00EE2BAB" w:rsidP="00831E69">
      <w:pPr>
        <w:pStyle w:val="Ttulo3"/>
        <w:numPr>
          <w:ilvl w:val="0"/>
          <w:numId w:val="0"/>
        </w:numPr>
        <w:spacing w:before="240" w:after="240"/>
        <w:rPr>
          <w:b/>
          <w:bCs/>
        </w:rPr>
      </w:pPr>
      <w:r>
        <w:rPr>
          <w:b/>
          <w:bCs/>
        </w:rPr>
        <w:t xml:space="preserve">2.2.2. </w:t>
      </w:r>
      <w:r w:rsidR="00DA42FD" w:rsidRPr="00EE2BAB">
        <w:rPr>
          <w:b/>
          <w:bCs/>
        </w:rPr>
        <w:t>Selección de la mejor solución</w:t>
      </w:r>
      <w:bookmarkEnd w:id="13"/>
      <w:r w:rsidR="00DA42FD" w:rsidRPr="00EE2BAB">
        <w:rPr>
          <w:b/>
          <w:bCs/>
        </w:rPr>
        <w:t xml:space="preserve">  </w:t>
      </w:r>
    </w:p>
    <w:p w14:paraId="18A7C448" w14:textId="77777777" w:rsidR="00EE5976" w:rsidRPr="00A02AA0" w:rsidRDefault="00EE5976" w:rsidP="00A02AA0">
      <w:pPr>
        <w:spacing w:line="480" w:lineRule="auto"/>
        <w:jc w:val="both"/>
        <w:rPr>
          <w:rFonts w:ascii="Arial" w:hAnsi="Arial" w:cs="Arial"/>
        </w:rPr>
      </w:pPr>
      <w:r w:rsidRPr="00A02AA0">
        <w:rPr>
          <w:rFonts w:ascii="Arial" w:hAnsi="Arial" w:cs="Arial"/>
        </w:rPr>
        <w:t>La evaluación de las alternativas de solución se realizará mediante la norma ISO/IEC 25010, estándar internacional que define un modelo de calidad para productos de software, esta norma permite evaluar la calidad del software desde múltiples dimensiones técnicas, facilitando una comparación objetiva y fundamentada entre las alternativas propuestas.</w:t>
      </w:r>
    </w:p>
    <w:p w14:paraId="7721BBF8" w14:textId="77777777" w:rsidR="00EE5976" w:rsidRPr="00A02AA0" w:rsidRDefault="00EE5976" w:rsidP="00EE5976">
      <w:pPr>
        <w:spacing w:line="480" w:lineRule="auto"/>
        <w:ind w:firstLine="708"/>
        <w:jc w:val="both"/>
        <w:rPr>
          <w:rFonts w:ascii="Arial" w:hAnsi="Arial" w:cs="Arial"/>
        </w:rPr>
      </w:pPr>
      <w:r w:rsidRPr="00A02AA0">
        <w:rPr>
          <w:rFonts w:ascii="Arial" w:hAnsi="Arial" w:cs="Arial"/>
        </w:rPr>
        <w:t>La tabla que se presenta a continuación establece un marco cuantitativo para evaluar y comparar las alternativas arquitectónicas del sistema, esto nos sirve para evaluar y seleccionar la mejor solución.</w:t>
      </w:r>
    </w:p>
    <w:tbl>
      <w:tblPr>
        <w:tblW w:w="9776" w:type="dxa"/>
        <w:tblCellMar>
          <w:left w:w="70" w:type="dxa"/>
          <w:right w:w="70" w:type="dxa"/>
        </w:tblCellMar>
        <w:tblLook w:val="04A0" w:firstRow="1" w:lastRow="0" w:firstColumn="1" w:lastColumn="0" w:noHBand="0" w:noVBand="1"/>
      </w:tblPr>
      <w:tblGrid>
        <w:gridCol w:w="421"/>
        <w:gridCol w:w="1842"/>
        <w:gridCol w:w="851"/>
        <w:gridCol w:w="1134"/>
        <w:gridCol w:w="5528"/>
      </w:tblGrid>
      <w:tr w:rsidR="00EE5976" w:rsidRPr="00A02AA0" w14:paraId="68CA9661" w14:textId="77777777" w:rsidTr="00DB13A2">
        <w:trPr>
          <w:trHeight w:val="620"/>
        </w:trPr>
        <w:tc>
          <w:tcPr>
            <w:tcW w:w="421" w:type="dxa"/>
            <w:tcBorders>
              <w:top w:val="single" w:sz="4" w:space="0" w:color="auto"/>
              <w:left w:val="single" w:sz="4" w:space="0" w:color="auto"/>
              <w:bottom w:val="single" w:sz="4" w:space="0" w:color="auto"/>
              <w:right w:val="single" w:sz="4" w:space="0" w:color="auto"/>
            </w:tcBorders>
            <w:vAlign w:val="center"/>
            <w:hideMark/>
          </w:tcPr>
          <w:p w14:paraId="643513AD" w14:textId="77777777" w:rsidR="00EE5976" w:rsidRPr="00A02AA0" w:rsidRDefault="00EE5976" w:rsidP="008A6705">
            <w:pPr>
              <w:spacing w:line="480" w:lineRule="auto"/>
              <w:jc w:val="both"/>
              <w:rPr>
                <w:rFonts w:ascii="Arial" w:hAnsi="Arial" w:cs="Arial"/>
                <w:b/>
              </w:rPr>
            </w:pPr>
            <w:r w:rsidRPr="00A02AA0">
              <w:rPr>
                <w:rFonts w:ascii="Arial" w:hAnsi="Arial" w:cs="Arial"/>
                <w:b/>
              </w:rPr>
              <w:t>#</w:t>
            </w:r>
          </w:p>
        </w:tc>
        <w:tc>
          <w:tcPr>
            <w:tcW w:w="1842" w:type="dxa"/>
            <w:tcBorders>
              <w:top w:val="single" w:sz="4" w:space="0" w:color="auto"/>
              <w:left w:val="nil"/>
              <w:bottom w:val="single" w:sz="4" w:space="0" w:color="auto"/>
              <w:right w:val="single" w:sz="4" w:space="0" w:color="auto"/>
            </w:tcBorders>
            <w:vAlign w:val="center"/>
            <w:hideMark/>
          </w:tcPr>
          <w:p w14:paraId="6340B3FB" w14:textId="77777777" w:rsidR="00EE5976" w:rsidRPr="00A02AA0" w:rsidRDefault="00EE5976" w:rsidP="008A6705">
            <w:pPr>
              <w:spacing w:line="480" w:lineRule="auto"/>
              <w:rPr>
                <w:rFonts w:ascii="Arial" w:hAnsi="Arial" w:cs="Arial"/>
                <w:b/>
              </w:rPr>
            </w:pPr>
            <w:r w:rsidRPr="00A02AA0">
              <w:rPr>
                <w:rFonts w:ascii="Arial" w:hAnsi="Arial" w:cs="Arial"/>
                <w:b/>
              </w:rPr>
              <w:t>Criterio</w:t>
            </w:r>
          </w:p>
        </w:tc>
        <w:tc>
          <w:tcPr>
            <w:tcW w:w="851" w:type="dxa"/>
            <w:tcBorders>
              <w:top w:val="single" w:sz="4" w:space="0" w:color="auto"/>
              <w:left w:val="nil"/>
              <w:bottom w:val="single" w:sz="4" w:space="0" w:color="auto"/>
              <w:right w:val="single" w:sz="4" w:space="0" w:color="auto"/>
            </w:tcBorders>
            <w:vAlign w:val="center"/>
            <w:hideMark/>
          </w:tcPr>
          <w:p w14:paraId="44457FBF" w14:textId="77777777" w:rsidR="00EE5976" w:rsidRPr="00A02AA0" w:rsidRDefault="00EE5976" w:rsidP="008A6705">
            <w:pPr>
              <w:spacing w:line="480" w:lineRule="auto"/>
              <w:rPr>
                <w:rFonts w:ascii="Arial" w:hAnsi="Arial" w:cs="Arial"/>
                <w:b/>
              </w:rPr>
            </w:pPr>
            <w:r w:rsidRPr="00A02AA0">
              <w:rPr>
                <w:rFonts w:ascii="Arial" w:hAnsi="Arial" w:cs="Arial"/>
                <w:b/>
              </w:rPr>
              <w:t>Peso</w:t>
            </w:r>
          </w:p>
        </w:tc>
        <w:tc>
          <w:tcPr>
            <w:tcW w:w="1134" w:type="dxa"/>
            <w:tcBorders>
              <w:top w:val="single" w:sz="4" w:space="0" w:color="auto"/>
              <w:left w:val="nil"/>
              <w:bottom w:val="single" w:sz="4" w:space="0" w:color="auto"/>
              <w:right w:val="single" w:sz="4" w:space="0" w:color="auto"/>
            </w:tcBorders>
            <w:vAlign w:val="center"/>
            <w:hideMark/>
          </w:tcPr>
          <w:p w14:paraId="39429AE1" w14:textId="77777777" w:rsidR="00EE5976" w:rsidRPr="00A02AA0" w:rsidRDefault="00EE5976" w:rsidP="008A6705">
            <w:pPr>
              <w:spacing w:line="480" w:lineRule="auto"/>
              <w:rPr>
                <w:rFonts w:ascii="Arial" w:hAnsi="Arial" w:cs="Arial"/>
                <w:b/>
              </w:rPr>
            </w:pPr>
            <w:r w:rsidRPr="00A02AA0">
              <w:rPr>
                <w:rFonts w:ascii="Arial" w:hAnsi="Arial" w:cs="Arial"/>
                <w:b/>
              </w:rPr>
              <w:t>Escala</w:t>
            </w:r>
          </w:p>
        </w:tc>
        <w:tc>
          <w:tcPr>
            <w:tcW w:w="5528" w:type="dxa"/>
            <w:tcBorders>
              <w:top w:val="single" w:sz="4" w:space="0" w:color="auto"/>
              <w:left w:val="nil"/>
              <w:bottom w:val="single" w:sz="4" w:space="0" w:color="auto"/>
              <w:right w:val="single" w:sz="4" w:space="0" w:color="auto"/>
            </w:tcBorders>
            <w:vAlign w:val="center"/>
            <w:hideMark/>
          </w:tcPr>
          <w:p w14:paraId="4B3C7112" w14:textId="77777777" w:rsidR="00EE5976" w:rsidRPr="00A02AA0" w:rsidRDefault="00EE5976" w:rsidP="009E4128">
            <w:pPr>
              <w:spacing w:line="480" w:lineRule="auto"/>
              <w:rPr>
                <w:rFonts w:ascii="Arial" w:hAnsi="Arial" w:cs="Arial"/>
                <w:b/>
              </w:rPr>
            </w:pPr>
            <w:r w:rsidRPr="00A02AA0">
              <w:rPr>
                <w:rFonts w:ascii="Arial" w:hAnsi="Arial" w:cs="Arial"/>
                <w:b/>
              </w:rPr>
              <w:t>Justificación del Peso</w:t>
            </w:r>
          </w:p>
        </w:tc>
      </w:tr>
      <w:tr w:rsidR="00EE5976" w:rsidRPr="00A02AA0" w14:paraId="76F0AC70" w14:textId="77777777" w:rsidTr="00DB13A2">
        <w:trPr>
          <w:trHeight w:val="2016"/>
        </w:trPr>
        <w:tc>
          <w:tcPr>
            <w:tcW w:w="421" w:type="dxa"/>
            <w:tcBorders>
              <w:top w:val="nil"/>
              <w:left w:val="single" w:sz="4" w:space="0" w:color="auto"/>
              <w:bottom w:val="single" w:sz="4" w:space="0" w:color="auto"/>
              <w:right w:val="single" w:sz="4" w:space="0" w:color="auto"/>
            </w:tcBorders>
            <w:vAlign w:val="center"/>
            <w:hideMark/>
          </w:tcPr>
          <w:p w14:paraId="3EF7F515" w14:textId="77777777" w:rsidR="00EE5976" w:rsidRPr="00A02AA0" w:rsidRDefault="00EE5976" w:rsidP="008A6705">
            <w:pPr>
              <w:spacing w:line="480" w:lineRule="auto"/>
              <w:jc w:val="both"/>
              <w:rPr>
                <w:rFonts w:ascii="Arial" w:hAnsi="Arial" w:cs="Arial"/>
              </w:rPr>
            </w:pPr>
            <w:r w:rsidRPr="00A02AA0">
              <w:rPr>
                <w:rFonts w:ascii="Arial" w:hAnsi="Arial" w:cs="Arial"/>
              </w:rPr>
              <w:t>1</w:t>
            </w:r>
          </w:p>
        </w:tc>
        <w:tc>
          <w:tcPr>
            <w:tcW w:w="1842" w:type="dxa"/>
            <w:tcBorders>
              <w:top w:val="nil"/>
              <w:left w:val="nil"/>
              <w:bottom w:val="single" w:sz="4" w:space="0" w:color="auto"/>
              <w:right w:val="single" w:sz="4" w:space="0" w:color="auto"/>
            </w:tcBorders>
            <w:vAlign w:val="center"/>
            <w:hideMark/>
          </w:tcPr>
          <w:p w14:paraId="49820B68" w14:textId="77777777" w:rsidR="00EE5976" w:rsidRPr="00A02AA0" w:rsidRDefault="00EE5976" w:rsidP="008A6705">
            <w:pPr>
              <w:spacing w:line="480" w:lineRule="auto"/>
              <w:rPr>
                <w:rFonts w:ascii="Arial" w:hAnsi="Arial" w:cs="Arial"/>
                <w:b/>
              </w:rPr>
            </w:pPr>
            <w:r w:rsidRPr="00A02AA0">
              <w:rPr>
                <w:rFonts w:ascii="Arial" w:hAnsi="Arial" w:cs="Arial"/>
                <w:b/>
              </w:rPr>
              <w:t>Funcionalidad</w:t>
            </w:r>
          </w:p>
        </w:tc>
        <w:tc>
          <w:tcPr>
            <w:tcW w:w="851" w:type="dxa"/>
            <w:tcBorders>
              <w:top w:val="nil"/>
              <w:left w:val="nil"/>
              <w:bottom w:val="single" w:sz="4" w:space="0" w:color="auto"/>
              <w:right w:val="single" w:sz="4" w:space="0" w:color="auto"/>
            </w:tcBorders>
            <w:vAlign w:val="center"/>
            <w:hideMark/>
          </w:tcPr>
          <w:p w14:paraId="1CFC7A63" w14:textId="77777777" w:rsidR="00EE5976" w:rsidRPr="00A02AA0" w:rsidRDefault="00EE5976" w:rsidP="009E4128">
            <w:pPr>
              <w:spacing w:line="480" w:lineRule="auto"/>
              <w:rPr>
                <w:rFonts w:ascii="Arial" w:hAnsi="Arial" w:cs="Arial"/>
              </w:rPr>
            </w:pPr>
            <w:r w:rsidRPr="00A02AA0">
              <w:rPr>
                <w:rFonts w:ascii="Arial" w:hAnsi="Arial" w:cs="Arial"/>
              </w:rPr>
              <w:t>25%</w:t>
            </w:r>
          </w:p>
        </w:tc>
        <w:tc>
          <w:tcPr>
            <w:tcW w:w="1134" w:type="dxa"/>
            <w:tcBorders>
              <w:top w:val="nil"/>
              <w:left w:val="nil"/>
              <w:bottom w:val="single" w:sz="4" w:space="0" w:color="auto"/>
              <w:right w:val="single" w:sz="4" w:space="0" w:color="auto"/>
            </w:tcBorders>
            <w:vAlign w:val="center"/>
            <w:hideMark/>
          </w:tcPr>
          <w:p w14:paraId="1CEFE72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4461CC8A" w14:textId="69C2045D" w:rsidR="00EE5976" w:rsidRPr="00A02AA0" w:rsidRDefault="00EE5976" w:rsidP="003858A8">
            <w:pPr>
              <w:spacing w:line="480" w:lineRule="auto"/>
              <w:rPr>
                <w:rFonts w:ascii="Arial" w:hAnsi="Arial" w:cs="Arial"/>
              </w:rPr>
            </w:pPr>
            <w:r w:rsidRPr="00A02AA0">
              <w:rPr>
                <w:rFonts w:ascii="Arial" w:hAnsi="Arial" w:cs="Arial"/>
              </w:rPr>
              <w:t>Peso más alto al ser el atributo fundamental.</w:t>
            </w:r>
            <w:r w:rsidR="003858A8">
              <w:rPr>
                <w:rFonts w:ascii="Arial" w:hAnsi="Arial" w:cs="Arial"/>
              </w:rPr>
              <w:br/>
            </w:r>
            <w:r w:rsidRPr="00A02AA0">
              <w:rPr>
                <w:rFonts w:ascii="Arial" w:hAnsi="Arial" w:cs="Arial"/>
              </w:rPr>
              <w:t>Evalúa si el sistema cumple con los requisitos funcionales establecidos: administración de instructores, vehículos, estudiantes, asignaciones, cobros y reportes, sin funcionalidad completa, el sistema no resuelve el problema identificado.</w:t>
            </w:r>
          </w:p>
        </w:tc>
      </w:tr>
      <w:tr w:rsidR="00EE5976" w:rsidRPr="00A02AA0" w14:paraId="45B6E441" w14:textId="77777777" w:rsidTr="003858A8">
        <w:trPr>
          <w:trHeight w:val="2463"/>
        </w:trPr>
        <w:tc>
          <w:tcPr>
            <w:tcW w:w="421" w:type="dxa"/>
            <w:tcBorders>
              <w:top w:val="nil"/>
              <w:left w:val="single" w:sz="4" w:space="0" w:color="auto"/>
              <w:bottom w:val="single" w:sz="4" w:space="0" w:color="auto"/>
              <w:right w:val="single" w:sz="4" w:space="0" w:color="auto"/>
            </w:tcBorders>
            <w:vAlign w:val="center"/>
            <w:hideMark/>
          </w:tcPr>
          <w:p w14:paraId="0A142A85" w14:textId="77777777" w:rsidR="00EE5976" w:rsidRPr="00A02AA0" w:rsidRDefault="00EE5976" w:rsidP="008A6705">
            <w:pPr>
              <w:spacing w:line="480" w:lineRule="auto"/>
              <w:jc w:val="both"/>
              <w:rPr>
                <w:rFonts w:ascii="Arial" w:hAnsi="Arial" w:cs="Arial"/>
              </w:rPr>
            </w:pPr>
            <w:r w:rsidRPr="00A02AA0">
              <w:rPr>
                <w:rFonts w:ascii="Arial" w:hAnsi="Arial" w:cs="Arial"/>
              </w:rPr>
              <w:t>2</w:t>
            </w:r>
          </w:p>
        </w:tc>
        <w:tc>
          <w:tcPr>
            <w:tcW w:w="1842" w:type="dxa"/>
            <w:tcBorders>
              <w:top w:val="nil"/>
              <w:left w:val="nil"/>
              <w:bottom w:val="single" w:sz="4" w:space="0" w:color="auto"/>
              <w:right w:val="single" w:sz="4" w:space="0" w:color="auto"/>
            </w:tcBorders>
            <w:vAlign w:val="center"/>
            <w:hideMark/>
          </w:tcPr>
          <w:p w14:paraId="42AFDE19" w14:textId="77777777" w:rsidR="00EE5976" w:rsidRPr="00A02AA0" w:rsidRDefault="00EE5976" w:rsidP="008A6705">
            <w:pPr>
              <w:spacing w:line="480" w:lineRule="auto"/>
              <w:rPr>
                <w:rFonts w:ascii="Arial" w:hAnsi="Arial" w:cs="Arial"/>
                <w:b/>
              </w:rPr>
            </w:pPr>
            <w:r w:rsidRPr="00A02AA0">
              <w:rPr>
                <w:rFonts w:ascii="Arial" w:hAnsi="Arial" w:cs="Arial"/>
                <w:b/>
              </w:rPr>
              <w:t>Usabilidad</w:t>
            </w:r>
          </w:p>
        </w:tc>
        <w:tc>
          <w:tcPr>
            <w:tcW w:w="851" w:type="dxa"/>
            <w:tcBorders>
              <w:top w:val="nil"/>
              <w:left w:val="nil"/>
              <w:bottom w:val="single" w:sz="4" w:space="0" w:color="auto"/>
              <w:right w:val="single" w:sz="4" w:space="0" w:color="auto"/>
            </w:tcBorders>
            <w:vAlign w:val="center"/>
            <w:hideMark/>
          </w:tcPr>
          <w:p w14:paraId="6FE83E3E" w14:textId="77777777" w:rsidR="00EE5976" w:rsidRPr="00A02AA0" w:rsidRDefault="00EE5976" w:rsidP="009E4128">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3BA8D692"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73C773B" w14:textId="5B0EBAE7" w:rsidR="00EE5976" w:rsidRPr="00A02AA0" w:rsidRDefault="00EE5976" w:rsidP="009E4128">
            <w:pPr>
              <w:spacing w:line="480" w:lineRule="auto"/>
              <w:rPr>
                <w:rFonts w:ascii="Arial" w:hAnsi="Arial" w:cs="Arial"/>
              </w:rPr>
            </w:pPr>
            <w:r w:rsidRPr="00A02AA0">
              <w:rPr>
                <w:rFonts w:ascii="Arial" w:hAnsi="Arial" w:cs="Arial"/>
              </w:rPr>
              <w:t xml:space="preserve">Peso significativo dado que el personal administrativo (5-10 personas por escuela) debe poder operar el sistema </w:t>
            </w:r>
            <w:r w:rsidR="008A6705">
              <w:rPr>
                <w:rFonts w:ascii="Arial" w:hAnsi="Arial" w:cs="Arial"/>
              </w:rPr>
              <w:t>e</w:t>
            </w:r>
            <w:r w:rsidRPr="00A02AA0">
              <w:rPr>
                <w:rFonts w:ascii="Arial" w:hAnsi="Arial" w:cs="Arial"/>
              </w:rPr>
              <w:t>ficientemente sin capacitación extensa, incluye facilidad de aprendizaje, operabilidad y accesibilidad de la interfaz.</w:t>
            </w:r>
          </w:p>
        </w:tc>
      </w:tr>
      <w:tr w:rsidR="00EE5976" w:rsidRPr="00A02AA0" w14:paraId="315AAA8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45F78F1" w14:textId="77777777" w:rsidR="00EE5976" w:rsidRPr="00A02AA0" w:rsidRDefault="00EE5976" w:rsidP="008A6705">
            <w:pPr>
              <w:spacing w:line="480" w:lineRule="auto"/>
              <w:jc w:val="both"/>
              <w:rPr>
                <w:rFonts w:ascii="Arial" w:hAnsi="Arial" w:cs="Arial"/>
              </w:rPr>
            </w:pPr>
            <w:r w:rsidRPr="00A02AA0">
              <w:rPr>
                <w:rFonts w:ascii="Arial" w:hAnsi="Arial" w:cs="Arial"/>
              </w:rPr>
              <w:t>3</w:t>
            </w:r>
          </w:p>
        </w:tc>
        <w:tc>
          <w:tcPr>
            <w:tcW w:w="1842" w:type="dxa"/>
            <w:tcBorders>
              <w:top w:val="nil"/>
              <w:left w:val="nil"/>
              <w:bottom w:val="single" w:sz="4" w:space="0" w:color="auto"/>
              <w:right w:val="single" w:sz="4" w:space="0" w:color="auto"/>
            </w:tcBorders>
            <w:vAlign w:val="center"/>
            <w:hideMark/>
          </w:tcPr>
          <w:p w14:paraId="2DAF7B89" w14:textId="2E808048" w:rsidR="00EE5976" w:rsidRPr="00A02AA0" w:rsidRDefault="00EE5976" w:rsidP="008A6705">
            <w:pPr>
              <w:spacing w:line="480" w:lineRule="auto"/>
              <w:rPr>
                <w:rFonts w:ascii="Arial" w:hAnsi="Arial" w:cs="Arial"/>
                <w:b/>
              </w:rPr>
            </w:pPr>
            <w:r w:rsidRPr="00A02AA0">
              <w:rPr>
                <w:rFonts w:ascii="Arial" w:hAnsi="Arial" w:cs="Arial"/>
                <w:b/>
              </w:rPr>
              <w:t>Fiabilidad</w:t>
            </w:r>
            <w:r w:rsidR="008A6705">
              <w:rPr>
                <w:rFonts w:ascii="Arial" w:hAnsi="Arial" w:cs="Arial"/>
                <w:b/>
              </w:rPr>
              <w:t xml:space="preserve"> </w:t>
            </w:r>
            <w:r w:rsidRPr="00A02AA0">
              <w:rPr>
                <w:rFonts w:ascii="Arial" w:hAnsi="Arial" w:cs="Arial"/>
                <w:b/>
              </w:rPr>
              <w:t>y Concurrencia</w:t>
            </w:r>
          </w:p>
        </w:tc>
        <w:tc>
          <w:tcPr>
            <w:tcW w:w="851" w:type="dxa"/>
            <w:tcBorders>
              <w:top w:val="nil"/>
              <w:left w:val="nil"/>
              <w:bottom w:val="single" w:sz="4" w:space="0" w:color="auto"/>
              <w:right w:val="single" w:sz="4" w:space="0" w:color="auto"/>
            </w:tcBorders>
            <w:vAlign w:val="center"/>
            <w:hideMark/>
          </w:tcPr>
          <w:p w14:paraId="40230346"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1A41595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80E22D2" w14:textId="77777777" w:rsidR="00EE5976" w:rsidRPr="00A02AA0" w:rsidRDefault="00EE5976" w:rsidP="009E4128">
            <w:pPr>
              <w:spacing w:line="480" w:lineRule="auto"/>
              <w:ind w:firstLine="708"/>
              <w:rPr>
                <w:rFonts w:ascii="Arial" w:hAnsi="Arial" w:cs="Arial"/>
              </w:rPr>
            </w:pPr>
            <w:r w:rsidRPr="00A02AA0">
              <w:rPr>
                <w:rFonts w:ascii="Arial" w:hAnsi="Arial" w:cs="Arial"/>
              </w:rPr>
              <w:t xml:space="preserve">Crítico para operaciones diarias continuas. Evalúa disponibilidad del sistema, tolerancia a fallos, </w:t>
            </w:r>
            <w:r w:rsidRPr="00A02AA0">
              <w:rPr>
                <w:rFonts w:ascii="Arial" w:hAnsi="Arial" w:cs="Arial"/>
              </w:rPr>
              <w:lastRenderedPageBreak/>
              <w:t>recuperabilidad ante errores y capacidad de manejar múltiples usuarios simultáneos sin degradación.</w:t>
            </w:r>
          </w:p>
        </w:tc>
      </w:tr>
      <w:tr w:rsidR="00EE5976" w:rsidRPr="00A02AA0" w14:paraId="49F9E439"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7E4DE25F" w14:textId="77777777" w:rsidR="00EE5976" w:rsidRPr="00A02AA0" w:rsidRDefault="00EE5976" w:rsidP="008A6705">
            <w:pPr>
              <w:spacing w:line="480" w:lineRule="auto"/>
              <w:jc w:val="both"/>
              <w:rPr>
                <w:rFonts w:ascii="Arial" w:hAnsi="Arial" w:cs="Arial"/>
              </w:rPr>
            </w:pPr>
            <w:r w:rsidRPr="00A02AA0">
              <w:rPr>
                <w:rFonts w:ascii="Arial" w:hAnsi="Arial" w:cs="Arial"/>
              </w:rPr>
              <w:lastRenderedPageBreak/>
              <w:t>4</w:t>
            </w:r>
          </w:p>
        </w:tc>
        <w:tc>
          <w:tcPr>
            <w:tcW w:w="1842" w:type="dxa"/>
            <w:tcBorders>
              <w:top w:val="nil"/>
              <w:left w:val="nil"/>
              <w:bottom w:val="single" w:sz="4" w:space="0" w:color="auto"/>
              <w:right w:val="single" w:sz="4" w:space="0" w:color="auto"/>
            </w:tcBorders>
            <w:vAlign w:val="center"/>
            <w:hideMark/>
          </w:tcPr>
          <w:p w14:paraId="0CF26015" w14:textId="77777777" w:rsidR="00EE5976" w:rsidRPr="00A02AA0" w:rsidRDefault="00EE5976" w:rsidP="008A6705">
            <w:pPr>
              <w:spacing w:line="480" w:lineRule="auto"/>
              <w:rPr>
                <w:rFonts w:ascii="Arial" w:hAnsi="Arial" w:cs="Arial"/>
                <w:b/>
              </w:rPr>
            </w:pPr>
            <w:r w:rsidRPr="00A02AA0">
              <w:rPr>
                <w:rFonts w:ascii="Arial" w:hAnsi="Arial" w:cs="Arial"/>
                <w:b/>
              </w:rPr>
              <w:t>Seguridad</w:t>
            </w:r>
          </w:p>
        </w:tc>
        <w:tc>
          <w:tcPr>
            <w:tcW w:w="851" w:type="dxa"/>
            <w:tcBorders>
              <w:top w:val="nil"/>
              <w:left w:val="nil"/>
              <w:bottom w:val="single" w:sz="4" w:space="0" w:color="auto"/>
              <w:right w:val="single" w:sz="4" w:space="0" w:color="auto"/>
            </w:tcBorders>
            <w:vAlign w:val="center"/>
            <w:hideMark/>
          </w:tcPr>
          <w:p w14:paraId="495CCBFD" w14:textId="77777777" w:rsidR="00EE5976" w:rsidRPr="00A02AA0" w:rsidRDefault="00EE5976" w:rsidP="008A6705">
            <w:pPr>
              <w:spacing w:line="480" w:lineRule="auto"/>
              <w:rPr>
                <w:rFonts w:ascii="Arial" w:hAnsi="Arial" w:cs="Arial"/>
              </w:rPr>
            </w:pPr>
            <w:r w:rsidRPr="00A02AA0">
              <w:rPr>
                <w:rFonts w:ascii="Arial" w:hAnsi="Arial" w:cs="Arial"/>
              </w:rPr>
              <w:t>15%</w:t>
            </w:r>
          </w:p>
        </w:tc>
        <w:tc>
          <w:tcPr>
            <w:tcW w:w="1134" w:type="dxa"/>
            <w:tcBorders>
              <w:top w:val="nil"/>
              <w:left w:val="nil"/>
              <w:bottom w:val="single" w:sz="4" w:space="0" w:color="auto"/>
              <w:right w:val="single" w:sz="4" w:space="0" w:color="auto"/>
            </w:tcBorders>
            <w:vAlign w:val="center"/>
            <w:hideMark/>
          </w:tcPr>
          <w:p w14:paraId="080A71E5"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13C00E86" w14:textId="77777777" w:rsidR="00EE5976" w:rsidRPr="00A02AA0" w:rsidRDefault="00EE5976" w:rsidP="009E4128">
            <w:pPr>
              <w:spacing w:line="480" w:lineRule="auto"/>
              <w:rPr>
                <w:rFonts w:ascii="Arial" w:hAnsi="Arial" w:cs="Arial"/>
              </w:rPr>
            </w:pPr>
            <w:r w:rsidRPr="00A02AA0">
              <w:rPr>
                <w:rFonts w:ascii="Arial" w:hAnsi="Arial" w:cs="Arial"/>
              </w:rPr>
              <w:t>Fundamental para proteger datos sensibles de estudiantes, información financiera y registros académicos, evalúa confidencialidad, integridad, autenticación, autorización y trazabilidad de operaciones.</w:t>
            </w:r>
          </w:p>
        </w:tc>
      </w:tr>
      <w:tr w:rsidR="00EE5976" w:rsidRPr="00A02AA0" w14:paraId="261306AA"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12B54BBB" w14:textId="77777777" w:rsidR="00EE5976" w:rsidRPr="00A02AA0" w:rsidRDefault="00EE5976" w:rsidP="008A6705">
            <w:pPr>
              <w:spacing w:line="480" w:lineRule="auto"/>
              <w:jc w:val="both"/>
              <w:rPr>
                <w:rFonts w:ascii="Arial" w:hAnsi="Arial" w:cs="Arial"/>
              </w:rPr>
            </w:pPr>
            <w:r w:rsidRPr="00A02AA0">
              <w:rPr>
                <w:rFonts w:ascii="Arial" w:hAnsi="Arial" w:cs="Arial"/>
              </w:rPr>
              <w:t>5</w:t>
            </w:r>
          </w:p>
        </w:tc>
        <w:tc>
          <w:tcPr>
            <w:tcW w:w="1842" w:type="dxa"/>
            <w:tcBorders>
              <w:top w:val="nil"/>
              <w:left w:val="nil"/>
              <w:bottom w:val="single" w:sz="4" w:space="0" w:color="auto"/>
              <w:right w:val="single" w:sz="4" w:space="0" w:color="auto"/>
            </w:tcBorders>
            <w:vAlign w:val="center"/>
            <w:hideMark/>
          </w:tcPr>
          <w:p w14:paraId="5027036C" w14:textId="77777777" w:rsidR="00EE5976" w:rsidRPr="00A02AA0" w:rsidRDefault="00EE5976" w:rsidP="008A6705">
            <w:pPr>
              <w:spacing w:line="480" w:lineRule="auto"/>
              <w:rPr>
                <w:rFonts w:ascii="Arial" w:hAnsi="Arial" w:cs="Arial"/>
                <w:b/>
              </w:rPr>
            </w:pPr>
            <w:r w:rsidRPr="00A02AA0">
              <w:rPr>
                <w:rFonts w:ascii="Arial" w:hAnsi="Arial" w:cs="Arial"/>
                <w:b/>
              </w:rPr>
              <w:t>Mantenibilidad</w:t>
            </w:r>
          </w:p>
        </w:tc>
        <w:tc>
          <w:tcPr>
            <w:tcW w:w="851" w:type="dxa"/>
            <w:tcBorders>
              <w:top w:val="nil"/>
              <w:left w:val="nil"/>
              <w:bottom w:val="single" w:sz="4" w:space="0" w:color="auto"/>
              <w:right w:val="single" w:sz="4" w:space="0" w:color="auto"/>
            </w:tcBorders>
            <w:vAlign w:val="center"/>
            <w:hideMark/>
          </w:tcPr>
          <w:p w14:paraId="03BB32CF"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3F98EA3E"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5F2B75" w14:textId="77777777" w:rsidR="00EE5976" w:rsidRPr="00A02AA0" w:rsidRDefault="00EE5976" w:rsidP="0025492A">
            <w:pPr>
              <w:spacing w:line="480" w:lineRule="auto"/>
              <w:rPr>
                <w:rFonts w:ascii="Arial" w:hAnsi="Arial" w:cs="Arial"/>
              </w:rPr>
            </w:pPr>
            <w:r w:rsidRPr="00A02AA0">
              <w:rPr>
                <w:rFonts w:ascii="Arial" w:hAnsi="Arial" w:cs="Arial"/>
              </w:rPr>
              <w:t>Importante para la evolución a largo plazo del sistema, evalúa facilidad de modificación, pruebas, análisis de código y escalabilidad técnica; un sistema mantenible reduce costos futuros.</w:t>
            </w:r>
          </w:p>
        </w:tc>
      </w:tr>
      <w:tr w:rsidR="00EE5976" w:rsidRPr="00A02AA0" w14:paraId="4A3EF4CE"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42F37575" w14:textId="77777777" w:rsidR="00EE5976" w:rsidRPr="00A02AA0" w:rsidRDefault="00EE5976" w:rsidP="008A6705">
            <w:pPr>
              <w:spacing w:line="480" w:lineRule="auto"/>
              <w:jc w:val="both"/>
              <w:rPr>
                <w:rFonts w:ascii="Arial" w:hAnsi="Arial" w:cs="Arial"/>
              </w:rPr>
            </w:pPr>
            <w:r w:rsidRPr="00A02AA0">
              <w:rPr>
                <w:rFonts w:ascii="Arial" w:hAnsi="Arial" w:cs="Arial"/>
              </w:rPr>
              <w:t>6</w:t>
            </w:r>
          </w:p>
        </w:tc>
        <w:tc>
          <w:tcPr>
            <w:tcW w:w="1842" w:type="dxa"/>
            <w:tcBorders>
              <w:top w:val="nil"/>
              <w:left w:val="nil"/>
              <w:bottom w:val="single" w:sz="4" w:space="0" w:color="auto"/>
              <w:right w:val="single" w:sz="4" w:space="0" w:color="auto"/>
            </w:tcBorders>
            <w:vAlign w:val="center"/>
            <w:hideMark/>
          </w:tcPr>
          <w:p w14:paraId="10EDF135" w14:textId="77777777" w:rsidR="00EE5976" w:rsidRPr="00A02AA0" w:rsidRDefault="00EE5976" w:rsidP="008A6705">
            <w:pPr>
              <w:spacing w:line="480" w:lineRule="auto"/>
              <w:rPr>
                <w:rFonts w:ascii="Arial" w:hAnsi="Arial" w:cs="Arial"/>
                <w:b/>
              </w:rPr>
            </w:pPr>
            <w:r w:rsidRPr="00A02AA0">
              <w:rPr>
                <w:rFonts w:ascii="Arial" w:hAnsi="Arial" w:cs="Arial"/>
                <w:b/>
              </w:rPr>
              <w:t>Portabilidad</w:t>
            </w:r>
          </w:p>
        </w:tc>
        <w:tc>
          <w:tcPr>
            <w:tcW w:w="851" w:type="dxa"/>
            <w:tcBorders>
              <w:top w:val="nil"/>
              <w:left w:val="nil"/>
              <w:bottom w:val="single" w:sz="4" w:space="0" w:color="auto"/>
              <w:right w:val="single" w:sz="4" w:space="0" w:color="auto"/>
            </w:tcBorders>
            <w:vAlign w:val="center"/>
            <w:hideMark/>
          </w:tcPr>
          <w:p w14:paraId="134B40B8"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48FE8ABD"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681D61D4" w14:textId="77777777" w:rsidR="00EE5976" w:rsidRPr="00A02AA0" w:rsidRDefault="00EE5976" w:rsidP="0025492A">
            <w:pPr>
              <w:spacing w:line="480" w:lineRule="auto"/>
              <w:rPr>
                <w:rFonts w:ascii="Arial" w:hAnsi="Arial" w:cs="Arial"/>
              </w:rPr>
            </w:pPr>
            <w:r w:rsidRPr="00A02AA0">
              <w:rPr>
                <w:rFonts w:ascii="Arial" w:hAnsi="Arial" w:cs="Arial"/>
              </w:rPr>
              <w:t>Peso menor al ser una web responsive accesible desde cualquier navegador, evalúa adaptabilidad a diferentes navegadores, dispositivos y posible migración de infraestructura.</w:t>
            </w:r>
          </w:p>
        </w:tc>
      </w:tr>
      <w:tr w:rsidR="00EE5976" w:rsidRPr="00A02AA0" w14:paraId="08166981" w14:textId="77777777" w:rsidTr="00DB13A2">
        <w:trPr>
          <w:trHeight w:val="1440"/>
        </w:trPr>
        <w:tc>
          <w:tcPr>
            <w:tcW w:w="421" w:type="dxa"/>
            <w:tcBorders>
              <w:top w:val="nil"/>
              <w:left w:val="single" w:sz="4" w:space="0" w:color="auto"/>
              <w:bottom w:val="single" w:sz="4" w:space="0" w:color="auto"/>
              <w:right w:val="single" w:sz="4" w:space="0" w:color="auto"/>
            </w:tcBorders>
            <w:vAlign w:val="center"/>
            <w:hideMark/>
          </w:tcPr>
          <w:p w14:paraId="6C42672A" w14:textId="77777777" w:rsidR="00EE5976" w:rsidRPr="00A02AA0" w:rsidRDefault="00EE5976" w:rsidP="008A6705">
            <w:pPr>
              <w:spacing w:line="480" w:lineRule="auto"/>
              <w:jc w:val="both"/>
              <w:rPr>
                <w:rFonts w:ascii="Arial" w:hAnsi="Arial" w:cs="Arial"/>
              </w:rPr>
            </w:pPr>
            <w:r w:rsidRPr="00A02AA0">
              <w:rPr>
                <w:rFonts w:ascii="Arial" w:hAnsi="Arial" w:cs="Arial"/>
              </w:rPr>
              <w:t>7</w:t>
            </w:r>
          </w:p>
        </w:tc>
        <w:tc>
          <w:tcPr>
            <w:tcW w:w="1842" w:type="dxa"/>
            <w:tcBorders>
              <w:top w:val="nil"/>
              <w:left w:val="nil"/>
              <w:bottom w:val="single" w:sz="4" w:space="0" w:color="auto"/>
              <w:right w:val="single" w:sz="4" w:space="0" w:color="auto"/>
            </w:tcBorders>
            <w:vAlign w:val="center"/>
            <w:hideMark/>
          </w:tcPr>
          <w:p w14:paraId="4A7C986A" w14:textId="77777777" w:rsidR="00EE5976" w:rsidRPr="00A02AA0" w:rsidRDefault="00EE5976" w:rsidP="008A6705">
            <w:pPr>
              <w:spacing w:line="480" w:lineRule="auto"/>
              <w:rPr>
                <w:rFonts w:ascii="Arial" w:hAnsi="Arial" w:cs="Arial"/>
                <w:b/>
              </w:rPr>
            </w:pPr>
            <w:r w:rsidRPr="00A02AA0">
              <w:rPr>
                <w:rFonts w:ascii="Arial" w:hAnsi="Arial" w:cs="Arial"/>
                <w:b/>
              </w:rPr>
              <w:t>Costos de Implementación</w:t>
            </w:r>
          </w:p>
        </w:tc>
        <w:tc>
          <w:tcPr>
            <w:tcW w:w="851" w:type="dxa"/>
            <w:tcBorders>
              <w:top w:val="nil"/>
              <w:left w:val="nil"/>
              <w:bottom w:val="single" w:sz="4" w:space="0" w:color="auto"/>
              <w:right w:val="single" w:sz="4" w:space="0" w:color="auto"/>
            </w:tcBorders>
            <w:vAlign w:val="center"/>
            <w:hideMark/>
          </w:tcPr>
          <w:p w14:paraId="28EFF28D" w14:textId="77777777" w:rsidR="00EE5976" w:rsidRPr="00A02AA0" w:rsidRDefault="00EE5976" w:rsidP="008A6705">
            <w:pPr>
              <w:spacing w:line="480" w:lineRule="auto"/>
              <w:rPr>
                <w:rFonts w:ascii="Arial" w:hAnsi="Arial" w:cs="Arial"/>
              </w:rPr>
            </w:pPr>
            <w:r w:rsidRPr="00A02AA0">
              <w:rPr>
                <w:rFonts w:ascii="Arial" w:hAnsi="Arial" w:cs="Arial"/>
              </w:rPr>
              <w:t>10%</w:t>
            </w:r>
          </w:p>
        </w:tc>
        <w:tc>
          <w:tcPr>
            <w:tcW w:w="1134" w:type="dxa"/>
            <w:tcBorders>
              <w:top w:val="nil"/>
              <w:left w:val="nil"/>
              <w:bottom w:val="single" w:sz="4" w:space="0" w:color="auto"/>
              <w:right w:val="single" w:sz="4" w:space="0" w:color="auto"/>
            </w:tcBorders>
            <w:vAlign w:val="center"/>
            <w:hideMark/>
          </w:tcPr>
          <w:p w14:paraId="1838CF1C"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5BF60478" w14:textId="55DCC8EB" w:rsidR="00EE5976" w:rsidRPr="00A02AA0" w:rsidRDefault="00EE5976" w:rsidP="0025492A">
            <w:pPr>
              <w:spacing w:line="480" w:lineRule="auto"/>
              <w:rPr>
                <w:rFonts w:ascii="Arial" w:hAnsi="Arial" w:cs="Arial"/>
              </w:rPr>
            </w:pPr>
            <w:r w:rsidRPr="00A02AA0">
              <w:rPr>
                <w:rFonts w:ascii="Arial" w:hAnsi="Arial" w:cs="Arial"/>
              </w:rPr>
              <w:t>Considera inversión inicial en desarrollo, infraestructura, licencias y capacitación.</w:t>
            </w:r>
            <w:r w:rsidR="0025492A">
              <w:rPr>
                <w:rFonts w:ascii="Arial" w:hAnsi="Arial" w:cs="Arial"/>
              </w:rPr>
              <w:br/>
            </w:r>
            <w:r w:rsidRPr="00A02AA0">
              <w:rPr>
                <w:rFonts w:ascii="Arial" w:hAnsi="Arial" w:cs="Arial"/>
              </w:rPr>
              <w:t>Aunque el proyecto es universitario sin presupuesto definido, es relevante para futura comercialización.</w:t>
            </w:r>
          </w:p>
        </w:tc>
      </w:tr>
      <w:tr w:rsidR="00EE5976" w:rsidRPr="00A02AA0" w14:paraId="61228F99" w14:textId="77777777" w:rsidTr="00DB13A2">
        <w:trPr>
          <w:trHeight w:val="1152"/>
        </w:trPr>
        <w:tc>
          <w:tcPr>
            <w:tcW w:w="421" w:type="dxa"/>
            <w:tcBorders>
              <w:top w:val="nil"/>
              <w:left w:val="single" w:sz="4" w:space="0" w:color="auto"/>
              <w:bottom w:val="single" w:sz="4" w:space="0" w:color="auto"/>
              <w:right w:val="single" w:sz="4" w:space="0" w:color="auto"/>
            </w:tcBorders>
            <w:vAlign w:val="center"/>
            <w:hideMark/>
          </w:tcPr>
          <w:p w14:paraId="5EDA41A5" w14:textId="77777777" w:rsidR="00EE5976" w:rsidRPr="00A02AA0" w:rsidRDefault="00EE5976" w:rsidP="008A6705">
            <w:pPr>
              <w:spacing w:line="480" w:lineRule="auto"/>
              <w:jc w:val="both"/>
              <w:rPr>
                <w:rFonts w:ascii="Arial" w:hAnsi="Arial" w:cs="Arial"/>
              </w:rPr>
            </w:pPr>
            <w:r w:rsidRPr="00A02AA0">
              <w:rPr>
                <w:rFonts w:ascii="Arial" w:hAnsi="Arial" w:cs="Arial"/>
              </w:rPr>
              <w:t>8</w:t>
            </w:r>
          </w:p>
        </w:tc>
        <w:tc>
          <w:tcPr>
            <w:tcW w:w="1842" w:type="dxa"/>
            <w:tcBorders>
              <w:top w:val="nil"/>
              <w:left w:val="nil"/>
              <w:bottom w:val="single" w:sz="4" w:space="0" w:color="auto"/>
              <w:right w:val="single" w:sz="4" w:space="0" w:color="auto"/>
            </w:tcBorders>
            <w:vAlign w:val="center"/>
            <w:hideMark/>
          </w:tcPr>
          <w:p w14:paraId="7615313A" w14:textId="77777777" w:rsidR="00EE5976" w:rsidRPr="00A02AA0" w:rsidRDefault="00EE5976" w:rsidP="008A6705">
            <w:pPr>
              <w:spacing w:line="480" w:lineRule="auto"/>
              <w:rPr>
                <w:rFonts w:ascii="Arial" w:hAnsi="Arial" w:cs="Arial"/>
                <w:b/>
              </w:rPr>
            </w:pPr>
            <w:r w:rsidRPr="00A02AA0">
              <w:rPr>
                <w:rFonts w:ascii="Arial" w:hAnsi="Arial" w:cs="Arial"/>
                <w:b/>
              </w:rPr>
              <w:t>Tiempo de Implementación</w:t>
            </w:r>
          </w:p>
        </w:tc>
        <w:tc>
          <w:tcPr>
            <w:tcW w:w="851" w:type="dxa"/>
            <w:tcBorders>
              <w:top w:val="nil"/>
              <w:left w:val="nil"/>
              <w:bottom w:val="single" w:sz="4" w:space="0" w:color="auto"/>
              <w:right w:val="single" w:sz="4" w:space="0" w:color="auto"/>
            </w:tcBorders>
            <w:vAlign w:val="center"/>
            <w:hideMark/>
          </w:tcPr>
          <w:p w14:paraId="260E798E" w14:textId="77777777" w:rsidR="00EE5976" w:rsidRPr="00A02AA0" w:rsidRDefault="00EE5976" w:rsidP="008A6705">
            <w:pPr>
              <w:spacing w:line="480" w:lineRule="auto"/>
              <w:rPr>
                <w:rFonts w:ascii="Arial" w:hAnsi="Arial" w:cs="Arial"/>
              </w:rPr>
            </w:pPr>
            <w:r w:rsidRPr="00A02AA0">
              <w:rPr>
                <w:rFonts w:ascii="Arial" w:hAnsi="Arial" w:cs="Arial"/>
              </w:rPr>
              <w:t>5%</w:t>
            </w:r>
          </w:p>
        </w:tc>
        <w:tc>
          <w:tcPr>
            <w:tcW w:w="1134" w:type="dxa"/>
            <w:tcBorders>
              <w:top w:val="nil"/>
              <w:left w:val="nil"/>
              <w:bottom w:val="single" w:sz="4" w:space="0" w:color="auto"/>
              <w:right w:val="single" w:sz="4" w:space="0" w:color="auto"/>
            </w:tcBorders>
            <w:vAlign w:val="center"/>
            <w:hideMark/>
          </w:tcPr>
          <w:p w14:paraId="1459FD41" w14:textId="77777777" w:rsidR="00EE5976" w:rsidRPr="00A02AA0" w:rsidRDefault="00EE5976" w:rsidP="008A6705">
            <w:pPr>
              <w:spacing w:line="480" w:lineRule="auto"/>
              <w:rPr>
                <w:rFonts w:ascii="Arial" w:hAnsi="Arial" w:cs="Arial"/>
              </w:rPr>
            </w:pPr>
            <w:r w:rsidRPr="00A02AA0">
              <w:rPr>
                <w:rFonts w:ascii="Arial" w:hAnsi="Arial" w:cs="Arial"/>
              </w:rPr>
              <w:t>1 al 10</w:t>
            </w:r>
          </w:p>
        </w:tc>
        <w:tc>
          <w:tcPr>
            <w:tcW w:w="5528" w:type="dxa"/>
            <w:tcBorders>
              <w:top w:val="nil"/>
              <w:left w:val="nil"/>
              <w:bottom w:val="single" w:sz="4" w:space="0" w:color="auto"/>
              <w:right w:val="single" w:sz="4" w:space="0" w:color="auto"/>
            </w:tcBorders>
            <w:vAlign w:val="center"/>
            <w:hideMark/>
          </w:tcPr>
          <w:p w14:paraId="7306A631" w14:textId="106942CA" w:rsidR="00EE5976" w:rsidRPr="00A02AA0" w:rsidRDefault="00EE5976" w:rsidP="0025492A">
            <w:pPr>
              <w:spacing w:line="480" w:lineRule="auto"/>
              <w:rPr>
                <w:rFonts w:ascii="Arial" w:hAnsi="Arial" w:cs="Arial"/>
              </w:rPr>
            </w:pPr>
            <w:r w:rsidRPr="00A02AA0">
              <w:rPr>
                <w:rFonts w:ascii="Arial" w:hAnsi="Arial" w:cs="Arial"/>
              </w:rPr>
              <w:t xml:space="preserve">Peso menor al no existir </w:t>
            </w:r>
            <w:proofErr w:type="spellStart"/>
            <w:r w:rsidRPr="00A02AA0">
              <w:rPr>
                <w:rFonts w:ascii="Arial" w:hAnsi="Arial" w:cs="Arial"/>
              </w:rPr>
              <w:t>deadline</w:t>
            </w:r>
            <w:proofErr w:type="spellEnd"/>
            <w:r w:rsidRPr="00A02AA0">
              <w:rPr>
                <w:rFonts w:ascii="Arial" w:hAnsi="Arial" w:cs="Arial"/>
              </w:rPr>
              <w:t xml:space="preserve"> estricto.</w:t>
            </w:r>
            <w:r w:rsidR="0025492A">
              <w:rPr>
                <w:rFonts w:ascii="Arial" w:hAnsi="Arial" w:cs="Arial"/>
              </w:rPr>
              <w:br/>
            </w:r>
            <w:r w:rsidRPr="00A02AA0">
              <w:rPr>
                <w:rFonts w:ascii="Arial" w:hAnsi="Arial" w:cs="Arial"/>
              </w:rPr>
              <w:t>Evalúa tiempo estimado hasta el despliegue en producción, considerando complejidad de desarrollo y configuración de infraestructura.</w:t>
            </w:r>
          </w:p>
        </w:tc>
      </w:tr>
      <w:tr w:rsidR="00EE5976" w:rsidRPr="00A02AA0" w14:paraId="185EA03D" w14:textId="77777777" w:rsidTr="00DB13A2">
        <w:trPr>
          <w:trHeight w:val="288"/>
        </w:trPr>
        <w:tc>
          <w:tcPr>
            <w:tcW w:w="421" w:type="dxa"/>
            <w:tcBorders>
              <w:top w:val="nil"/>
              <w:left w:val="nil"/>
              <w:bottom w:val="nil"/>
              <w:right w:val="nil"/>
            </w:tcBorders>
            <w:vAlign w:val="center"/>
            <w:hideMark/>
          </w:tcPr>
          <w:p w14:paraId="05EBCCB5" w14:textId="77777777" w:rsidR="00EE5976" w:rsidRPr="00A02AA0" w:rsidRDefault="00EE5976" w:rsidP="00EE5976">
            <w:pPr>
              <w:spacing w:line="480" w:lineRule="auto"/>
              <w:ind w:firstLine="708"/>
              <w:jc w:val="both"/>
              <w:rPr>
                <w:rFonts w:ascii="Arial" w:hAnsi="Arial" w:cs="Arial"/>
              </w:rPr>
            </w:pPr>
          </w:p>
        </w:tc>
        <w:tc>
          <w:tcPr>
            <w:tcW w:w="1842" w:type="dxa"/>
            <w:tcBorders>
              <w:top w:val="nil"/>
              <w:left w:val="single" w:sz="4" w:space="0" w:color="auto"/>
              <w:bottom w:val="single" w:sz="4" w:space="0" w:color="auto"/>
              <w:right w:val="single" w:sz="4" w:space="0" w:color="auto"/>
            </w:tcBorders>
            <w:vAlign w:val="center"/>
            <w:hideMark/>
          </w:tcPr>
          <w:p w14:paraId="4218F35A" w14:textId="77777777" w:rsidR="00EE5976" w:rsidRPr="00A02AA0" w:rsidRDefault="00EE5976" w:rsidP="008A6705">
            <w:pPr>
              <w:spacing w:line="480" w:lineRule="auto"/>
              <w:rPr>
                <w:rFonts w:ascii="Arial" w:hAnsi="Arial" w:cs="Arial"/>
                <w:b/>
              </w:rPr>
            </w:pPr>
            <w:r w:rsidRPr="00A02AA0">
              <w:rPr>
                <w:rFonts w:ascii="Arial" w:hAnsi="Arial" w:cs="Arial"/>
                <w:b/>
              </w:rPr>
              <w:t>TOTAL</w:t>
            </w:r>
          </w:p>
        </w:tc>
        <w:tc>
          <w:tcPr>
            <w:tcW w:w="851" w:type="dxa"/>
            <w:tcBorders>
              <w:top w:val="nil"/>
              <w:left w:val="nil"/>
              <w:bottom w:val="single" w:sz="4" w:space="0" w:color="auto"/>
              <w:right w:val="single" w:sz="4" w:space="0" w:color="auto"/>
            </w:tcBorders>
            <w:vAlign w:val="center"/>
            <w:hideMark/>
          </w:tcPr>
          <w:p w14:paraId="523C94FE" w14:textId="77777777" w:rsidR="00EE5976" w:rsidRPr="00A02AA0" w:rsidRDefault="00EE5976" w:rsidP="008A6705">
            <w:pPr>
              <w:spacing w:line="480" w:lineRule="auto"/>
              <w:rPr>
                <w:rFonts w:ascii="Arial" w:hAnsi="Arial" w:cs="Arial"/>
                <w:b/>
              </w:rPr>
            </w:pPr>
            <w:r w:rsidRPr="00A02AA0">
              <w:rPr>
                <w:rFonts w:ascii="Arial" w:hAnsi="Arial" w:cs="Arial"/>
                <w:b/>
              </w:rPr>
              <w:t>100%</w:t>
            </w:r>
          </w:p>
        </w:tc>
        <w:tc>
          <w:tcPr>
            <w:tcW w:w="1134" w:type="dxa"/>
            <w:tcBorders>
              <w:top w:val="nil"/>
              <w:left w:val="nil"/>
              <w:bottom w:val="nil"/>
              <w:right w:val="nil"/>
            </w:tcBorders>
            <w:vAlign w:val="center"/>
            <w:hideMark/>
          </w:tcPr>
          <w:p w14:paraId="792CB12E" w14:textId="77777777" w:rsidR="00EE5976" w:rsidRPr="00A02AA0" w:rsidRDefault="00EE5976" w:rsidP="008A6705">
            <w:pPr>
              <w:spacing w:line="480" w:lineRule="auto"/>
              <w:ind w:firstLine="708"/>
              <w:rPr>
                <w:rFonts w:ascii="Arial" w:hAnsi="Arial" w:cs="Arial"/>
                <w:b/>
              </w:rPr>
            </w:pPr>
          </w:p>
        </w:tc>
        <w:tc>
          <w:tcPr>
            <w:tcW w:w="5528" w:type="dxa"/>
            <w:tcBorders>
              <w:top w:val="nil"/>
              <w:left w:val="nil"/>
              <w:bottom w:val="nil"/>
              <w:right w:val="nil"/>
            </w:tcBorders>
            <w:vAlign w:val="center"/>
            <w:hideMark/>
          </w:tcPr>
          <w:p w14:paraId="42963AE8" w14:textId="77777777" w:rsidR="00EE5976" w:rsidRPr="00A02AA0" w:rsidRDefault="00EE5976" w:rsidP="009E4128">
            <w:pPr>
              <w:spacing w:line="480" w:lineRule="auto"/>
              <w:ind w:firstLine="708"/>
              <w:rPr>
                <w:rFonts w:ascii="Arial" w:hAnsi="Arial" w:cs="Arial"/>
              </w:rPr>
            </w:pPr>
          </w:p>
        </w:tc>
      </w:tr>
    </w:tbl>
    <w:p>
      <w:pStyle w:val="Caption"/>
      <w:r>
        <w:t>Tabla 15: Datos técnicos y especificaciones</w:t>
      </w:r>
    </w:p>
    <w:p w14:paraId="10050765" w14:textId="6C11F398" w:rsidR="00EE5976" w:rsidRPr="00DD5E15" w:rsidRDefault="00EE5976" w:rsidP="00DD5E15">
      <w:pPr>
        <w:pStyle w:val="Descripcin"/>
        <w:spacing w:line="480" w:lineRule="auto"/>
        <w:ind w:firstLine="708"/>
        <w:jc w:val="both"/>
        <w:rPr>
          <w:rFonts w:ascii="Arial" w:hAnsi="Arial" w:cs="Arial"/>
          <w:i/>
          <w:iCs/>
        </w:rPr>
      </w:pPr>
      <w:bookmarkStart w:id="16" w:name="_Toc219987430"/>
      <w:r w:rsidRPr="00A02AA0">
        <w:rPr>
          <w:rFonts w:ascii="Arial" w:hAnsi="Arial" w:cs="Arial"/>
          <w:i/>
          <w:iCs/>
        </w:rPr>
      </w:r>
      <w:r w:rsidRPr="00A02AA0">
        <w:rPr>
          <w:rFonts w:ascii="Arial" w:hAnsi="Arial" w:cs="Arial"/>
          <w:i/>
          <w:iCs/>
        </w:rPr>
      </w:r>
      <w:r w:rsidRPr="00A02AA0">
        <w:rPr>
          <w:rFonts w:ascii="Arial" w:hAnsi="Arial" w:cs="Arial"/>
          <w:i/>
          <w:iCs/>
        </w:rPr>
      </w:r>
      <w:r w:rsidRPr="00A02AA0">
        <w:rPr>
          <w:rFonts w:ascii="Arial" w:hAnsi="Arial" w:cs="Arial"/>
          <w:i/>
          <w:iCs/>
        </w:rPr>
      </w:r>
      <w:r w:rsidRPr="00A02AA0">
        <w:rPr>
          <w:rFonts w:ascii="Arial" w:hAnsi="Arial" w:cs="Arial"/>
          <w:i/>
          <w:iCs/>
        </w:rPr>
      </w:r>
      <w:r w:rsidRPr="00A02AA0">
        <w:rPr>
          <w:rFonts w:ascii="Arial" w:hAnsi="Arial" w:cs="Arial"/>
        </w:rPr>
      </w:r>
      <w:r w:rsidRPr="00A02AA0">
        <w:rPr>
          <w:rFonts w:ascii="Arial" w:hAnsi="Arial" w:cs="Arial"/>
          <w:i/>
          <w:iCs/>
        </w:rPr>
      </w:r>
      <w:bookmarkEnd w:id="16"/>
      <w:r>
        <w:rPr>
          <w:color w:val="000000"/>
          <w:sz w:val="20"/>
        </w:rPr>
        <w:t>Tabla 1: Criterios de evaluación basados en ISO/IEC 25010 y sus pesos relativos para la selección de soluciones</w:t>
      </w:r>
    </w:p>
    <w:p w14:paraId="43B6EE34" w14:textId="7CEB8AED" w:rsidR="001B4711" w:rsidRPr="00601683" w:rsidRDefault="00EE5976" w:rsidP="006B437D">
      <w:pPr>
        <w:spacing w:line="480" w:lineRule="auto"/>
        <w:jc w:val="both"/>
        <w:rPr>
          <w:rFonts w:ascii="Arial" w:hAnsi="Arial" w:cs="Arial"/>
        </w:rPr>
      </w:pPr>
      <w:r w:rsidRPr="00A02AA0">
        <w:rPr>
          <w:rFonts w:ascii="Arial" w:hAnsi="Arial" w:cs="Arial"/>
        </w:rPr>
        <w:br w:type="page"/>
      </w:r>
      <w:r w:rsidRPr="00A02AA0">
        <w:rPr>
          <w:rFonts w:ascii="Arial" w:hAnsi="Arial" w:cs="Arial"/>
        </w:rPr>
        <w:lastRenderedPageBreak/>
        <w:t>La tabla que se presenta a continuación es una matriz de evaluación, la cual nos ayuda a analizar las alternativas, colocando una calificación, para obtener resultados donde se evidencie la mejor alternativa.</w:t>
      </w:r>
    </w:p>
    <w:tbl>
      <w:tblPr>
        <w:tblStyle w:val="Tablaconcuadrcula"/>
        <w:tblW w:w="0" w:type="auto"/>
        <w:tblLook w:val="04A0" w:firstRow="1" w:lastRow="0" w:firstColumn="1" w:lastColumn="0" w:noHBand="0" w:noVBand="1"/>
      </w:tblPr>
      <w:tblGrid>
        <w:gridCol w:w="1891"/>
        <w:gridCol w:w="1354"/>
        <w:gridCol w:w="2048"/>
        <w:gridCol w:w="1354"/>
        <w:gridCol w:w="2369"/>
      </w:tblGrid>
      <w:tr w:rsidR="00456DAB" w:rsidRPr="005D5B94" w14:paraId="20E6D73E" w14:textId="77777777" w:rsidTr="00123965">
        <w:tc>
          <w:tcPr>
            <w:tcW w:w="1757" w:type="dxa"/>
          </w:tcPr>
          <w:p w14:paraId="5BDD0A9E"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Criterio</w:t>
            </w:r>
          </w:p>
        </w:tc>
        <w:tc>
          <w:tcPr>
            <w:tcW w:w="1256" w:type="dxa"/>
          </w:tcPr>
          <w:p w14:paraId="49ED4569"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Alternativa 1</w:t>
            </w:r>
          </w:p>
        </w:tc>
        <w:tc>
          <w:tcPr>
            <w:tcW w:w="2299" w:type="dxa"/>
          </w:tcPr>
          <w:p w14:paraId="2E8CAA35" w14:textId="06387624" w:rsidR="001B4711" w:rsidRPr="005D5B94" w:rsidRDefault="00AC3FA4" w:rsidP="006B437D">
            <w:pPr>
              <w:spacing w:line="480" w:lineRule="auto"/>
              <w:jc w:val="both"/>
              <w:rPr>
                <w:rFonts w:ascii="Arial" w:hAnsi="Arial" w:cs="Arial"/>
                <w:b/>
                <w:bCs/>
              </w:rPr>
            </w:pPr>
            <w:r w:rsidRPr="005D5B94">
              <w:rPr>
                <w:rFonts w:ascii="Arial" w:hAnsi="Arial" w:cs="Arial"/>
                <w:b/>
                <w:bCs/>
              </w:rPr>
              <w:t>justificación</w:t>
            </w:r>
            <w:r w:rsidR="001B4711" w:rsidRPr="005D5B94">
              <w:rPr>
                <w:rFonts w:ascii="Arial" w:hAnsi="Arial" w:cs="Arial"/>
                <w:b/>
                <w:bCs/>
              </w:rPr>
              <w:t xml:space="preserve"> 1</w:t>
            </w:r>
          </w:p>
        </w:tc>
        <w:tc>
          <w:tcPr>
            <w:tcW w:w="1256" w:type="dxa"/>
          </w:tcPr>
          <w:p w14:paraId="656A7DA8" w14:textId="49382FAD" w:rsidR="001B4711" w:rsidRPr="005D5B94" w:rsidRDefault="001B4711" w:rsidP="006B437D">
            <w:pPr>
              <w:spacing w:line="480" w:lineRule="auto"/>
              <w:jc w:val="both"/>
              <w:rPr>
                <w:rFonts w:ascii="Arial" w:hAnsi="Arial" w:cs="Arial"/>
                <w:b/>
                <w:bCs/>
              </w:rPr>
            </w:pPr>
            <w:r w:rsidRPr="005D5B94">
              <w:rPr>
                <w:rFonts w:ascii="Arial" w:hAnsi="Arial" w:cs="Arial"/>
                <w:b/>
                <w:bCs/>
              </w:rPr>
              <w:t>Alternativa</w:t>
            </w:r>
            <w:r w:rsidR="00711652" w:rsidRPr="005D5B94">
              <w:rPr>
                <w:rFonts w:ascii="Arial" w:hAnsi="Arial" w:cs="Arial"/>
                <w:b/>
                <w:bCs/>
              </w:rPr>
              <w:t xml:space="preserve"> </w:t>
            </w:r>
            <w:r w:rsidRPr="005D5B94">
              <w:rPr>
                <w:rFonts w:ascii="Arial" w:hAnsi="Arial" w:cs="Arial"/>
                <w:b/>
                <w:bCs/>
              </w:rPr>
              <w:t>2</w:t>
            </w:r>
          </w:p>
        </w:tc>
        <w:tc>
          <w:tcPr>
            <w:tcW w:w="2448" w:type="dxa"/>
          </w:tcPr>
          <w:p w14:paraId="41637E08" w14:textId="77777777" w:rsidR="001B4711" w:rsidRPr="005D5B94" w:rsidRDefault="001B4711" w:rsidP="006B437D">
            <w:pPr>
              <w:spacing w:line="480" w:lineRule="auto"/>
              <w:jc w:val="both"/>
              <w:rPr>
                <w:rFonts w:ascii="Arial" w:hAnsi="Arial" w:cs="Arial"/>
                <w:b/>
                <w:bCs/>
              </w:rPr>
            </w:pPr>
            <w:r w:rsidRPr="005D5B94">
              <w:rPr>
                <w:rFonts w:ascii="Arial" w:hAnsi="Arial" w:cs="Arial"/>
                <w:b/>
                <w:bCs/>
              </w:rPr>
              <w:t>Justificación 2</w:t>
            </w:r>
          </w:p>
        </w:tc>
      </w:tr>
      <w:tr w:rsidR="00330CB4" w:rsidRPr="00AC3FA4" w14:paraId="772A2082" w14:textId="77777777" w:rsidTr="00123965">
        <w:tc>
          <w:tcPr>
            <w:tcW w:w="1757" w:type="dxa"/>
          </w:tcPr>
          <w:p w14:paraId="21A717C5" w14:textId="795D7021" w:rsidR="00330CB4" w:rsidRPr="005D5B94" w:rsidRDefault="00330CB4" w:rsidP="00330CB4">
            <w:pPr>
              <w:spacing w:line="480" w:lineRule="auto"/>
              <w:jc w:val="both"/>
              <w:rPr>
                <w:rFonts w:ascii="Arial" w:hAnsi="Arial" w:cs="Arial"/>
                <w:b/>
                <w:bCs/>
              </w:rPr>
            </w:pPr>
            <w:r w:rsidRPr="005D5B94">
              <w:rPr>
                <w:rFonts w:ascii="Arial" w:hAnsi="Arial" w:cs="Arial"/>
                <w:b/>
                <w:bCs/>
              </w:rPr>
              <w:t>Funcionalidad</w:t>
            </w:r>
            <w:r w:rsidR="00FC3CA9" w:rsidRPr="005D5B94">
              <w:rPr>
                <w:rFonts w:ascii="Arial" w:hAnsi="Arial" w:cs="Arial"/>
                <w:b/>
                <w:bCs/>
              </w:rPr>
              <w:t xml:space="preserve"> (25%)</w:t>
            </w:r>
          </w:p>
        </w:tc>
        <w:tc>
          <w:tcPr>
            <w:tcW w:w="1256" w:type="dxa"/>
            <w:vAlign w:val="center"/>
          </w:tcPr>
          <w:p w14:paraId="2247B550" w14:textId="125E1571"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DD5E15">
              <w:rPr>
                <w:rFonts w:ascii="Arial" w:eastAsia="Times New Roman" w:hAnsi="Arial" w:cs="Arial"/>
                <w:color w:val="000000"/>
              </w:rPr>
              <w:t xml:space="preserve"> (2.00)</w:t>
            </w:r>
          </w:p>
        </w:tc>
        <w:tc>
          <w:tcPr>
            <w:tcW w:w="2299" w:type="dxa"/>
          </w:tcPr>
          <w:p w14:paraId="6E3440D6" w14:textId="77777777" w:rsidR="00BD6D37" w:rsidRPr="00123965" w:rsidRDefault="00BD6D37" w:rsidP="00BD6D37">
            <w:pPr>
              <w:spacing w:line="480" w:lineRule="auto"/>
              <w:jc w:val="both"/>
              <w:rPr>
                <w:rFonts w:ascii="Arial" w:hAnsi="Arial" w:cs="Arial"/>
              </w:rPr>
            </w:pPr>
            <w:r w:rsidRPr="00123965">
              <w:rPr>
                <w:rFonts w:ascii="Arial" w:hAnsi="Arial" w:cs="Arial"/>
              </w:rPr>
              <w:t>Implementa todos los módulos requeridos en una única aplicación.</w:t>
            </w:r>
          </w:p>
          <w:p w14:paraId="65A83B64" w14:textId="77777777" w:rsidR="00BD6D37" w:rsidRPr="00123965" w:rsidRDefault="00BD6D37" w:rsidP="00BD6D37">
            <w:pPr>
              <w:spacing w:line="480" w:lineRule="auto"/>
              <w:jc w:val="both"/>
              <w:rPr>
                <w:rFonts w:ascii="Arial" w:hAnsi="Arial" w:cs="Arial"/>
              </w:rPr>
            </w:pPr>
            <w:r w:rsidRPr="00123965">
              <w:rPr>
                <w:rFonts w:ascii="Arial" w:hAnsi="Arial" w:cs="Arial"/>
              </w:rPr>
              <w:t>Adecuada para el alcance funcional definido.</w:t>
            </w:r>
          </w:p>
          <w:p w14:paraId="34038240" w14:textId="01FB49AB" w:rsidR="00330CB4" w:rsidRPr="00123965" w:rsidRDefault="00BD6D37" w:rsidP="00BD6D37">
            <w:pPr>
              <w:spacing w:line="480" w:lineRule="auto"/>
              <w:jc w:val="both"/>
              <w:rPr>
                <w:rFonts w:ascii="Arial" w:hAnsi="Arial" w:cs="Arial"/>
              </w:rPr>
            </w:pPr>
            <w:r w:rsidRPr="00123965">
              <w:rPr>
                <w:rFonts w:ascii="Arial" w:hAnsi="Arial" w:cs="Arial"/>
              </w:rPr>
              <w:t>Menor complejidad en la integración de datos entre módulos.</w:t>
            </w:r>
          </w:p>
        </w:tc>
        <w:tc>
          <w:tcPr>
            <w:tcW w:w="1256" w:type="dxa"/>
            <w:vAlign w:val="center"/>
          </w:tcPr>
          <w:p w14:paraId="05A88FF8" w14:textId="7E61CE84"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(2.25)</w:t>
            </w:r>
          </w:p>
        </w:tc>
        <w:tc>
          <w:tcPr>
            <w:tcW w:w="2448" w:type="dxa"/>
          </w:tcPr>
          <w:p w14:paraId="2411EF8C" w14:textId="77777777" w:rsidR="00BD6D37" w:rsidRPr="00123965" w:rsidRDefault="00BD6D37" w:rsidP="00BD6D37">
            <w:pPr>
              <w:spacing w:line="480" w:lineRule="auto"/>
              <w:jc w:val="both"/>
              <w:rPr>
                <w:rFonts w:ascii="Arial" w:hAnsi="Arial" w:cs="Arial"/>
              </w:rPr>
            </w:pPr>
            <w:r w:rsidRPr="00123965">
              <w:rPr>
                <w:rFonts w:ascii="Arial" w:hAnsi="Arial" w:cs="Arial"/>
              </w:rPr>
              <w:t>Cada microservicio especializado cubre su dominio de negocio con mayor profundidad.</w:t>
            </w:r>
          </w:p>
          <w:p w14:paraId="5F1F9E55" w14:textId="77777777" w:rsidR="00BD6D37" w:rsidRPr="00123965" w:rsidRDefault="00BD6D37" w:rsidP="00BD6D37">
            <w:pPr>
              <w:spacing w:line="480" w:lineRule="auto"/>
              <w:jc w:val="both"/>
              <w:rPr>
                <w:rFonts w:ascii="Arial" w:hAnsi="Arial" w:cs="Arial"/>
              </w:rPr>
            </w:pPr>
            <w:r w:rsidRPr="00123965">
              <w:rPr>
                <w:rFonts w:ascii="Arial" w:hAnsi="Arial" w:cs="Arial"/>
              </w:rPr>
              <w:t>Permite incorporar funcionalidades avanzadas por servicio de forma independiente.</w:t>
            </w:r>
          </w:p>
          <w:p w14:paraId="2EA7D1D8" w14:textId="5B09FFDD" w:rsidR="00330CB4" w:rsidRPr="00123965" w:rsidRDefault="00BD6D37" w:rsidP="00BD6D37">
            <w:pPr>
              <w:spacing w:line="480" w:lineRule="auto"/>
              <w:jc w:val="both"/>
              <w:rPr>
                <w:rFonts w:ascii="Arial" w:hAnsi="Arial" w:cs="Arial"/>
              </w:rPr>
            </w:pPr>
            <w:r w:rsidRPr="00123965">
              <w:rPr>
                <w:rFonts w:ascii="Arial" w:hAnsi="Arial" w:cs="Arial"/>
              </w:rPr>
              <w:t>Mayor capacidad de integración futura con sistemas externos.</w:t>
            </w:r>
          </w:p>
        </w:tc>
      </w:tr>
      <w:tr w:rsidR="00330CB4" w:rsidRPr="00AC3FA4" w14:paraId="33BB76BC" w14:textId="77777777" w:rsidTr="00123965">
        <w:tc>
          <w:tcPr>
            <w:tcW w:w="1757" w:type="dxa"/>
            <w:vAlign w:val="center"/>
          </w:tcPr>
          <w:p w14:paraId="528CFC7E" w14:textId="4AAD8242" w:rsidR="00330CB4" w:rsidRPr="005D5B94" w:rsidRDefault="00330CB4" w:rsidP="00330CB4">
            <w:pPr>
              <w:spacing w:line="480" w:lineRule="auto"/>
              <w:jc w:val="both"/>
              <w:rPr>
                <w:rFonts w:ascii="Arial" w:hAnsi="Arial" w:cs="Arial"/>
                <w:b/>
                <w:bCs/>
              </w:rPr>
            </w:pPr>
            <w:r w:rsidRPr="005D5B94">
              <w:rPr>
                <w:rFonts w:ascii="Arial" w:hAnsi="Arial" w:cs="Arial"/>
                <w:b/>
                <w:bCs/>
              </w:rPr>
              <w:t>Usabilidad</w:t>
            </w:r>
            <w:r w:rsidR="00FC3CA9" w:rsidRPr="005D5B94">
              <w:rPr>
                <w:rFonts w:ascii="Arial" w:hAnsi="Arial" w:cs="Arial"/>
                <w:b/>
                <w:bCs/>
              </w:rPr>
              <w:t xml:space="preserve"> (15%)</w:t>
            </w:r>
          </w:p>
        </w:tc>
        <w:tc>
          <w:tcPr>
            <w:tcW w:w="1256" w:type="dxa"/>
            <w:vAlign w:val="center"/>
          </w:tcPr>
          <w:p w14:paraId="05BF431F" w14:textId="40C4144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2B54DAF6"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único en Vue.js 3 con experiencia de usuario consistente.</w:t>
            </w:r>
          </w:p>
          <w:p w14:paraId="7160C709"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Menor latencia de respuesta al no requerir </w:t>
            </w:r>
            <w:r w:rsidRPr="00123965">
              <w:rPr>
                <w:rFonts w:ascii="Arial" w:hAnsi="Arial" w:cs="Arial"/>
              </w:rPr>
              <w:lastRenderedPageBreak/>
              <w:t>comunicación entre servicios.</w:t>
            </w:r>
          </w:p>
          <w:p w14:paraId="157EAB78" w14:textId="28C0A2E6" w:rsidR="00330CB4" w:rsidRPr="00123965" w:rsidRDefault="00123965" w:rsidP="00123965">
            <w:pPr>
              <w:spacing w:line="480" w:lineRule="auto"/>
              <w:jc w:val="both"/>
              <w:rPr>
                <w:rFonts w:ascii="Arial" w:hAnsi="Arial" w:cs="Arial"/>
              </w:rPr>
            </w:pPr>
            <w:r w:rsidRPr="00123965">
              <w:rPr>
                <w:rFonts w:ascii="Arial" w:hAnsi="Arial" w:cs="Arial"/>
              </w:rPr>
              <w:t>Más simple de validar con usuarios finales.</w:t>
            </w:r>
          </w:p>
        </w:tc>
        <w:tc>
          <w:tcPr>
            <w:tcW w:w="1256" w:type="dxa"/>
            <w:vAlign w:val="center"/>
          </w:tcPr>
          <w:p w14:paraId="3784DEB4" w14:textId="100BF279"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60AE27BF" w14:textId="77777777" w:rsidR="00123965" w:rsidRPr="00123965" w:rsidRDefault="00123965" w:rsidP="00123965">
            <w:pPr>
              <w:spacing w:line="480" w:lineRule="auto"/>
              <w:jc w:val="both"/>
              <w:rPr>
                <w:rFonts w:ascii="Arial" w:hAnsi="Arial" w:cs="Arial"/>
              </w:rPr>
            </w:pPr>
            <w:proofErr w:type="spellStart"/>
            <w:r w:rsidRPr="00123965">
              <w:rPr>
                <w:rFonts w:ascii="Arial" w:hAnsi="Arial" w:cs="Arial"/>
              </w:rPr>
              <w:t>Frontend</w:t>
            </w:r>
            <w:proofErr w:type="spellEnd"/>
            <w:r w:rsidRPr="00123965">
              <w:rPr>
                <w:rFonts w:ascii="Arial" w:hAnsi="Arial" w:cs="Arial"/>
              </w:rPr>
              <w:t xml:space="preserve"> unificado en Vue.js 3; la complejidad de microservicios es transparente para el usuario.</w:t>
            </w:r>
          </w:p>
          <w:p w14:paraId="1437BC48" w14:textId="77777777" w:rsidR="00123965" w:rsidRPr="00123965" w:rsidRDefault="00123965" w:rsidP="00123965">
            <w:pPr>
              <w:spacing w:line="480" w:lineRule="auto"/>
              <w:jc w:val="both"/>
              <w:rPr>
                <w:rFonts w:ascii="Arial" w:hAnsi="Arial" w:cs="Arial"/>
              </w:rPr>
            </w:pPr>
            <w:r w:rsidRPr="00123965">
              <w:rPr>
                <w:rFonts w:ascii="Arial" w:hAnsi="Arial" w:cs="Arial"/>
              </w:rPr>
              <w:t>API Gateway asegura coherencia en las respuestas.</w:t>
            </w:r>
          </w:p>
          <w:p w14:paraId="7F607D7F" w14:textId="393ECD3B" w:rsidR="00330CB4" w:rsidRPr="00123965" w:rsidRDefault="00123965" w:rsidP="00123965">
            <w:pPr>
              <w:spacing w:line="480" w:lineRule="auto"/>
              <w:jc w:val="both"/>
              <w:rPr>
                <w:rFonts w:ascii="Arial" w:hAnsi="Arial" w:cs="Arial"/>
              </w:rPr>
            </w:pPr>
            <w:r w:rsidRPr="00123965">
              <w:rPr>
                <w:rFonts w:ascii="Arial" w:hAnsi="Arial" w:cs="Arial"/>
              </w:rPr>
              <w:lastRenderedPageBreak/>
              <w:t xml:space="preserve">Misma experiencia de usuario independiente de la arquitectura </w:t>
            </w:r>
            <w:proofErr w:type="spellStart"/>
            <w:r w:rsidRPr="00123965">
              <w:rPr>
                <w:rFonts w:ascii="Arial" w:hAnsi="Arial" w:cs="Arial"/>
              </w:rPr>
              <w:t>backend</w:t>
            </w:r>
            <w:proofErr w:type="spellEnd"/>
            <w:r w:rsidRPr="00123965">
              <w:rPr>
                <w:rFonts w:ascii="Arial" w:hAnsi="Arial" w:cs="Arial"/>
              </w:rPr>
              <w:t>.</w:t>
            </w:r>
          </w:p>
        </w:tc>
      </w:tr>
      <w:tr w:rsidR="00330CB4" w:rsidRPr="00AC3FA4" w14:paraId="69A73C42" w14:textId="77777777" w:rsidTr="00123965">
        <w:tc>
          <w:tcPr>
            <w:tcW w:w="1757" w:type="dxa"/>
            <w:vAlign w:val="center"/>
          </w:tcPr>
          <w:p w14:paraId="22382562" w14:textId="6A78CEA9" w:rsidR="00330CB4" w:rsidRPr="005D5B94" w:rsidRDefault="00330CB4" w:rsidP="00330CB4">
            <w:pPr>
              <w:spacing w:line="480" w:lineRule="auto"/>
              <w:rPr>
                <w:rFonts w:ascii="Arial" w:hAnsi="Arial" w:cs="Arial"/>
                <w:b/>
                <w:bCs/>
              </w:rPr>
            </w:pPr>
            <w:r w:rsidRPr="005D5B94">
              <w:rPr>
                <w:rFonts w:ascii="Arial" w:hAnsi="Arial" w:cs="Arial"/>
                <w:b/>
                <w:bCs/>
              </w:rPr>
              <w:lastRenderedPageBreak/>
              <w:t>Fiabilidad y concurrencia</w:t>
            </w:r>
            <w:r w:rsidR="00BD6D37" w:rsidRPr="005D5B94">
              <w:rPr>
                <w:rFonts w:ascii="Arial" w:hAnsi="Arial" w:cs="Arial"/>
                <w:b/>
                <w:bCs/>
              </w:rPr>
              <w:t xml:space="preserve"> (15%)</w:t>
            </w:r>
          </w:p>
        </w:tc>
        <w:tc>
          <w:tcPr>
            <w:tcW w:w="1256" w:type="dxa"/>
            <w:vAlign w:val="center"/>
          </w:tcPr>
          <w:p w14:paraId="5EFEF1D3" w14:textId="3739022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6</w:t>
            </w:r>
            <w:r w:rsidR="00BD6D37">
              <w:rPr>
                <w:rFonts w:ascii="Arial" w:eastAsia="Times New Roman" w:hAnsi="Arial" w:cs="Arial"/>
                <w:color w:val="000000"/>
              </w:rPr>
              <w:t xml:space="preserve"> (0.90)</w:t>
            </w:r>
          </w:p>
        </w:tc>
        <w:tc>
          <w:tcPr>
            <w:tcW w:w="2299" w:type="dxa"/>
          </w:tcPr>
          <w:p w14:paraId="3E129117" w14:textId="77777777" w:rsidR="00123965" w:rsidRPr="00123965" w:rsidRDefault="00123965" w:rsidP="00123965">
            <w:pPr>
              <w:spacing w:line="480" w:lineRule="auto"/>
              <w:jc w:val="both"/>
              <w:rPr>
                <w:rFonts w:ascii="Arial" w:hAnsi="Arial" w:cs="Arial"/>
              </w:rPr>
            </w:pPr>
            <w:r w:rsidRPr="00123965">
              <w:rPr>
                <w:rFonts w:ascii="Arial" w:hAnsi="Arial" w:cs="Arial"/>
              </w:rPr>
              <w:t>Un fallo en cualquier módulo puede comprometer todo el sistema.</w:t>
            </w:r>
          </w:p>
          <w:p w14:paraId="6954EB8E" w14:textId="77777777" w:rsidR="00123965" w:rsidRPr="00123965" w:rsidRDefault="00123965" w:rsidP="00123965">
            <w:pPr>
              <w:spacing w:line="480" w:lineRule="auto"/>
              <w:jc w:val="both"/>
              <w:rPr>
                <w:rFonts w:ascii="Arial" w:hAnsi="Arial" w:cs="Arial"/>
              </w:rPr>
            </w:pPr>
            <w:r w:rsidRPr="00123965">
              <w:rPr>
                <w:rFonts w:ascii="Arial" w:hAnsi="Arial" w:cs="Arial"/>
              </w:rPr>
              <w:t>Escalado horizontal complejo; sin aislamiento de fallos.</w:t>
            </w:r>
          </w:p>
          <w:p w14:paraId="75900198" w14:textId="79DD9C5F" w:rsidR="00330CB4" w:rsidRPr="00123965" w:rsidRDefault="00123965" w:rsidP="00123965">
            <w:pPr>
              <w:spacing w:line="480" w:lineRule="auto"/>
              <w:jc w:val="both"/>
              <w:rPr>
                <w:rFonts w:ascii="Arial" w:hAnsi="Arial" w:cs="Arial"/>
              </w:rPr>
            </w:pPr>
            <w:r w:rsidRPr="00123965">
              <w:rPr>
                <w:rFonts w:ascii="Arial" w:hAnsi="Arial" w:cs="Arial"/>
              </w:rPr>
              <w:t>Baja tolerancia a picos de carga en módulos específicos.</w:t>
            </w:r>
          </w:p>
        </w:tc>
        <w:tc>
          <w:tcPr>
            <w:tcW w:w="1256" w:type="dxa"/>
            <w:vAlign w:val="center"/>
          </w:tcPr>
          <w:p w14:paraId="309A0B2C" w14:textId="42FED295"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(1.35)</w:t>
            </w:r>
          </w:p>
        </w:tc>
        <w:tc>
          <w:tcPr>
            <w:tcW w:w="2448" w:type="dxa"/>
          </w:tcPr>
          <w:p w14:paraId="7E5A0109" w14:textId="77777777" w:rsidR="00123965" w:rsidRPr="00123965" w:rsidRDefault="00123965" w:rsidP="00123965">
            <w:pPr>
              <w:jc w:val="both"/>
              <w:rPr>
                <w:rFonts w:ascii="Arial" w:hAnsi="Arial" w:cs="Arial"/>
              </w:rPr>
            </w:pPr>
            <w:proofErr w:type="spellStart"/>
            <w:r w:rsidRPr="00123965">
              <w:rPr>
                <w:rFonts w:ascii="Arial" w:hAnsi="Arial" w:cs="Arial"/>
              </w:rPr>
              <w:t>Circuit</w:t>
            </w:r>
            <w:proofErr w:type="spellEnd"/>
            <w:r w:rsidRPr="00123965">
              <w:rPr>
                <w:rFonts w:ascii="Arial" w:hAnsi="Arial" w:cs="Arial"/>
              </w:rPr>
              <w:t xml:space="preserve"> Breaker y aislamiento de fallos por servicio.</w:t>
            </w:r>
          </w:p>
          <w:p w14:paraId="5DE6A5B0" w14:textId="77777777" w:rsidR="00123965" w:rsidRPr="00123965" w:rsidRDefault="00123965" w:rsidP="00123965">
            <w:pPr>
              <w:jc w:val="both"/>
              <w:rPr>
                <w:rFonts w:ascii="Arial" w:hAnsi="Arial" w:cs="Arial"/>
              </w:rPr>
            </w:pPr>
            <w:r w:rsidRPr="00123965">
              <w:rPr>
                <w:rFonts w:ascii="Arial" w:hAnsi="Arial" w:cs="Arial"/>
              </w:rPr>
              <w:t>Escalado independiente según demanda de cada módulo.</w:t>
            </w:r>
          </w:p>
          <w:p w14:paraId="20AB60A4" w14:textId="746F2EAB" w:rsidR="00123965" w:rsidRPr="00123965" w:rsidRDefault="00123965" w:rsidP="00123965">
            <w:pPr>
              <w:jc w:val="both"/>
              <w:rPr>
                <w:rFonts w:ascii="Arial" w:hAnsi="Arial" w:cs="Arial"/>
              </w:rPr>
            </w:pPr>
            <w:r w:rsidRPr="00123965">
              <w:rPr>
                <w:rFonts w:ascii="Arial" w:hAnsi="Arial" w:cs="Arial"/>
              </w:rPr>
              <w:t>Alta disponibilidad gracias a Service Discovery y balanceo de carga.</w:t>
            </w:r>
          </w:p>
        </w:tc>
      </w:tr>
      <w:tr w:rsidR="00330CB4" w:rsidRPr="00AC3FA4" w14:paraId="0B9A2A90" w14:textId="77777777" w:rsidTr="00123965">
        <w:tc>
          <w:tcPr>
            <w:tcW w:w="1757" w:type="dxa"/>
            <w:vAlign w:val="center"/>
          </w:tcPr>
          <w:p w14:paraId="2BECB699" w14:textId="488E0CBA" w:rsidR="00330CB4" w:rsidRPr="005D5B94" w:rsidRDefault="00330CB4" w:rsidP="00330CB4">
            <w:pPr>
              <w:spacing w:line="480" w:lineRule="auto"/>
              <w:jc w:val="both"/>
              <w:rPr>
                <w:rFonts w:ascii="Arial" w:hAnsi="Arial" w:cs="Arial"/>
                <w:b/>
                <w:bCs/>
              </w:rPr>
            </w:pPr>
            <w:r w:rsidRPr="005D5B94">
              <w:rPr>
                <w:rFonts w:ascii="Arial" w:hAnsi="Arial" w:cs="Arial"/>
                <w:b/>
                <w:bCs/>
              </w:rPr>
              <w:t>Seguridad</w:t>
            </w:r>
            <w:r w:rsidR="00BD6D37" w:rsidRPr="005D5B94">
              <w:rPr>
                <w:rFonts w:ascii="Arial" w:hAnsi="Arial" w:cs="Arial"/>
                <w:b/>
                <w:bCs/>
              </w:rPr>
              <w:t xml:space="preserve"> (15%)</w:t>
            </w:r>
          </w:p>
        </w:tc>
        <w:tc>
          <w:tcPr>
            <w:tcW w:w="1256" w:type="dxa"/>
            <w:vAlign w:val="center"/>
          </w:tcPr>
          <w:p w14:paraId="3325C3DB" w14:textId="158C331C"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(1.20)</w:t>
            </w:r>
          </w:p>
        </w:tc>
        <w:tc>
          <w:tcPr>
            <w:tcW w:w="2299" w:type="dxa"/>
          </w:tcPr>
          <w:p w14:paraId="68ADE282" w14:textId="77777777" w:rsidR="00123965" w:rsidRPr="00123965" w:rsidRDefault="00123965" w:rsidP="00123965">
            <w:pPr>
              <w:spacing w:line="480" w:lineRule="auto"/>
              <w:jc w:val="both"/>
              <w:rPr>
                <w:rFonts w:ascii="Arial" w:hAnsi="Arial" w:cs="Arial"/>
              </w:rPr>
            </w:pPr>
            <w:r w:rsidRPr="00123965">
              <w:rPr>
                <w:rFonts w:ascii="Arial" w:hAnsi="Arial" w:cs="Arial"/>
              </w:rPr>
              <w:t>Seguridad centralizada con Spring Security.</w:t>
            </w:r>
          </w:p>
          <w:p w14:paraId="71D77103" w14:textId="77777777" w:rsidR="00123965" w:rsidRPr="00123965" w:rsidRDefault="00123965" w:rsidP="00123965">
            <w:pPr>
              <w:spacing w:line="480" w:lineRule="auto"/>
              <w:jc w:val="both"/>
              <w:rPr>
                <w:rFonts w:ascii="Arial" w:hAnsi="Arial" w:cs="Arial"/>
              </w:rPr>
            </w:pPr>
            <w:r w:rsidRPr="00123965">
              <w:rPr>
                <w:rFonts w:ascii="Arial" w:hAnsi="Arial" w:cs="Arial"/>
              </w:rPr>
              <w:t>Menor superficie de ataque al ser un único servicio.</w:t>
            </w:r>
          </w:p>
          <w:p w14:paraId="4AD76BD8" w14:textId="71176D7C" w:rsidR="00330CB4" w:rsidRPr="00123965" w:rsidRDefault="00123965" w:rsidP="00123965">
            <w:pPr>
              <w:spacing w:line="480" w:lineRule="auto"/>
              <w:jc w:val="both"/>
              <w:rPr>
                <w:rFonts w:ascii="Arial" w:hAnsi="Arial" w:cs="Arial"/>
              </w:rPr>
            </w:pPr>
            <w:r w:rsidRPr="00123965">
              <w:rPr>
                <w:rFonts w:ascii="Arial" w:hAnsi="Arial" w:cs="Arial"/>
              </w:rPr>
              <w:lastRenderedPageBreak/>
              <w:t>Autenticación JWT y RBAC aplicables de manera directa.</w:t>
            </w:r>
          </w:p>
        </w:tc>
        <w:tc>
          <w:tcPr>
            <w:tcW w:w="1256" w:type="dxa"/>
            <w:vAlign w:val="center"/>
          </w:tcPr>
          <w:p w14:paraId="45511BA7" w14:textId="1A2AD54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lastRenderedPageBreak/>
              <w:t>8</w:t>
            </w:r>
            <w:r w:rsidR="00BD6D37">
              <w:rPr>
                <w:rFonts w:ascii="Arial" w:eastAsia="Times New Roman" w:hAnsi="Arial" w:cs="Arial"/>
                <w:color w:val="000000"/>
              </w:rPr>
              <w:t xml:space="preserve"> (1.20)</w:t>
            </w:r>
          </w:p>
        </w:tc>
        <w:tc>
          <w:tcPr>
            <w:tcW w:w="2448" w:type="dxa"/>
          </w:tcPr>
          <w:p w14:paraId="0D1AB6FD" w14:textId="77777777" w:rsidR="00123965" w:rsidRPr="00123965" w:rsidRDefault="00123965" w:rsidP="00123965">
            <w:pPr>
              <w:spacing w:line="480" w:lineRule="auto"/>
              <w:jc w:val="both"/>
              <w:rPr>
                <w:rFonts w:ascii="Arial" w:hAnsi="Arial" w:cs="Arial"/>
              </w:rPr>
            </w:pPr>
            <w:r w:rsidRPr="00123965">
              <w:rPr>
                <w:rFonts w:ascii="Arial" w:hAnsi="Arial" w:cs="Arial"/>
              </w:rPr>
              <w:t>Seguridad distribuida mediante MS-Auth centralizado con JWT.</w:t>
            </w:r>
          </w:p>
          <w:p w14:paraId="54EAC5A6"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valida tokens independientemente.</w:t>
            </w:r>
          </w:p>
          <w:p w14:paraId="539EBBDF" w14:textId="4DAD64EB" w:rsidR="00330CB4" w:rsidRPr="00123965" w:rsidRDefault="00123965" w:rsidP="00123965">
            <w:pPr>
              <w:spacing w:line="480" w:lineRule="auto"/>
              <w:jc w:val="both"/>
              <w:rPr>
                <w:rFonts w:ascii="Arial" w:hAnsi="Arial" w:cs="Arial"/>
              </w:rPr>
            </w:pPr>
            <w:r w:rsidRPr="00123965">
              <w:rPr>
                <w:rFonts w:ascii="Arial" w:hAnsi="Arial" w:cs="Arial"/>
              </w:rPr>
              <w:lastRenderedPageBreak/>
              <w:t>Auditoría de accesos por servicio con mayor granularidad.</w:t>
            </w:r>
          </w:p>
        </w:tc>
      </w:tr>
      <w:tr w:rsidR="00330CB4" w:rsidRPr="00AC3FA4" w14:paraId="29C03359" w14:textId="77777777" w:rsidTr="00123965">
        <w:tc>
          <w:tcPr>
            <w:tcW w:w="1757" w:type="dxa"/>
            <w:vAlign w:val="center"/>
          </w:tcPr>
          <w:p w14:paraId="65D413E1" w14:textId="1047E961" w:rsidR="00330CB4" w:rsidRPr="005D5B94" w:rsidRDefault="00330CB4" w:rsidP="00330CB4">
            <w:pPr>
              <w:spacing w:line="480" w:lineRule="auto"/>
              <w:rPr>
                <w:rFonts w:ascii="Arial" w:hAnsi="Arial" w:cs="Arial"/>
                <w:b/>
                <w:bCs/>
              </w:rPr>
            </w:pPr>
            <w:r w:rsidRPr="005D5B94">
              <w:rPr>
                <w:rFonts w:ascii="Arial" w:hAnsi="Arial" w:cs="Arial"/>
                <w:b/>
                <w:bCs/>
              </w:rPr>
              <w:lastRenderedPageBreak/>
              <w:t>Mantenibilidad</w:t>
            </w:r>
            <w:r w:rsidR="00BD6D37" w:rsidRPr="005D5B94">
              <w:rPr>
                <w:rFonts w:ascii="Arial" w:hAnsi="Arial" w:cs="Arial"/>
                <w:b/>
                <w:bCs/>
              </w:rPr>
              <w:t xml:space="preserve"> (10%)</w:t>
            </w:r>
          </w:p>
        </w:tc>
        <w:tc>
          <w:tcPr>
            <w:tcW w:w="1256" w:type="dxa"/>
            <w:vAlign w:val="center"/>
          </w:tcPr>
          <w:p w14:paraId="140B7C67" w14:textId="48D8E0D0"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5</w:t>
            </w:r>
            <w:r w:rsidR="00BD6D37">
              <w:rPr>
                <w:rFonts w:ascii="Arial" w:eastAsia="Times New Roman" w:hAnsi="Arial" w:cs="Arial"/>
                <w:color w:val="000000"/>
              </w:rPr>
              <w:t xml:space="preserve"> (0.50)</w:t>
            </w:r>
          </w:p>
        </w:tc>
        <w:tc>
          <w:tcPr>
            <w:tcW w:w="2299" w:type="dxa"/>
          </w:tcPr>
          <w:p w14:paraId="378D31F4" w14:textId="77777777" w:rsidR="00123965" w:rsidRPr="00123965" w:rsidRDefault="00123965" w:rsidP="00123965">
            <w:pPr>
              <w:spacing w:line="480" w:lineRule="auto"/>
              <w:jc w:val="both"/>
              <w:rPr>
                <w:rFonts w:ascii="Arial" w:hAnsi="Arial" w:cs="Arial"/>
              </w:rPr>
            </w:pPr>
            <w:r w:rsidRPr="00123965">
              <w:rPr>
                <w:rFonts w:ascii="Arial" w:hAnsi="Arial" w:cs="Arial"/>
              </w:rPr>
              <w:t>A medida que el sistema crece, la base de código monolítica se vuelve difícil de mantener.</w:t>
            </w:r>
          </w:p>
          <w:p w14:paraId="3EC2225A"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módulo pueden afectar indirectamente a otros.</w:t>
            </w:r>
          </w:p>
          <w:p w14:paraId="17B030D8" w14:textId="38AC9FD3" w:rsidR="00330CB4" w:rsidRPr="00123965" w:rsidRDefault="00123965" w:rsidP="00123965">
            <w:pPr>
              <w:spacing w:line="480" w:lineRule="auto"/>
              <w:jc w:val="both"/>
              <w:rPr>
                <w:rFonts w:ascii="Arial" w:hAnsi="Arial" w:cs="Arial"/>
              </w:rPr>
            </w:pPr>
            <w:proofErr w:type="spellStart"/>
            <w:r w:rsidRPr="00123965">
              <w:rPr>
                <w:rFonts w:ascii="Arial" w:hAnsi="Arial" w:cs="Arial"/>
              </w:rPr>
              <w:t>Onboarding</w:t>
            </w:r>
            <w:proofErr w:type="spellEnd"/>
            <w:r w:rsidRPr="00123965">
              <w:rPr>
                <w:rFonts w:ascii="Arial" w:hAnsi="Arial" w:cs="Arial"/>
              </w:rPr>
              <w:t xml:space="preserve"> de nuevos desarrolladores más lento.</w:t>
            </w:r>
          </w:p>
        </w:tc>
        <w:tc>
          <w:tcPr>
            <w:tcW w:w="1256" w:type="dxa"/>
            <w:vAlign w:val="center"/>
          </w:tcPr>
          <w:p w14:paraId="5D4E9580" w14:textId="49500438"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(0.90)</w:t>
            </w:r>
          </w:p>
        </w:tc>
        <w:tc>
          <w:tcPr>
            <w:tcW w:w="2448" w:type="dxa"/>
          </w:tcPr>
          <w:p w14:paraId="668E2325"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es pequeño (2.000-5.000 líneas) y fácil de comprender.</w:t>
            </w:r>
          </w:p>
          <w:p w14:paraId="75E74304" w14:textId="77777777" w:rsidR="00123965" w:rsidRPr="00123965" w:rsidRDefault="00123965" w:rsidP="00123965">
            <w:pPr>
              <w:spacing w:line="480" w:lineRule="auto"/>
              <w:jc w:val="both"/>
              <w:rPr>
                <w:rFonts w:ascii="Arial" w:hAnsi="Arial" w:cs="Arial"/>
              </w:rPr>
            </w:pPr>
            <w:r w:rsidRPr="00123965">
              <w:rPr>
                <w:rFonts w:ascii="Arial" w:hAnsi="Arial" w:cs="Arial"/>
              </w:rPr>
              <w:t>Cambios en un servicio no afectan a los demás.</w:t>
            </w:r>
          </w:p>
          <w:p w14:paraId="2ACA30D5" w14:textId="4402E4F7" w:rsidR="00330CB4" w:rsidRPr="00123965" w:rsidRDefault="00123965" w:rsidP="00123965">
            <w:pPr>
              <w:spacing w:line="480" w:lineRule="auto"/>
              <w:jc w:val="both"/>
              <w:rPr>
                <w:rFonts w:ascii="Arial" w:hAnsi="Arial" w:cs="Arial"/>
              </w:rPr>
            </w:pPr>
            <w:r w:rsidRPr="00123965">
              <w:rPr>
                <w:rFonts w:ascii="Arial" w:hAnsi="Arial" w:cs="Arial"/>
              </w:rPr>
              <w:t>Despliegues independientes aceleran la entrega de mejoras.</w:t>
            </w:r>
          </w:p>
        </w:tc>
      </w:tr>
      <w:tr w:rsidR="00330CB4" w:rsidRPr="00AC3FA4" w14:paraId="6519D391" w14:textId="77777777" w:rsidTr="00123965">
        <w:tc>
          <w:tcPr>
            <w:tcW w:w="1757" w:type="dxa"/>
            <w:vAlign w:val="center"/>
          </w:tcPr>
          <w:p w14:paraId="55EFB2EB" w14:textId="64468B1A" w:rsidR="00330CB4" w:rsidRPr="005D5B94" w:rsidRDefault="00330CB4" w:rsidP="00330CB4">
            <w:pPr>
              <w:spacing w:line="480" w:lineRule="auto"/>
              <w:rPr>
                <w:rFonts w:ascii="Arial" w:hAnsi="Arial" w:cs="Arial"/>
                <w:b/>
                <w:bCs/>
              </w:rPr>
            </w:pPr>
            <w:r w:rsidRPr="005D5B94">
              <w:rPr>
                <w:rFonts w:ascii="Arial" w:hAnsi="Arial" w:cs="Arial"/>
                <w:b/>
                <w:bCs/>
              </w:rPr>
              <w:t>Portabilidad</w:t>
            </w:r>
            <w:r w:rsidR="00BD6D37" w:rsidRPr="005D5B94">
              <w:rPr>
                <w:rFonts w:ascii="Arial" w:hAnsi="Arial" w:cs="Arial"/>
                <w:b/>
                <w:bCs/>
              </w:rPr>
              <w:t xml:space="preserve"> (5%)</w:t>
            </w:r>
          </w:p>
        </w:tc>
        <w:tc>
          <w:tcPr>
            <w:tcW w:w="1256" w:type="dxa"/>
            <w:vAlign w:val="center"/>
          </w:tcPr>
          <w:p w14:paraId="67AFBAC2" w14:textId="6D72ABCF"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8</w:t>
            </w:r>
            <w:r w:rsidR="00BD6D37">
              <w:rPr>
                <w:rFonts w:ascii="Arial" w:eastAsia="Times New Roman" w:hAnsi="Arial" w:cs="Arial"/>
                <w:color w:val="000000"/>
              </w:rPr>
              <w:t xml:space="preserve"> (0.40)</w:t>
            </w:r>
          </w:p>
        </w:tc>
        <w:tc>
          <w:tcPr>
            <w:tcW w:w="2299" w:type="dxa"/>
          </w:tcPr>
          <w:p w14:paraId="5E3B4027" w14:textId="77777777" w:rsidR="00123965" w:rsidRPr="00123965" w:rsidRDefault="00123965" w:rsidP="00123965">
            <w:pPr>
              <w:spacing w:line="480" w:lineRule="auto"/>
              <w:jc w:val="both"/>
              <w:rPr>
                <w:rFonts w:ascii="Arial" w:hAnsi="Arial" w:cs="Arial"/>
              </w:rPr>
            </w:pPr>
            <w:r w:rsidRPr="00123965">
              <w:rPr>
                <w:rFonts w:ascii="Arial" w:hAnsi="Arial" w:cs="Arial"/>
              </w:rPr>
              <w:t>Contenedor Docker único, fácil de desplegar.</w:t>
            </w:r>
          </w:p>
          <w:p w14:paraId="221907AA" w14:textId="77777777" w:rsidR="00123965" w:rsidRPr="00123965" w:rsidRDefault="00123965" w:rsidP="00123965">
            <w:pPr>
              <w:spacing w:line="480" w:lineRule="auto"/>
              <w:jc w:val="both"/>
              <w:rPr>
                <w:rFonts w:ascii="Arial" w:hAnsi="Arial" w:cs="Arial"/>
              </w:rPr>
            </w:pPr>
            <w:r w:rsidRPr="00123965">
              <w:rPr>
                <w:rFonts w:ascii="Arial" w:hAnsi="Arial" w:cs="Arial"/>
              </w:rPr>
              <w:t>Menor esfuerzo de configuración de infraestructura.</w:t>
            </w:r>
          </w:p>
          <w:p w14:paraId="5B9C9910" w14:textId="3547C306" w:rsidR="00330CB4" w:rsidRPr="00123965" w:rsidRDefault="00123965" w:rsidP="00123965">
            <w:pPr>
              <w:spacing w:line="480" w:lineRule="auto"/>
              <w:jc w:val="both"/>
              <w:rPr>
                <w:rFonts w:ascii="Arial" w:hAnsi="Arial" w:cs="Arial"/>
              </w:rPr>
            </w:pPr>
            <w:r w:rsidRPr="00123965">
              <w:rPr>
                <w:rFonts w:ascii="Arial" w:hAnsi="Arial" w:cs="Arial"/>
              </w:rPr>
              <w:t>Adecuado para entornos con recursos limitados.</w:t>
            </w:r>
          </w:p>
        </w:tc>
        <w:tc>
          <w:tcPr>
            <w:tcW w:w="1256" w:type="dxa"/>
            <w:vAlign w:val="center"/>
          </w:tcPr>
          <w:p w14:paraId="21A8ECEE" w14:textId="17B3395E" w:rsidR="00330CB4" w:rsidRPr="00AC3FA4" w:rsidRDefault="00330CB4" w:rsidP="00330CB4">
            <w:pPr>
              <w:spacing w:line="480" w:lineRule="auto"/>
              <w:jc w:val="both"/>
              <w:rPr>
                <w:rFonts w:ascii="Arial" w:hAnsi="Arial" w:cs="Arial"/>
                <w:color w:val="0000FF"/>
              </w:rPr>
            </w:pPr>
            <w:r w:rsidRPr="000D664A">
              <w:rPr>
                <w:rFonts w:ascii="Arial" w:eastAsia="Times New Roman" w:hAnsi="Arial" w:cs="Arial"/>
                <w:color w:val="000000"/>
              </w:rPr>
              <w:t>9</w:t>
            </w:r>
            <w:r w:rsidR="00BD6D37">
              <w:rPr>
                <w:rFonts w:ascii="Arial" w:eastAsia="Times New Roman" w:hAnsi="Arial" w:cs="Arial"/>
                <w:color w:val="000000"/>
              </w:rPr>
              <w:t xml:space="preserve"> (0.45)</w:t>
            </w:r>
          </w:p>
        </w:tc>
        <w:tc>
          <w:tcPr>
            <w:tcW w:w="2448" w:type="dxa"/>
          </w:tcPr>
          <w:p w14:paraId="5448BC29" w14:textId="77777777" w:rsidR="00123965" w:rsidRPr="00123965" w:rsidRDefault="00123965" w:rsidP="00123965">
            <w:pPr>
              <w:spacing w:line="480" w:lineRule="auto"/>
              <w:jc w:val="both"/>
              <w:rPr>
                <w:rFonts w:ascii="Arial" w:hAnsi="Arial" w:cs="Arial"/>
              </w:rPr>
            </w:pPr>
            <w:r w:rsidRPr="00123965">
              <w:rPr>
                <w:rFonts w:ascii="Arial" w:hAnsi="Arial" w:cs="Arial"/>
              </w:rPr>
              <w:t>Cada microservicio en su propio contenedor Docker.</w:t>
            </w:r>
          </w:p>
          <w:p w14:paraId="056762A4"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Orquestación con Docker </w:t>
            </w:r>
            <w:proofErr w:type="spellStart"/>
            <w:r w:rsidRPr="00123965">
              <w:rPr>
                <w:rFonts w:ascii="Arial" w:hAnsi="Arial" w:cs="Arial"/>
              </w:rPr>
              <w:t>Compose</w:t>
            </w:r>
            <w:proofErr w:type="spellEnd"/>
            <w:r w:rsidRPr="00123965">
              <w:rPr>
                <w:rFonts w:ascii="Arial" w:hAnsi="Arial" w:cs="Arial"/>
              </w:rPr>
              <w:t xml:space="preserve"> o </w:t>
            </w:r>
            <w:proofErr w:type="spellStart"/>
            <w:r w:rsidRPr="00123965">
              <w:rPr>
                <w:rFonts w:ascii="Arial" w:hAnsi="Arial" w:cs="Arial"/>
              </w:rPr>
              <w:t>Kubernetes</w:t>
            </w:r>
            <w:proofErr w:type="spellEnd"/>
            <w:r w:rsidRPr="00123965">
              <w:rPr>
                <w:rFonts w:ascii="Arial" w:hAnsi="Arial" w:cs="Arial"/>
              </w:rPr>
              <w:t>.</w:t>
            </w:r>
          </w:p>
          <w:p w14:paraId="68963270" w14:textId="6A3FD6B6" w:rsidR="00330CB4" w:rsidRPr="00123965" w:rsidRDefault="00123965" w:rsidP="00123965">
            <w:pPr>
              <w:spacing w:line="480" w:lineRule="auto"/>
              <w:jc w:val="both"/>
              <w:rPr>
                <w:rFonts w:ascii="Arial" w:hAnsi="Arial" w:cs="Arial"/>
              </w:rPr>
            </w:pPr>
            <w:r w:rsidRPr="00123965">
              <w:rPr>
                <w:rFonts w:ascii="Arial" w:hAnsi="Arial" w:cs="Arial"/>
              </w:rPr>
              <w:t xml:space="preserve">Despliegue independiente por </w:t>
            </w:r>
            <w:r w:rsidRPr="00123965">
              <w:rPr>
                <w:rFonts w:ascii="Arial" w:hAnsi="Arial" w:cs="Arial"/>
              </w:rPr>
              <w:lastRenderedPageBreak/>
              <w:t>servicio sin afectar al resto.</w:t>
            </w:r>
          </w:p>
        </w:tc>
      </w:tr>
      <w:tr w:rsidR="00123965" w:rsidRPr="00AC3FA4" w14:paraId="5C7CCA33" w14:textId="77777777" w:rsidTr="00123965">
        <w:tc>
          <w:tcPr>
            <w:tcW w:w="1757" w:type="dxa"/>
            <w:vAlign w:val="center"/>
          </w:tcPr>
          <w:p w14:paraId="3C63E819" w14:textId="60BDF269" w:rsidR="00123965" w:rsidRPr="005D5B94" w:rsidRDefault="00123965" w:rsidP="00123965">
            <w:pPr>
              <w:spacing w:line="480" w:lineRule="auto"/>
              <w:rPr>
                <w:rFonts w:ascii="Arial" w:hAnsi="Arial" w:cs="Arial"/>
                <w:b/>
                <w:bCs/>
              </w:rPr>
            </w:pPr>
            <w:r w:rsidRPr="005D5B94">
              <w:rPr>
                <w:rFonts w:ascii="Arial" w:hAnsi="Arial" w:cs="Arial"/>
                <w:b/>
                <w:bCs/>
              </w:rPr>
              <w:lastRenderedPageBreak/>
              <w:t>Costos de implementación (10%)</w:t>
            </w:r>
          </w:p>
        </w:tc>
        <w:tc>
          <w:tcPr>
            <w:tcW w:w="1256" w:type="dxa"/>
            <w:vAlign w:val="center"/>
          </w:tcPr>
          <w:p w14:paraId="5FCBD1DC" w14:textId="6DE5570A"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8</w:t>
            </w:r>
            <w:r>
              <w:rPr>
                <w:rFonts w:ascii="Arial" w:eastAsia="Times New Roman" w:hAnsi="Arial" w:cs="Arial"/>
                <w:color w:val="000000"/>
              </w:rPr>
              <w:t xml:space="preserve"> (0.80)</w:t>
            </w:r>
          </w:p>
        </w:tc>
        <w:tc>
          <w:tcPr>
            <w:tcW w:w="2299" w:type="dxa"/>
          </w:tcPr>
          <w:p w14:paraId="1AC7A4B4" w14:textId="77777777" w:rsidR="00123965" w:rsidRPr="00123965" w:rsidRDefault="00123965" w:rsidP="00123965">
            <w:pPr>
              <w:spacing w:line="480" w:lineRule="auto"/>
              <w:jc w:val="both"/>
              <w:rPr>
                <w:rFonts w:ascii="Arial" w:hAnsi="Arial" w:cs="Arial"/>
              </w:rPr>
            </w:pPr>
            <w:r w:rsidRPr="00123965">
              <w:rPr>
                <w:rFonts w:ascii="Arial" w:hAnsi="Arial" w:cs="Arial"/>
              </w:rPr>
              <w:t>Menor costo inicial de infraestructura (un único servicio).</w:t>
            </w:r>
          </w:p>
          <w:p w14:paraId="78064103" w14:textId="77777777" w:rsidR="00123965" w:rsidRPr="00123965" w:rsidRDefault="00123965" w:rsidP="00123965">
            <w:pPr>
              <w:spacing w:line="480" w:lineRule="auto"/>
              <w:jc w:val="both"/>
              <w:rPr>
                <w:rFonts w:ascii="Arial" w:hAnsi="Arial" w:cs="Arial"/>
              </w:rPr>
            </w:pPr>
            <w:r w:rsidRPr="00123965">
              <w:rPr>
                <w:rFonts w:ascii="Arial" w:hAnsi="Arial" w:cs="Arial"/>
              </w:rPr>
              <w:t>Equipo más pequeño puede mantenerlo.</w:t>
            </w:r>
          </w:p>
          <w:p w14:paraId="293EC967" w14:textId="22F91610" w:rsidR="00123965" w:rsidRPr="00123965" w:rsidRDefault="00123965" w:rsidP="00123965">
            <w:pPr>
              <w:spacing w:line="480" w:lineRule="auto"/>
              <w:jc w:val="both"/>
              <w:rPr>
                <w:rFonts w:ascii="Arial" w:hAnsi="Arial" w:cs="Arial"/>
              </w:rPr>
            </w:pPr>
            <w:r w:rsidRPr="00123965">
              <w:rPr>
                <w:rFonts w:ascii="Arial" w:hAnsi="Arial" w:cs="Arial"/>
              </w:rPr>
              <w:t>Menor complejidad operacional reduce costos de soporte.</w:t>
            </w:r>
          </w:p>
        </w:tc>
        <w:tc>
          <w:tcPr>
            <w:tcW w:w="1256" w:type="dxa"/>
            <w:vAlign w:val="center"/>
          </w:tcPr>
          <w:p w14:paraId="68C13E25" w14:textId="28A691A9"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5</w:t>
            </w:r>
            <w:r>
              <w:rPr>
                <w:rFonts w:ascii="Arial" w:eastAsia="Times New Roman" w:hAnsi="Arial" w:cs="Arial"/>
                <w:color w:val="000000"/>
              </w:rPr>
              <w:t xml:space="preserve"> (0.50)</w:t>
            </w:r>
          </w:p>
        </w:tc>
        <w:tc>
          <w:tcPr>
            <w:tcW w:w="2448" w:type="dxa"/>
          </w:tcPr>
          <w:p w14:paraId="7472B3D4" w14:textId="77777777" w:rsidR="00123965" w:rsidRPr="00123965" w:rsidRDefault="00123965" w:rsidP="00123965">
            <w:pPr>
              <w:spacing w:line="480" w:lineRule="auto"/>
              <w:jc w:val="both"/>
              <w:rPr>
                <w:rFonts w:ascii="Arial" w:hAnsi="Arial" w:cs="Arial"/>
              </w:rPr>
            </w:pPr>
            <w:r w:rsidRPr="00123965">
              <w:rPr>
                <w:rFonts w:ascii="Arial" w:hAnsi="Arial" w:cs="Arial"/>
              </w:rPr>
              <w:t>Mayor inversión inicial en infraestructura (múltiples contenedores, mensajería).</w:t>
            </w:r>
          </w:p>
          <w:p w14:paraId="6F69AF25" w14:textId="77777777" w:rsidR="00123965" w:rsidRPr="00123965" w:rsidRDefault="00123965" w:rsidP="00123965">
            <w:pPr>
              <w:spacing w:line="480" w:lineRule="auto"/>
              <w:jc w:val="both"/>
              <w:rPr>
                <w:rFonts w:ascii="Arial" w:hAnsi="Arial" w:cs="Arial"/>
              </w:rPr>
            </w:pPr>
            <w:r w:rsidRPr="00123965">
              <w:rPr>
                <w:rFonts w:ascii="Arial" w:hAnsi="Arial" w:cs="Arial"/>
              </w:rPr>
              <w:t>Requiere perfil técnico especializado en microservicios.</w:t>
            </w:r>
          </w:p>
          <w:p w14:paraId="587A0774" w14:textId="44710445" w:rsidR="00123965" w:rsidRPr="00123965" w:rsidRDefault="00123965" w:rsidP="00123965">
            <w:pPr>
              <w:spacing w:line="480" w:lineRule="auto"/>
              <w:jc w:val="both"/>
              <w:rPr>
                <w:rFonts w:ascii="Arial" w:hAnsi="Arial" w:cs="Arial"/>
              </w:rPr>
            </w:pPr>
            <w:r w:rsidRPr="00123965">
              <w:rPr>
                <w:rFonts w:ascii="Arial" w:hAnsi="Arial" w:cs="Arial"/>
              </w:rPr>
              <w:t>Costos operativos superiores en la fase inicial del proyecto.</w:t>
            </w:r>
          </w:p>
        </w:tc>
      </w:tr>
      <w:tr w:rsidR="00123965" w:rsidRPr="00AC3FA4" w14:paraId="77B0D62A" w14:textId="77777777" w:rsidTr="00123965">
        <w:tc>
          <w:tcPr>
            <w:tcW w:w="1757" w:type="dxa"/>
            <w:vAlign w:val="center"/>
          </w:tcPr>
          <w:p w14:paraId="52DC334C" w14:textId="57F1291E" w:rsidR="00123965" w:rsidRPr="005D5B94" w:rsidRDefault="00123965" w:rsidP="00123965">
            <w:pPr>
              <w:spacing w:line="480" w:lineRule="auto"/>
              <w:rPr>
                <w:rFonts w:ascii="Arial" w:hAnsi="Arial" w:cs="Arial"/>
                <w:b/>
                <w:bCs/>
              </w:rPr>
            </w:pPr>
            <w:r w:rsidRPr="005D5B94">
              <w:rPr>
                <w:rFonts w:ascii="Arial" w:hAnsi="Arial" w:cs="Arial"/>
                <w:b/>
                <w:bCs/>
              </w:rPr>
              <w:t>Tiempo de implementación (5%)</w:t>
            </w:r>
          </w:p>
        </w:tc>
        <w:tc>
          <w:tcPr>
            <w:tcW w:w="1256" w:type="dxa"/>
            <w:vAlign w:val="center"/>
          </w:tcPr>
          <w:p w14:paraId="64A8D947" w14:textId="451568D7"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9</w:t>
            </w:r>
            <w:r>
              <w:rPr>
                <w:rFonts w:ascii="Arial" w:eastAsia="Times New Roman" w:hAnsi="Arial" w:cs="Arial"/>
                <w:color w:val="000000"/>
              </w:rPr>
              <w:t xml:space="preserve"> (0.45)</w:t>
            </w:r>
          </w:p>
        </w:tc>
        <w:tc>
          <w:tcPr>
            <w:tcW w:w="2299" w:type="dxa"/>
          </w:tcPr>
          <w:p w14:paraId="17A44C65" w14:textId="77777777" w:rsidR="00123965" w:rsidRPr="00123965" w:rsidRDefault="00123965" w:rsidP="00123965">
            <w:pPr>
              <w:spacing w:line="480" w:lineRule="auto"/>
              <w:jc w:val="both"/>
              <w:rPr>
                <w:rFonts w:ascii="Arial" w:hAnsi="Arial" w:cs="Arial"/>
              </w:rPr>
            </w:pPr>
            <w:r w:rsidRPr="00123965">
              <w:rPr>
                <w:rFonts w:ascii="Arial" w:hAnsi="Arial" w:cs="Arial"/>
              </w:rPr>
              <w:t>Desarrollo más rápido al eliminar complejidad de comunicación entre servicios.</w:t>
            </w:r>
          </w:p>
          <w:p w14:paraId="15137791" w14:textId="77777777" w:rsidR="00123965" w:rsidRPr="00123965" w:rsidRDefault="00123965" w:rsidP="00123965">
            <w:pPr>
              <w:spacing w:line="480" w:lineRule="auto"/>
              <w:jc w:val="both"/>
              <w:rPr>
                <w:rFonts w:ascii="Arial" w:hAnsi="Arial" w:cs="Arial"/>
              </w:rPr>
            </w:pPr>
            <w:r w:rsidRPr="00123965">
              <w:rPr>
                <w:rFonts w:ascii="Arial" w:hAnsi="Arial" w:cs="Arial"/>
              </w:rPr>
              <w:t>Configuración de infraestructura simplificada.</w:t>
            </w:r>
          </w:p>
          <w:p w14:paraId="3CA45D7F" w14:textId="26DEA3FC" w:rsidR="00123965" w:rsidRPr="00123965" w:rsidRDefault="00123965" w:rsidP="00123965">
            <w:pPr>
              <w:spacing w:line="480" w:lineRule="auto"/>
              <w:jc w:val="both"/>
              <w:rPr>
                <w:rFonts w:ascii="Arial" w:hAnsi="Arial" w:cs="Arial"/>
              </w:rPr>
            </w:pPr>
            <w:r w:rsidRPr="00123965">
              <w:rPr>
                <w:rFonts w:ascii="Arial" w:hAnsi="Arial" w:cs="Arial"/>
              </w:rPr>
              <w:t>Menor curva de aprendizaje del equipo.</w:t>
            </w:r>
          </w:p>
        </w:tc>
        <w:tc>
          <w:tcPr>
            <w:tcW w:w="1256" w:type="dxa"/>
            <w:vAlign w:val="center"/>
          </w:tcPr>
          <w:p w14:paraId="08A3AFC6" w14:textId="54454970" w:rsidR="00123965" w:rsidRPr="00AC3FA4" w:rsidRDefault="00123965" w:rsidP="00123965">
            <w:pPr>
              <w:spacing w:line="480" w:lineRule="auto"/>
              <w:jc w:val="both"/>
              <w:rPr>
                <w:rFonts w:ascii="Arial" w:hAnsi="Arial" w:cs="Arial"/>
                <w:color w:val="0000FF"/>
              </w:rPr>
            </w:pPr>
            <w:r w:rsidRPr="000D664A">
              <w:rPr>
                <w:rFonts w:ascii="Arial" w:eastAsia="Times New Roman" w:hAnsi="Arial" w:cs="Arial"/>
                <w:color w:val="000000"/>
              </w:rPr>
              <w:t>4</w:t>
            </w:r>
            <w:r>
              <w:rPr>
                <w:rFonts w:ascii="Arial" w:eastAsia="Times New Roman" w:hAnsi="Arial" w:cs="Arial"/>
                <w:color w:val="000000"/>
              </w:rPr>
              <w:t xml:space="preserve"> (0.20)</w:t>
            </w:r>
          </w:p>
        </w:tc>
        <w:tc>
          <w:tcPr>
            <w:tcW w:w="2448" w:type="dxa"/>
          </w:tcPr>
          <w:p w14:paraId="5AB9CDD4" w14:textId="77777777" w:rsidR="00123965" w:rsidRPr="00123965" w:rsidRDefault="00123965" w:rsidP="00123965">
            <w:pPr>
              <w:spacing w:line="480" w:lineRule="auto"/>
              <w:jc w:val="both"/>
              <w:rPr>
                <w:rFonts w:ascii="Arial" w:hAnsi="Arial" w:cs="Arial"/>
              </w:rPr>
            </w:pPr>
            <w:r w:rsidRPr="00123965">
              <w:rPr>
                <w:rFonts w:ascii="Arial" w:hAnsi="Arial" w:cs="Arial"/>
              </w:rPr>
              <w:t>20-30% más tiempo de desarrollo inicial por la configuración de servicios, mensajería y orquestación.</w:t>
            </w:r>
          </w:p>
          <w:p w14:paraId="251A1C81" w14:textId="77777777" w:rsidR="00123965" w:rsidRPr="00123965" w:rsidRDefault="00123965" w:rsidP="00123965">
            <w:pPr>
              <w:spacing w:line="480" w:lineRule="auto"/>
              <w:jc w:val="both"/>
              <w:rPr>
                <w:rFonts w:ascii="Arial" w:hAnsi="Arial" w:cs="Arial"/>
              </w:rPr>
            </w:pPr>
            <w:r w:rsidRPr="00123965">
              <w:rPr>
                <w:rFonts w:ascii="Arial" w:hAnsi="Arial" w:cs="Arial"/>
              </w:rPr>
              <w:t xml:space="preserve">Requiere configurar Spring Cloud, </w:t>
            </w:r>
            <w:proofErr w:type="spellStart"/>
            <w:r w:rsidRPr="00123965">
              <w:rPr>
                <w:rFonts w:ascii="Arial" w:hAnsi="Arial" w:cs="Arial"/>
              </w:rPr>
              <w:t>RabbitMQ</w:t>
            </w:r>
            <w:proofErr w:type="spellEnd"/>
            <w:r w:rsidRPr="00123965">
              <w:rPr>
                <w:rFonts w:ascii="Arial" w:hAnsi="Arial" w:cs="Arial"/>
              </w:rPr>
              <w:t>, Eureka y Gateway desde el inicio.</w:t>
            </w:r>
          </w:p>
          <w:p w14:paraId="0A9B0238" w14:textId="75C43636" w:rsidR="00123965" w:rsidRPr="00123965" w:rsidRDefault="00123965" w:rsidP="00123965">
            <w:pPr>
              <w:spacing w:line="480" w:lineRule="auto"/>
              <w:jc w:val="both"/>
              <w:rPr>
                <w:rFonts w:ascii="Arial" w:hAnsi="Arial" w:cs="Arial"/>
              </w:rPr>
            </w:pPr>
            <w:r w:rsidRPr="00123965">
              <w:rPr>
                <w:rFonts w:ascii="Arial" w:hAnsi="Arial" w:cs="Arial"/>
              </w:rPr>
              <w:t xml:space="preserve">Aunque después del segundo año resulta 40% más rápido para </w:t>
            </w:r>
            <w:r w:rsidRPr="00123965">
              <w:rPr>
                <w:rFonts w:ascii="Arial" w:hAnsi="Arial" w:cs="Arial"/>
              </w:rPr>
              <w:lastRenderedPageBreak/>
              <w:t>nuevas funcionalidades.</w:t>
            </w:r>
          </w:p>
        </w:tc>
      </w:tr>
      <w:tr w:rsidR="00123965" w:rsidRPr="005D5B94" w14:paraId="1AF8216F" w14:textId="77777777" w:rsidTr="00E01D40">
        <w:tc>
          <w:tcPr>
            <w:tcW w:w="1757" w:type="dxa"/>
          </w:tcPr>
          <w:p w14:paraId="485A9300" w14:textId="598AE84B" w:rsidR="00123965" w:rsidRPr="005D5B94" w:rsidRDefault="00123965" w:rsidP="00123965">
            <w:pPr>
              <w:spacing w:line="480" w:lineRule="auto"/>
              <w:jc w:val="both"/>
              <w:rPr>
                <w:rFonts w:ascii="Arial" w:hAnsi="Arial" w:cs="Arial"/>
                <w:b/>
                <w:bCs/>
              </w:rPr>
            </w:pPr>
            <w:proofErr w:type="gramStart"/>
            <w:r w:rsidRPr="005D5B94">
              <w:rPr>
                <w:rFonts w:ascii="Arial" w:hAnsi="Arial" w:cs="Arial"/>
                <w:b/>
                <w:bCs/>
              </w:rPr>
              <w:lastRenderedPageBreak/>
              <w:t>Total</w:t>
            </w:r>
            <w:proofErr w:type="gramEnd"/>
            <w:r w:rsidRPr="005D5B94">
              <w:rPr>
                <w:rFonts w:ascii="Arial" w:hAnsi="Arial" w:cs="Arial"/>
                <w:b/>
                <w:bCs/>
              </w:rPr>
              <w:t xml:space="preserve"> ponderado</w:t>
            </w:r>
          </w:p>
        </w:tc>
        <w:tc>
          <w:tcPr>
            <w:tcW w:w="1256" w:type="dxa"/>
          </w:tcPr>
          <w:p w14:paraId="55C64DE0" w14:textId="550CB892"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7.45</w:t>
            </w:r>
          </w:p>
        </w:tc>
        <w:tc>
          <w:tcPr>
            <w:tcW w:w="2299" w:type="dxa"/>
          </w:tcPr>
          <w:p w14:paraId="33A67347" w14:textId="77777777" w:rsidR="00123965" w:rsidRPr="005D5B94" w:rsidRDefault="00123965" w:rsidP="00123965">
            <w:pPr>
              <w:spacing w:line="480" w:lineRule="auto"/>
              <w:jc w:val="both"/>
              <w:rPr>
                <w:rFonts w:ascii="Arial" w:eastAsia="Times New Roman" w:hAnsi="Arial" w:cs="Arial"/>
                <w:b/>
                <w:bCs/>
                <w:color w:val="000000"/>
              </w:rPr>
            </w:pPr>
          </w:p>
        </w:tc>
        <w:tc>
          <w:tcPr>
            <w:tcW w:w="1256" w:type="dxa"/>
            <w:shd w:val="clear" w:color="auto" w:fill="00B050"/>
          </w:tcPr>
          <w:p w14:paraId="13A129A9" w14:textId="149BD857" w:rsidR="00123965" w:rsidRPr="005D5B94" w:rsidRDefault="00123965" w:rsidP="00123965">
            <w:pPr>
              <w:spacing w:line="480" w:lineRule="auto"/>
              <w:jc w:val="both"/>
              <w:rPr>
                <w:rFonts w:ascii="Arial" w:eastAsia="Times New Roman" w:hAnsi="Arial" w:cs="Arial"/>
                <w:b/>
                <w:bCs/>
                <w:color w:val="000000"/>
              </w:rPr>
            </w:pPr>
            <w:r w:rsidRPr="005D5B94">
              <w:rPr>
                <w:rFonts w:ascii="Arial" w:eastAsia="Times New Roman" w:hAnsi="Arial" w:cs="Arial"/>
                <w:b/>
                <w:bCs/>
                <w:color w:val="000000"/>
              </w:rPr>
              <w:t>8.05</w:t>
            </w:r>
          </w:p>
        </w:tc>
        <w:tc>
          <w:tcPr>
            <w:tcW w:w="2448" w:type="dxa"/>
          </w:tcPr>
          <w:p w14:paraId="28C7FB15" w14:textId="77777777" w:rsidR="00123965" w:rsidRPr="005D5B94" w:rsidRDefault="00123965" w:rsidP="00123965">
            <w:pPr>
              <w:spacing w:line="480" w:lineRule="auto"/>
              <w:jc w:val="both"/>
              <w:rPr>
                <w:rFonts w:ascii="Arial" w:hAnsi="Arial" w:cs="Arial"/>
                <w:b/>
                <w:bCs/>
                <w:color w:val="0000FF"/>
              </w:rPr>
            </w:pPr>
          </w:p>
        </w:tc>
      </w:tr>
    </w:tbl>
    <w:p w14:paraId="243224C3" w14:textId="77777777" w:rsidR="008E0439" w:rsidRPr="00401056" w:rsidRDefault="008E0439" w:rsidP="008E0439">
      <w:pPr>
        <w:pStyle w:val="Ttulo2"/>
        <w:rPr>
          <w:rFonts w:eastAsiaTheme="minorEastAsia" w:cs="Arial"/>
          <w:b w:val="0"/>
          <w:color w:val="auto"/>
          <w:szCs w:val="22"/>
        </w:rPr>
      </w:pPr>
      <w:bookmarkStart w:id="17" w:name="_Toc227521380"/>
      <w:r w:rsidRPr="00401056">
        <w:rPr>
          <w:rFonts w:eastAsiaTheme="minorEastAsia" w:cs="Arial"/>
          <w:b w:val="0"/>
          <w:color w:val="000000"/>
          <w:szCs w:val="22"/>
        </w:rPr>
        <w:t>Con base en el análisis comparativo realizado mediante criterios de la norma ISO/IEC 25010, se ha seleccionado la alternativa 2: Web responsive con arquitectura de microservicios para el desarrollo del sistema de control administrativo y financiero para escuelas de conducción.</w:t>
      </w:r>
    </w:p>
    <w:p w14:paraId="32B902A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Puntajes:</w:t>
      </w:r>
    </w:p>
    <w:p w14:paraId="7EA71116"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Alternativa 1 - Web responsive monolítico integrado: 7.45/10</w:t>
      </w:r>
    </w:p>
    <w:p w14:paraId="6A476C14"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Alternativa 2 - Web responsive con arquitectura de microservicios: 8.05/10</w:t>
      </w:r>
    </w:p>
    <w:p w14:paraId="510A3B78"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 </w:t>
      </w:r>
    </w:p>
    <w:p w14:paraId="10983C45" w14:textId="77777777" w:rsidR="008E0439" w:rsidRP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Justificación de la selección</w:t>
      </w:r>
    </w:p>
    <w:p w14:paraId="282CA5AB" w14:textId="77777777" w:rsidR="00401056" w:rsidRDefault="008E0439" w:rsidP="008E0439">
      <w:pPr>
        <w:pStyle w:val="Ttulo2"/>
        <w:rPr>
          <w:rFonts w:eastAsiaTheme="minorEastAsia" w:cs="Arial"/>
          <w:b w:val="0"/>
          <w:color w:val="auto"/>
          <w:szCs w:val="22"/>
        </w:rPr>
      </w:pPr>
      <w:r w:rsidRPr="00401056">
        <w:rPr>
          <w:rFonts w:eastAsiaTheme="minorEastAsia" w:cs="Arial"/>
          <w:b w:val="0"/>
          <w:color w:val="000000"/>
          <w:szCs w:val="22"/>
        </w:rPr>
        <w:t xml:space="preserve">La selección de la arquitectura de microservicios se fundamenta en un análisis que considera; además, de los puntajes cuantitativos obtenidos, también factores cualitativos estratégicos relacionados con la visión a largo plazo del proyecto, el contexto del mercado ecuatoriano de escuelas de conducción y los objetivos de </w:t>
      </w:r>
      <w:proofErr w:type="spellStart"/>
      <w:r w:rsidRPr="00401056">
        <w:rPr>
          <w:rFonts w:eastAsiaTheme="minorEastAsia" w:cs="Arial"/>
          <w:b w:val="0"/>
          <w:color w:val="000000"/>
          <w:szCs w:val="22"/>
        </w:rPr>
        <w:t>Kynsoft</w:t>
      </w:r>
      <w:proofErr w:type="spellEnd"/>
      <w:r w:rsidRPr="00401056">
        <w:rPr>
          <w:rFonts w:eastAsiaTheme="minorEastAsia" w:cs="Arial"/>
          <w:b w:val="0"/>
          <w:color w:val="000000"/>
          <w:szCs w:val="22"/>
        </w:rPr>
        <w:t xml:space="preserve"> como empresa desarrolladora de software.</w:t>
      </w:r>
    </w:p>
    <w:p w14:paraId="5D193DB7" w14:textId="77777777" w:rsidR="00E01D40" w:rsidRPr="00E01D40" w:rsidRDefault="00E01D40" w:rsidP="00E01D40"/>
    <w:p w14:paraId="6BF8BFDB" w14:textId="41E92491" w:rsidR="00636DB1" w:rsidRPr="00EE2BAB" w:rsidRDefault="00EE2BAB" w:rsidP="008E0439">
      <w:pPr>
        <w:pStyle w:val="Ttulo2"/>
      </w:pPr>
      <w:r>
        <w:t xml:space="preserve">2.3 </w:t>
      </w:r>
      <w:r w:rsidR="00636DB1" w:rsidRPr="00EE2BAB">
        <w:t>Impacto del proyecto en la sociedad</w:t>
      </w:r>
      <w:bookmarkEnd w:id="17"/>
    </w:p>
    <w:p w14:paraId="329C2061" w14:textId="63C70B8A" w:rsidR="00636DB1" w:rsidRPr="00E245B7" w:rsidRDefault="00636DB1" w:rsidP="006B437D">
      <w:pPr>
        <w:spacing w:line="480" w:lineRule="auto"/>
        <w:jc w:val="both"/>
        <w:rPr>
          <w:rFonts w:ascii="Arial" w:hAnsi="Arial" w:cs="Arial"/>
          <w:color w:val="0000FF"/>
        </w:rPr>
      </w:pPr>
    </w:p>
    <w:tbl>
      <w:tblPr>
        <w:tblW w:w="91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062"/>
        <w:gridCol w:w="3603"/>
        <w:gridCol w:w="3505"/>
      </w:tblGrid>
      <w:tr w:rsidR="00D54290" w:rsidRPr="00E245B7" w14:paraId="27E7FB0D" w14:textId="77777777" w:rsidTr="004B4FEF">
        <w:trPr>
          <w:trHeight w:val="1068"/>
        </w:trPr>
        <w:tc>
          <w:tcPr>
            <w:tcW w:w="2062" w:type="dxa"/>
            <w:vAlign w:val="center"/>
            <w:hideMark/>
          </w:tcPr>
          <w:p w14:paraId="0BD7A32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S – Social</w:t>
            </w:r>
          </w:p>
        </w:tc>
        <w:tc>
          <w:tcPr>
            <w:tcW w:w="3603" w:type="dxa"/>
            <w:vAlign w:val="center"/>
            <w:hideMark/>
          </w:tcPr>
          <w:p w14:paraId="6A9A62F5" w14:textId="4CB42349" w:rsidR="004B4FEF" w:rsidRPr="005D5B94" w:rsidRDefault="00E01D40" w:rsidP="006B437D">
            <w:pPr>
              <w:spacing w:after="0" w:line="480" w:lineRule="auto"/>
              <w:jc w:val="both"/>
              <w:rPr>
                <w:rFonts w:ascii="Arial" w:hAnsi="Arial" w:cs="Arial"/>
              </w:rPr>
            </w:pPr>
            <w:r w:rsidRPr="005D5B94">
              <w:rPr>
                <w:rFonts w:ascii="Arial" w:hAnsi="Arial" w:cs="Arial"/>
              </w:rPr>
              <w:t xml:space="preserve">El sistema impacta directamente a aproximadamente 2.815 a 5.630 personas a nivel nacional (personal administrativo de las 563 escuelas autorizadas). Los estudiantes se benefician con mejor seguimiento de su proceso formativo y mayor transparencia en cobros. El sistema contribuye indirectamente a la seguridad vial al liberar recursos para la </w:t>
            </w:r>
            <w:r w:rsidRPr="005D5B94">
              <w:rPr>
                <w:rFonts w:ascii="Arial" w:hAnsi="Arial" w:cs="Arial"/>
              </w:rPr>
              <w:lastRenderedPageBreak/>
              <w:t>formación de conductores. La barrera principal es la resistencia al cambio del personal acostumbrado a procesos manuales y hojas de cálculo.</w:t>
            </w:r>
          </w:p>
        </w:tc>
        <w:tc>
          <w:tcPr>
            <w:tcW w:w="3505" w:type="dxa"/>
            <w:vAlign w:val="center"/>
            <w:hideMark/>
          </w:tcPr>
          <w:p w14:paraId="7C1C837D"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Usabilidad: interfaz intuitiva para usuarios no técnicos.</w:t>
            </w:r>
          </w:p>
          <w:p w14:paraId="6CED4D4A" w14:textId="77777777" w:rsidR="0030237F" w:rsidRPr="0030237F" w:rsidRDefault="0030237F" w:rsidP="0030237F">
            <w:pPr>
              <w:spacing w:after="0" w:line="480" w:lineRule="auto"/>
              <w:jc w:val="both"/>
              <w:rPr>
                <w:rFonts w:ascii="Arial" w:hAnsi="Arial" w:cs="Arial"/>
              </w:rPr>
            </w:pPr>
            <w:r w:rsidRPr="0030237F">
              <w:rPr>
                <w:rFonts w:ascii="Arial" w:hAnsi="Arial" w:cs="Arial"/>
              </w:rPr>
              <w:t>Accesibilidad: diseño responsive para uso en dispositivos móviles.</w:t>
            </w:r>
          </w:p>
          <w:p w14:paraId="66BB0BE3" w14:textId="77777777" w:rsidR="0030237F" w:rsidRPr="0030237F" w:rsidRDefault="0030237F" w:rsidP="0030237F">
            <w:pPr>
              <w:spacing w:after="0" w:line="480" w:lineRule="auto"/>
              <w:jc w:val="both"/>
              <w:rPr>
                <w:rFonts w:ascii="Arial" w:hAnsi="Arial" w:cs="Arial"/>
              </w:rPr>
            </w:pPr>
            <w:r w:rsidRPr="0030237F">
              <w:rPr>
                <w:rFonts w:ascii="Arial" w:hAnsi="Arial" w:cs="Arial"/>
              </w:rPr>
              <w:t>Capacitación: documentación de usuario y manuales operativos incluidos.</w:t>
            </w:r>
          </w:p>
          <w:p w14:paraId="3FD34AC3" w14:textId="30C3F4FC" w:rsidR="004B4FEF" w:rsidRPr="0030237F" w:rsidRDefault="0030237F" w:rsidP="0030237F">
            <w:pPr>
              <w:spacing w:after="0" w:line="480" w:lineRule="auto"/>
              <w:jc w:val="both"/>
              <w:rPr>
                <w:rFonts w:ascii="Arial" w:hAnsi="Arial" w:cs="Arial"/>
              </w:rPr>
            </w:pPr>
            <w:r w:rsidRPr="0030237F">
              <w:rPr>
                <w:rFonts w:ascii="Arial" w:hAnsi="Arial" w:cs="Arial"/>
              </w:rPr>
              <w:t xml:space="preserve">Adopción: interfaz en español ecuatoriano, </w:t>
            </w:r>
            <w:proofErr w:type="spellStart"/>
            <w:r w:rsidRPr="0030237F">
              <w:rPr>
                <w:rFonts w:ascii="Arial" w:hAnsi="Arial" w:cs="Arial"/>
              </w:rPr>
              <w:t>familiarizable</w:t>
            </w:r>
            <w:proofErr w:type="spellEnd"/>
            <w:r w:rsidRPr="0030237F">
              <w:rPr>
                <w:rFonts w:ascii="Arial" w:hAnsi="Arial" w:cs="Arial"/>
              </w:rPr>
              <w:t xml:space="preserve"> en poco tiempo.</w:t>
            </w:r>
          </w:p>
        </w:tc>
      </w:tr>
      <w:tr w:rsidR="00D54290" w:rsidRPr="00E245B7" w14:paraId="784C9530" w14:textId="77777777" w:rsidTr="004B4FEF">
        <w:trPr>
          <w:trHeight w:val="1860"/>
        </w:trPr>
        <w:tc>
          <w:tcPr>
            <w:tcW w:w="2062" w:type="dxa"/>
            <w:vAlign w:val="center"/>
            <w:hideMark/>
          </w:tcPr>
          <w:p w14:paraId="0996DDE5"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T – Technological</w:t>
            </w:r>
          </w:p>
        </w:tc>
        <w:tc>
          <w:tcPr>
            <w:tcW w:w="3603" w:type="dxa"/>
            <w:vAlign w:val="center"/>
            <w:hideMark/>
          </w:tcPr>
          <w:p w14:paraId="7BCB4832" w14:textId="63D5A341" w:rsidR="004B4FEF" w:rsidRPr="005D5B94" w:rsidRDefault="00E01D40" w:rsidP="006B437D">
            <w:pPr>
              <w:spacing w:after="0" w:line="480" w:lineRule="auto"/>
              <w:jc w:val="both"/>
              <w:rPr>
                <w:rFonts w:ascii="Arial" w:hAnsi="Arial" w:cs="Arial"/>
              </w:rPr>
            </w:pPr>
            <w:r w:rsidRPr="005D5B94">
              <w:rPr>
                <w:rFonts w:ascii="Arial" w:hAnsi="Arial" w:cs="Arial"/>
              </w:rPr>
              <w:t>El sistema requiere conexión continua a internet con un mínimo de 2 Mbps; no existe modo offline. Las escuelas de conducción actualmente usan herramientas heterogéneas (Excel, registros físicos, software genérico) que no se integrarán directamente. El sistema es compatible con los navegadores modernos más utilizados (Chrome 120+, Firefox 120+, Edge 120+, Safari 16+) y no requiere instalación de software adicional en los equipos de los usuarios.</w:t>
            </w:r>
          </w:p>
        </w:tc>
        <w:tc>
          <w:tcPr>
            <w:tcW w:w="3505" w:type="dxa"/>
            <w:vAlign w:val="center"/>
            <w:hideMark/>
          </w:tcPr>
          <w:p w14:paraId="531356D0" w14:textId="77777777" w:rsidR="0030237F" w:rsidRPr="0030237F" w:rsidRDefault="0030237F" w:rsidP="0030237F">
            <w:pPr>
              <w:spacing w:after="0" w:line="480" w:lineRule="auto"/>
              <w:jc w:val="both"/>
              <w:rPr>
                <w:rFonts w:ascii="Arial" w:hAnsi="Arial" w:cs="Arial"/>
              </w:rPr>
            </w:pPr>
            <w:r w:rsidRPr="0030237F">
              <w:rPr>
                <w:rFonts w:ascii="Arial" w:hAnsi="Arial" w:cs="Arial"/>
              </w:rPr>
              <w:t>Compatibilidad con navegadores modernos (sin Internet Explorer).</w:t>
            </w:r>
          </w:p>
          <w:p w14:paraId="27F64EA4" w14:textId="77777777" w:rsidR="0030237F" w:rsidRPr="0030237F" w:rsidRDefault="0030237F" w:rsidP="0030237F">
            <w:pPr>
              <w:spacing w:after="0" w:line="480" w:lineRule="auto"/>
              <w:jc w:val="both"/>
              <w:rPr>
                <w:rFonts w:ascii="Arial" w:hAnsi="Arial" w:cs="Arial"/>
              </w:rPr>
            </w:pPr>
            <w:r w:rsidRPr="0030237F">
              <w:rPr>
                <w:rFonts w:ascii="Arial" w:hAnsi="Arial" w:cs="Arial"/>
              </w:rPr>
              <w:t>Rendimiento adecuado con conexiones de 2 Mbps o superior.</w:t>
            </w:r>
          </w:p>
          <w:p w14:paraId="2F33C4B1" w14:textId="77777777" w:rsidR="0030237F" w:rsidRPr="0030237F" w:rsidRDefault="0030237F" w:rsidP="0030237F">
            <w:pPr>
              <w:spacing w:after="0" w:line="480" w:lineRule="auto"/>
              <w:jc w:val="both"/>
              <w:rPr>
                <w:rFonts w:ascii="Arial" w:hAnsi="Arial" w:cs="Arial"/>
              </w:rPr>
            </w:pPr>
            <w:r w:rsidRPr="0030237F">
              <w:rPr>
                <w:rFonts w:ascii="Arial" w:hAnsi="Arial" w:cs="Arial"/>
              </w:rPr>
              <w:t>Arquitectura de microservicios desacoplada que facilita futuras integraciones.</w:t>
            </w:r>
          </w:p>
          <w:p w14:paraId="409D943C" w14:textId="700D8F57" w:rsidR="004B4FEF" w:rsidRPr="0030237F" w:rsidRDefault="0030237F" w:rsidP="0030237F">
            <w:pPr>
              <w:spacing w:after="0" w:line="480" w:lineRule="auto"/>
              <w:jc w:val="both"/>
              <w:rPr>
                <w:rFonts w:ascii="Arial" w:hAnsi="Arial" w:cs="Arial"/>
              </w:rPr>
            </w:pPr>
            <w:r w:rsidRPr="0030237F">
              <w:rPr>
                <w:rFonts w:ascii="Arial" w:hAnsi="Arial" w:cs="Arial"/>
              </w:rPr>
              <w:t>Contenedorización con Docker para despliegue consistente en distintos entornos.</w:t>
            </w:r>
          </w:p>
        </w:tc>
      </w:tr>
      <w:tr w:rsidR="00D54290" w:rsidRPr="00E245B7" w14:paraId="7D559A09" w14:textId="77777777" w:rsidTr="004B4FEF">
        <w:trPr>
          <w:trHeight w:val="1596"/>
        </w:trPr>
        <w:tc>
          <w:tcPr>
            <w:tcW w:w="2062" w:type="dxa"/>
            <w:vAlign w:val="center"/>
            <w:hideMark/>
          </w:tcPr>
          <w:p w14:paraId="2D045903"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E – Economic</w:t>
            </w:r>
          </w:p>
        </w:tc>
        <w:tc>
          <w:tcPr>
            <w:tcW w:w="3603" w:type="dxa"/>
            <w:vAlign w:val="center"/>
            <w:hideMark/>
          </w:tcPr>
          <w:p w14:paraId="1AD78443" w14:textId="0CF32E27" w:rsidR="004B4FEF" w:rsidRPr="005D5B94" w:rsidRDefault="00E01D40" w:rsidP="006B437D">
            <w:pPr>
              <w:spacing w:after="0" w:line="480" w:lineRule="auto"/>
              <w:jc w:val="both"/>
              <w:rPr>
                <w:rFonts w:ascii="Arial" w:hAnsi="Arial" w:cs="Arial"/>
              </w:rPr>
            </w:pPr>
            <w:r w:rsidRPr="005D5B94">
              <w:rPr>
                <w:rFonts w:ascii="Arial" w:hAnsi="Arial" w:cs="Arial"/>
              </w:rPr>
              <w:t xml:space="preserve">El presupuesto total estimado del proyecto asciende a $22.370 USD en recursos humanos. Las escuelas de conducción se beneficiarán de una reducción significativa en costos operativos mediante la automatización de </w:t>
            </w:r>
            <w:r w:rsidRPr="005D5B94">
              <w:rPr>
                <w:rFonts w:ascii="Arial" w:hAnsi="Arial" w:cs="Arial"/>
              </w:rPr>
              <w:lastRenderedPageBreak/>
              <w:t xml:space="preserve">procesos administrativos y la eliminación de tareas manuales repetitivas. Soluciones internacionales similares como </w:t>
            </w:r>
            <w:proofErr w:type="spellStart"/>
            <w:r w:rsidRPr="005D5B94">
              <w:rPr>
                <w:rFonts w:ascii="Arial" w:hAnsi="Arial" w:cs="Arial"/>
              </w:rPr>
              <w:t>DrivingSchoolPro</w:t>
            </w:r>
            <w:proofErr w:type="spellEnd"/>
            <w:r w:rsidRPr="005D5B94">
              <w:rPr>
                <w:rFonts w:ascii="Arial" w:hAnsi="Arial" w:cs="Arial"/>
              </w:rPr>
              <w:t xml:space="preserve"> tienen costos de $100-$300 USD mensuales, lo que resulta prohibitivo para el mercado local. El modelo de costos considera una tarifa de $80/día laboral adecuada al contexto ecuatoriano.</w:t>
            </w:r>
          </w:p>
        </w:tc>
        <w:tc>
          <w:tcPr>
            <w:tcW w:w="3505" w:type="dxa"/>
            <w:vAlign w:val="center"/>
            <w:hideMark/>
          </w:tcPr>
          <w:p w14:paraId="351A3A6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Restricciones de alcance: módulos priorizados según impacto operativo y costo de desarrollo.</w:t>
            </w:r>
          </w:p>
          <w:p w14:paraId="4A40773C" w14:textId="77777777" w:rsidR="0030237F" w:rsidRPr="0030237F" w:rsidRDefault="0030237F" w:rsidP="0030237F">
            <w:pPr>
              <w:spacing w:after="0" w:line="480" w:lineRule="auto"/>
              <w:jc w:val="both"/>
              <w:rPr>
                <w:rFonts w:ascii="Arial" w:hAnsi="Arial" w:cs="Arial"/>
              </w:rPr>
            </w:pPr>
            <w:r w:rsidRPr="0030237F">
              <w:rPr>
                <w:rFonts w:ascii="Arial" w:hAnsi="Arial" w:cs="Arial"/>
              </w:rPr>
              <w:t>SLA operativos: disponibilidad del 99.9% para evitar pérdidas por inactividad.</w:t>
            </w:r>
          </w:p>
          <w:p w14:paraId="262B1A81"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ROI: reducción estimada de costos administrativos al eliminar procesos manuales.</w:t>
            </w:r>
          </w:p>
          <w:p w14:paraId="58F9AC58" w14:textId="5EA49B4E" w:rsidR="004B4FEF" w:rsidRPr="0030237F" w:rsidRDefault="0030237F" w:rsidP="0030237F">
            <w:pPr>
              <w:spacing w:after="0" w:line="480" w:lineRule="auto"/>
              <w:jc w:val="both"/>
              <w:rPr>
                <w:rFonts w:ascii="Arial" w:hAnsi="Arial" w:cs="Arial"/>
              </w:rPr>
            </w:pPr>
            <w:r w:rsidRPr="0030237F">
              <w:rPr>
                <w:rFonts w:ascii="Arial" w:hAnsi="Arial" w:cs="Arial"/>
              </w:rPr>
              <w:t>Priorización: funcionalidades de mayor valor de negocio incluidas en el alcance inicial.</w:t>
            </w:r>
          </w:p>
        </w:tc>
      </w:tr>
      <w:tr w:rsidR="00D54290" w:rsidRPr="00E245B7" w14:paraId="62FFFB52" w14:textId="77777777" w:rsidTr="004B4FEF">
        <w:trPr>
          <w:trHeight w:val="1332"/>
        </w:trPr>
        <w:tc>
          <w:tcPr>
            <w:tcW w:w="2062" w:type="dxa"/>
            <w:vAlign w:val="center"/>
            <w:hideMark/>
          </w:tcPr>
          <w:p w14:paraId="580344F4"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lastRenderedPageBreak/>
              <w:t>E – Environmental</w:t>
            </w:r>
          </w:p>
        </w:tc>
        <w:tc>
          <w:tcPr>
            <w:tcW w:w="3603" w:type="dxa"/>
            <w:vAlign w:val="center"/>
            <w:hideMark/>
          </w:tcPr>
          <w:p w14:paraId="10791DE2" w14:textId="25014431" w:rsidR="004B4FEF" w:rsidRPr="005D5B94" w:rsidRDefault="00E01D40" w:rsidP="006B437D">
            <w:pPr>
              <w:spacing w:after="0" w:line="480" w:lineRule="auto"/>
              <w:jc w:val="both"/>
              <w:rPr>
                <w:rFonts w:ascii="Arial" w:hAnsi="Arial" w:cs="Arial"/>
              </w:rPr>
            </w:pPr>
            <w:r w:rsidRPr="005D5B94">
              <w:rPr>
                <w:rFonts w:ascii="Arial" w:hAnsi="Arial" w:cs="Arial"/>
              </w:rPr>
              <w:t xml:space="preserve">La digitalización completa de procesos administrativos reduce significativamente el consumo de papel. Considerando las 563 escuelas autorizadas y un consumo semanal estimado de 500 hojas por escuela, la implementación podría evitar el consumo de más de 14 millones de hojas de papel anuales a nivel nacional. Adicionalmente, el control optimizado del mantenimiento vehicular asegura que los vehículos operen en condiciones óptimas, contribuyendo a la reducción del </w:t>
            </w:r>
            <w:r w:rsidRPr="005D5B94">
              <w:rPr>
                <w:rFonts w:ascii="Arial" w:hAnsi="Arial" w:cs="Arial"/>
              </w:rPr>
              <w:lastRenderedPageBreak/>
              <w:t>consumo de combustible y emisiones contaminantes.</w:t>
            </w:r>
          </w:p>
        </w:tc>
        <w:tc>
          <w:tcPr>
            <w:tcW w:w="3505" w:type="dxa"/>
            <w:vAlign w:val="center"/>
            <w:hideMark/>
          </w:tcPr>
          <w:p w14:paraId="475F4C9F" w14:textId="77777777" w:rsidR="0030237F" w:rsidRPr="0030237F" w:rsidRDefault="0030237F" w:rsidP="0030237F">
            <w:pPr>
              <w:spacing w:after="0" w:line="480" w:lineRule="auto"/>
              <w:jc w:val="both"/>
              <w:rPr>
                <w:rFonts w:ascii="Arial" w:hAnsi="Arial" w:cs="Arial"/>
              </w:rPr>
            </w:pPr>
            <w:r w:rsidRPr="0030237F">
              <w:rPr>
                <w:rFonts w:ascii="Arial" w:hAnsi="Arial" w:cs="Arial"/>
              </w:rPr>
              <w:lastRenderedPageBreak/>
              <w:t>Digitalización de formularios, reportes y comprobantes (eliminación de papel).</w:t>
            </w:r>
          </w:p>
          <w:p w14:paraId="2E0B4D0D" w14:textId="77777777" w:rsidR="0030237F" w:rsidRPr="0030237F" w:rsidRDefault="0030237F" w:rsidP="0030237F">
            <w:pPr>
              <w:spacing w:after="0" w:line="480" w:lineRule="auto"/>
              <w:jc w:val="both"/>
              <w:rPr>
                <w:rFonts w:ascii="Arial" w:hAnsi="Arial" w:cs="Arial"/>
              </w:rPr>
            </w:pPr>
            <w:r w:rsidRPr="0030237F">
              <w:rPr>
                <w:rFonts w:ascii="Arial" w:hAnsi="Arial" w:cs="Arial"/>
              </w:rPr>
              <w:t>Control de mantenimiento vehicular para operación eficiente de la flota.</w:t>
            </w:r>
          </w:p>
          <w:p w14:paraId="0297A4AC" w14:textId="77777777" w:rsidR="0030237F" w:rsidRPr="0030237F" w:rsidRDefault="0030237F" w:rsidP="0030237F">
            <w:pPr>
              <w:spacing w:after="0" w:line="480" w:lineRule="auto"/>
              <w:jc w:val="both"/>
              <w:rPr>
                <w:rFonts w:ascii="Arial" w:hAnsi="Arial" w:cs="Arial"/>
              </w:rPr>
            </w:pPr>
            <w:r w:rsidRPr="0030237F">
              <w:rPr>
                <w:rFonts w:ascii="Arial" w:hAnsi="Arial" w:cs="Arial"/>
              </w:rPr>
              <w:t>Reducción de traslados mediante notificaciones automáticas por correo electrónico.</w:t>
            </w:r>
          </w:p>
          <w:p w14:paraId="117C2765" w14:textId="0E950FC3" w:rsidR="004B4FEF" w:rsidRPr="0030237F" w:rsidRDefault="0030237F" w:rsidP="0030237F">
            <w:pPr>
              <w:spacing w:after="0" w:line="480" w:lineRule="auto"/>
              <w:jc w:val="both"/>
              <w:rPr>
                <w:rFonts w:ascii="Arial" w:hAnsi="Arial" w:cs="Arial"/>
              </w:rPr>
            </w:pPr>
            <w:r w:rsidRPr="0030237F">
              <w:rPr>
                <w:rFonts w:ascii="Arial" w:hAnsi="Arial" w:cs="Arial"/>
              </w:rPr>
              <w:t>Eficiencia energética en infraestructura: uso de contenedores optimiza recursos de cómputo.</w:t>
            </w:r>
          </w:p>
        </w:tc>
      </w:tr>
      <w:tr w:rsidR="00D54290" w:rsidRPr="00E245B7" w14:paraId="31ABF106" w14:textId="77777777" w:rsidTr="004B4FEF">
        <w:trPr>
          <w:trHeight w:val="1596"/>
        </w:trPr>
        <w:tc>
          <w:tcPr>
            <w:tcW w:w="2062" w:type="dxa"/>
            <w:vAlign w:val="center"/>
            <w:hideMark/>
          </w:tcPr>
          <w:p w14:paraId="11596A62" w14:textId="77777777" w:rsidR="004B4FEF" w:rsidRPr="005D5B94" w:rsidRDefault="004B4FEF" w:rsidP="006B437D">
            <w:pPr>
              <w:spacing w:after="0" w:line="480" w:lineRule="auto"/>
              <w:jc w:val="both"/>
              <w:rPr>
                <w:rFonts w:ascii="Arial" w:eastAsia="Times New Roman" w:hAnsi="Arial" w:cs="Arial"/>
                <w:b/>
                <w:bCs/>
                <w:lang w:val="en-US" w:eastAsia="en-US"/>
              </w:rPr>
            </w:pPr>
            <w:r w:rsidRPr="005D5B94">
              <w:rPr>
                <w:rFonts w:ascii="Arial" w:eastAsia="Times New Roman" w:hAnsi="Arial" w:cs="Arial"/>
                <w:b/>
                <w:bCs/>
                <w:lang w:val="en-US" w:eastAsia="en-US"/>
              </w:rPr>
              <w:t>P – Political</w:t>
            </w:r>
          </w:p>
        </w:tc>
        <w:tc>
          <w:tcPr>
            <w:tcW w:w="3603" w:type="dxa"/>
            <w:vAlign w:val="center"/>
            <w:hideMark/>
          </w:tcPr>
          <w:p w14:paraId="2E52F32A" w14:textId="334FF0FF" w:rsidR="004B4FEF" w:rsidRPr="005D5B94" w:rsidRDefault="00E01D40" w:rsidP="006B437D">
            <w:pPr>
              <w:spacing w:after="0" w:line="480" w:lineRule="auto"/>
              <w:jc w:val="both"/>
              <w:rPr>
                <w:rFonts w:ascii="Arial" w:hAnsi="Arial" w:cs="Arial"/>
              </w:rPr>
            </w:pPr>
            <w:r w:rsidRPr="005D5B94">
              <w:rPr>
                <w:rFonts w:ascii="Arial" w:hAnsi="Arial" w:cs="Arial"/>
              </w:rPr>
              <w:t xml:space="preserve">El sector está regulado por la Agencia Nacional de Tránsito (ANT), que establece requisitos para la operación de escuelas de conducción autorizadas. El sistema fortalece el cumplimiento normativo al facilitar la generación de registros auditables, trazabilidad de procesos y estandarización de operaciones. Actualmente más del 80% de los procesos en las escuelas no están formalizados (Mena &amp; Moyano, 2020), lo que dificulta la supervisión regulatoria. El código fuente es propiedad de </w:t>
            </w:r>
            <w:proofErr w:type="spellStart"/>
            <w:r w:rsidRPr="005D5B94">
              <w:rPr>
                <w:rFonts w:ascii="Arial" w:hAnsi="Arial" w:cs="Arial"/>
              </w:rPr>
              <w:t>Kynsoft</w:t>
            </w:r>
            <w:proofErr w:type="spellEnd"/>
            <w:r w:rsidRPr="005D5B94">
              <w:rPr>
                <w:rFonts w:ascii="Arial" w:hAnsi="Arial" w:cs="Arial"/>
              </w:rPr>
              <w:t>, con derechos de uso académico para la UDLA.</w:t>
            </w:r>
          </w:p>
        </w:tc>
        <w:tc>
          <w:tcPr>
            <w:tcW w:w="3505" w:type="dxa"/>
            <w:vAlign w:val="center"/>
            <w:hideMark/>
          </w:tcPr>
          <w:p w14:paraId="510BED74" w14:textId="77777777" w:rsidR="0030237F" w:rsidRPr="0030237F" w:rsidRDefault="0030237F" w:rsidP="0030237F">
            <w:pPr>
              <w:spacing w:after="0" w:line="480" w:lineRule="auto"/>
              <w:jc w:val="both"/>
              <w:rPr>
                <w:rFonts w:ascii="Arial" w:hAnsi="Arial" w:cs="Arial"/>
              </w:rPr>
            </w:pPr>
            <w:r w:rsidRPr="0030237F">
              <w:rPr>
                <w:rFonts w:ascii="Arial" w:hAnsi="Arial" w:cs="Arial"/>
              </w:rPr>
              <w:t>Gobernanza: control de acceso RBAC con trazabilidad completa de operaciones.</w:t>
            </w:r>
          </w:p>
          <w:p w14:paraId="51A1573A" w14:textId="77777777" w:rsidR="0030237F" w:rsidRPr="0030237F" w:rsidRDefault="0030237F" w:rsidP="0030237F">
            <w:pPr>
              <w:spacing w:after="0" w:line="480" w:lineRule="auto"/>
              <w:jc w:val="both"/>
              <w:rPr>
                <w:rFonts w:ascii="Arial" w:hAnsi="Arial" w:cs="Arial"/>
              </w:rPr>
            </w:pPr>
            <w:r w:rsidRPr="0030237F">
              <w:rPr>
                <w:rFonts w:ascii="Arial" w:hAnsi="Arial" w:cs="Arial"/>
              </w:rPr>
              <w:t>Auditoría: logs de auditoría no eliminables con registro de usuario, fecha/hora, IP y acción.</w:t>
            </w:r>
          </w:p>
          <w:p w14:paraId="359C2EFA" w14:textId="77777777" w:rsidR="0030237F" w:rsidRPr="0030237F" w:rsidRDefault="0030237F" w:rsidP="0030237F">
            <w:pPr>
              <w:spacing w:after="0" w:line="480" w:lineRule="auto"/>
              <w:jc w:val="both"/>
              <w:rPr>
                <w:rFonts w:ascii="Arial" w:hAnsi="Arial" w:cs="Arial"/>
              </w:rPr>
            </w:pPr>
            <w:r w:rsidRPr="0030237F">
              <w:rPr>
                <w:rFonts w:ascii="Arial" w:hAnsi="Arial" w:cs="Arial"/>
              </w:rPr>
              <w:t>Aprobaciones: flujos de autorización para operaciones críticas (ajustes de cobros).</w:t>
            </w:r>
          </w:p>
          <w:p w14:paraId="3F4769A0" w14:textId="43C2FDAB" w:rsidR="004B4FEF" w:rsidRPr="0030237F" w:rsidRDefault="0030237F" w:rsidP="0030237F">
            <w:pPr>
              <w:spacing w:after="0" w:line="480" w:lineRule="auto"/>
              <w:jc w:val="both"/>
              <w:rPr>
                <w:rFonts w:ascii="Arial" w:hAnsi="Arial" w:cs="Arial"/>
              </w:rPr>
            </w:pPr>
            <w:r w:rsidRPr="0030237F">
              <w:rPr>
                <w:rFonts w:ascii="Arial" w:hAnsi="Arial" w:cs="Arial"/>
              </w:rPr>
              <w:t>Formatos ecuatorianos: validación de cédula, placas y teléfonos según estándares nacionales.</w:t>
            </w:r>
          </w:p>
        </w:tc>
      </w:tr>
    </w:tbl>
    <w:p w14:paraId="28F7CF22" w14:textId="77777777" w:rsidR="00F60ECF" w:rsidRPr="00E245B7" w:rsidRDefault="00F60ECF" w:rsidP="006B437D">
      <w:pPr>
        <w:spacing w:line="480" w:lineRule="auto"/>
        <w:jc w:val="both"/>
        <w:rPr>
          <w:rFonts w:ascii="Arial" w:hAnsi="Arial" w:cs="Arial"/>
          <w:color w:val="0000FF"/>
        </w:rPr>
      </w:pPr>
    </w:p>
    <w:p w14:paraId="679E5701" w14:textId="02F6FD11" w:rsidR="001E43C5" w:rsidRPr="00E245B7" w:rsidRDefault="001E43C5" w:rsidP="000B258D">
      <w:pPr>
        <w:pStyle w:val="Ttulo1"/>
        <w:numPr>
          <w:ilvl w:val="0"/>
          <w:numId w:val="1"/>
        </w:numPr>
        <w:spacing w:line="480" w:lineRule="auto"/>
        <w:jc w:val="both"/>
        <w:rPr>
          <w:rFonts w:cs="Arial"/>
          <w:szCs w:val="22"/>
        </w:rPr>
      </w:pPr>
      <w:bookmarkStart w:id="18" w:name="_Toc227521381"/>
      <w:r w:rsidRPr="00E245B7">
        <w:rPr>
          <w:rFonts w:cs="Arial"/>
          <w:szCs w:val="22"/>
        </w:rPr>
        <w:t>Objetivos</w:t>
      </w:r>
      <w:bookmarkEnd w:id="18"/>
    </w:p>
    <w:p w14:paraId="07BF870A" w14:textId="48F8C2EF" w:rsidR="001E43C5" w:rsidRPr="00E245B7" w:rsidRDefault="00075E53" w:rsidP="000B258D">
      <w:pPr>
        <w:pStyle w:val="Ttulo2"/>
        <w:numPr>
          <w:ilvl w:val="1"/>
          <w:numId w:val="1"/>
        </w:numPr>
        <w:spacing w:line="480" w:lineRule="auto"/>
        <w:jc w:val="both"/>
        <w:rPr>
          <w:rFonts w:cs="Arial"/>
          <w:b w:val="0"/>
          <w:bCs/>
          <w:color w:val="auto"/>
          <w:szCs w:val="22"/>
          <w:lang w:eastAsia="en-US"/>
        </w:rPr>
      </w:pPr>
      <w:bookmarkStart w:id="19" w:name="_Toc227521382"/>
      <w:r w:rsidRPr="00E245B7">
        <w:rPr>
          <w:rFonts w:cs="Arial"/>
          <w:bCs/>
          <w:color w:val="000000"/>
          <w:szCs w:val="22"/>
          <w:lang w:eastAsia="en-US"/>
        </w:rPr>
        <w:t>Objetivo General</w:t>
      </w:r>
      <w:bookmarkEnd w:id="19"/>
    </w:p>
    <w:p w14:paraId="5DC2ADF7" w14:textId="2AD11787" w:rsidR="00766F55" w:rsidRPr="00E01D40" w:rsidRDefault="00E01D40" w:rsidP="006B437D">
      <w:pPr>
        <w:spacing w:line="480" w:lineRule="auto"/>
        <w:jc w:val="both"/>
        <w:rPr>
          <w:rFonts w:ascii="Arial" w:hAnsi="Arial" w:cs="Arial"/>
          <w:iCs/>
        </w:rPr>
      </w:pPr>
      <w:r w:rsidRPr="00E01D40">
        <w:rPr>
          <w:rFonts w:ascii="Arial" w:hAnsi="Arial" w:cs="Arial"/>
          <w:iCs/>
        </w:rPr>
        <w:t>Desarrollar una web responsive integral para el control administrativo y financiero de escuelas de conducción utilizando Vue.js, Java Spring Boot y PostgreSQL para automatizar el control administrativo y financiero de las escuelas de conducción en Ecuador.</w:t>
      </w:r>
    </w:p>
    <w:p w14:paraId="26120294" w14:textId="779F532A" w:rsidR="00075E53" w:rsidRPr="00E245B7" w:rsidRDefault="00075E53" w:rsidP="000B258D">
      <w:pPr>
        <w:pStyle w:val="Ttulo2"/>
        <w:numPr>
          <w:ilvl w:val="1"/>
          <w:numId w:val="1"/>
        </w:numPr>
        <w:spacing w:line="480" w:lineRule="auto"/>
        <w:jc w:val="both"/>
        <w:rPr>
          <w:rFonts w:cs="Arial"/>
          <w:b w:val="0"/>
          <w:bCs/>
          <w:color w:val="auto"/>
          <w:szCs w:val="22"/>
          <w:lang w:eastAsia="en-US"/>
        </w:rPr>
      </w:pPr>
      <w:bookmarkStart w:id="20" w:name="_Toc227521383"/>
      <w:r w:rsidRPr="00E245B7">
        <w:rPr>
          <w:rFonts w:cs="Arial"/>
          <w:bCs/>
          <w:color w:val="000000"/>
          <w:szCs w:val="22"/>
          <w:lang w:eastAsia="en-US"/>
        </w:rPr>
        <w:lastRenderedPageBreak/>
        <w:t>Objetivos Específicos</w:t>
      </w:r>
      <w:bookmarkEnd w:id="20"/>
    </w:p>
    <w:p w14:paraId="2196BF23" w14:textId="63958C82"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Analizar los requisitos funcionales y no funcionales del sistema mediante la metodología Scrum y el estudio de los procesos actuales de las escuelas de conducción, con el fin de definir las funcionalidades prioritarias que optimicen la administración institucional durante la fase inicial del proyecto.</w:t>
      </w:r>
    </w:p>
    <w:p w14:paraId="3C5628D6" w14:textId="77777777"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Diseñar la arquitectura del sistema basada en microservicios, definiendo la estructura de cada componente, el modelo de datos en PostgreSQL y los mecanismos de comunicación e interfaz de usuario, para garantizar un sistema modular, escalable y mantenible durante el desarrollo.</w:t>
      </w:r>
    </w:p>
    <w:p w14:paraId="47FD924A" w14:textId="3CC3BDD3" w:rsidR="00E01D40" w:rsidRPr="00E01D40"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 xml:space="preserve">Desarrollar el sistema informático utilizando Java Spring Boot, Vue.js y contenedores Docker, implementando servicios centralizados, caché distribuido e integración externa, con el propósito de construir una solución funcional siguiendo </w:t>
      </w:r>
      <w:proofErr w:type="spellStart"/>
      <w:r w:rsidRPr="00E01D40">
        <w:rPr>
          <w:rFonts w:ascii="Arial" w:hAnsi="Arial" w:cs="Arial"/>
          <w:iCs/>
        </w:rPr>
        <w:t>sprints</w:t>
      </w:r>
      <w:proofErr w:type="spellEnd"/>
      <w:r w:rsidRPr="00E01D40">
        <w:rPr>
          <w:rFonts w:ascii="Arial" w:hAnsi="Arial" w:cs="Arial"/>
          <w:iCs/>
        </w:rPr>
        <w:t xml:space="preserve"> de dos semanas durante la etapa de implementación.</w:t>
      </w:r>
    </w:p>
    <w:p w14:paraId="07DA285B" w14:textId="141706EF" w:rsidR="00766F55" w:rsidRDefault="00E01D40" w:rsidP="000B258D">
      <w:pPr>
        <w:pStyle w:val="Prrafodelista"/>
        <w:numPr>
          <w:ilvl w:val="0"/>
          <w:numId w:val="21"/>
        </w:numPr>
        <w:spacing w:line="480" w:lineRule="auto"/>
        <w:jc w:val="both"/>
        <w:rPr>
          <w:rFonts w:ascii="Arial" w:hAnsi="Arial" w:cs="Arial"/>
          <w:iCs/>
        </w:rPr>
      </w:pPr>
      <w:r w:rsidRPr="00E01D40">
        <w:rPr>
          <w:rFonts w:ascii="Arial" w:hAnsi="Arial" w:cs="Arial"/>
          <w:iCs/>
        </w:rPr>
        <w:t>Probar e integrar el sistema mediante pruebas unitarias, de integración y rendimiento, aplicando monitoreo y seguridad, y ejecutando el despliegue en producción, para asegurar la estabilidad, calidad y correcto funcionamiento del sistema en un entorno operativo real.</w:t>
      </w:r>
    </w:p>
    <w:p w14:paraId="6CB0A431" w14:textId="77777777" w:rsidR="00CE781B" w:rsidRPr="00E245B7" w:rsidRDefault="00CE781B" w:rsidP="000B258D">
      <w:pPr>
        <w:pStyle w:val="Ttulo1"/>
        <w:numPr>
          <w:ilvl w:val="0"/>
          <w:numId w:val="1"/>
        </w:numPr>
        <w:spacing w:line="480" w:lineRule="auto"/>
        <w:jc w:val="both"/>
        <w:rPr>
          <w:rFonts w:cs="Arial"/>
          <w:szCs w:val="22"/>
        </w:rPr>
      </w:pPr>
      <w:bookmarkStart w:id="21" w:name="_Toc227521384"/>
      <w:r w:rsidRPr="00E245B7">
        <w:rPr>
          <w:rFonts w:cs="Arial"/>
          <w:szCs w:val="22"/>
        </w:rPr>
        <w:t>Alcance</w:t>
      </w:r>
      <w:bookmarkEnd w:id="21"/>
    </w:p>
    <w:p w14:paraId="5CEA80C3" w14:textId="06182D1E" w:rsidR="00CE781B" w:rsidRPr="00E245B7" w:rsidRDefault="00CE781B" w:rsidP="006B437D">
      <w:pPr>
        <w:pStyle w:val="Ttulo1"/>
        <w:spacing w:line="480" w:lineRule="auto"/>
        <w:ind w:left="0"/>
        <w:jc w:val="both"/>
        <w:rPr>
          <w:rFonts w:cs="Arial"/>
          <w:szCs w:val="22"/>
        </w:rPr>
      </w:pPr>
    </w:p>
    <w:p w14:paraId="4F97D154" w14:textId="3F082BFC" w:rsidR="00CE781B" w:rsidRPr="00E245B7" w:rsidRDefault="73EAA6E5" w:rsidP="000B258D">
      <w:pPr>
        <w:pStyle w:val="Ttulo2"/>
        <w:numPr>
          <w:ilvl w:val="1"/>
          <w:numId w:val="1"/>
        </w:numPr>
        <w:spacing w:line="480" w:lineRule="auto"/>
        <w:jc w:val="both"/>
        <w:rPr>
          <w:rFonts w:cs="Arial"/>
          <w:b w:val="0"/>
          <w:bCs/>
          <w:color w:val="auto"/>
          <w:szCs w:val="22"/>
          <w:lang w:eastAsia="en-US"/>
        </w:rPr>
      </w:pPr>
      <w:bookmarkStart w:id="22" w:name="_Toc227521385"/>
      <w:r w:rsidRPr="00E245B7">
        <w:rPr>
          <w:rFonts w:cs="Arial"/>
          <w:bCs/>
          <w:color w:val="000000"/>
          <w:szCs w:val="22"/>
          <w:lang w:eastAsia="en-US"/>
        </w:rPr>
        <w:t>Alcance de la solución seleccionada</w:t>
      </w:r>
      <w:bookmarkEnd w:id="22"/>
    </w:p>
    <w:p w14:paraId="1F5DDC2E"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 xml:space="preserve">El sistema de control administrativo y financiero para las escuelas de conducción comprende el desarrollo de un sitio web responsive basada en arquitectura de microservicios con un </w:t>
      </w:r>
      <w:proofErr w:type="spellStart"/>
      <w:r w:rsidRPr="00E01D40">
        <w:rPr>
          <w:rFonts w:ascii="Arial" w:hAnsi="Arial" w:cs="Arial"/>
        </w:rPr>
        <w:t>frontend</w:t>
      </w:r>
      <w:proofErr w:type="spellEnd"/>
      <w:r w:rsidRPr="00E01D40">
        <w:rPr>
          <w:rFonts w:ascii="Arial" w:hAnsi="Arial" w:cs="Arial"/>
        </w:rPr>
        <w:t xml:space="preserve"> unificado que automatiza los procesos operativos críticos de las instituciones educativas del sector vial en Ecuador siempre y cuando el sistema sea adquirido; el alcance del proyecto, abarca desde el análisis de requerimientos hasta el despliegue del sistema propuesto en un ambiente controlado de </w:t>
      </w:r>
      <w:proofErr w:type="spellStart"/>
      <w:r w:rsidRPr="00E01D40">
        <w:rPr>
          <w:rFonts w:ascii="Arial" w:hAnsi="Arial" w:cs="Arial"/>
        </w:rPr>
        <w:t>pre-producción</w:t>
      </w:r>
      <w:proofErr w:type="spellEnd"/>
      <w:r w:rsidRPr="00E01D40">
        <w:rPr>
          <w:rFonts w:ascii="Arial" w:hAnsi="Arial" w:cs="Arial"/>
        </w:rPr>
        <w:t>.</w:t>
      </w:r>
    </w:p>
    <w:p w14:paraId="6ED4A501"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lastRenderedPageBreak/>
        <w:t>El sistema contempla cuatro tipos de actores con diferentes niveles de acceso y responsabilidades:</w:t>
      </w:r>
    </w:p>
    <w:p w14:paraId="6ECAFE76" w14:textId="2B2D376C"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Administrador:</w:t>
      </w:r>
      <w:r w:rsidRPr="00E01D40">
        <w:rPr>
          <w:rFonts w:ascii="Arial" w:hAnsi="Arial" w:cs="Arial"/>
        </w:rPr>
        <w:t xml:space="preserve"> Usuario con privilegios completos que administra la configuración del sistema, crea usuarios y define permisos.</w:t>
      </w:r>
    </w:p>
    <w:p w14:paraId="7307BF4D"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Personal administrativo:</w:t>
      </w:r>
      <w:r w:rsidRPr="00E01D40">
        <w:rPr>
          <w:rFonts w:ascii="Arial" w:hAnsi="Arial" w:cs="Arial"/>
        </w:rPr>
        <w:t xml:space="preserve"> Usuarios responsables de las operaciones cotidianas, incluyendo matrícula de estudiantes, administración de instructores y vehículos, creación de asignaciones, registro de pagos y generación de reportes.</w:t>
      </w:r>
    </w:p>
    <w:p w14:paraId="67F278CC" w14:textId="77777777" w:rsid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Instructor:</w:t>
      </w:r>
      <w:r w:rsidRPr="00E01D40">
        <w:rPr>
          <w:rFonts w:ascii="Arial" w:hAnsi="Arial" w:cs="Arial"/>
        </w:rPr>
        <w:t xml:space="preserve"> Usuario que consulta horarios asignados, visualiza estudiantes a cargo y actualiza su disponibilidad personal.</w:t>
      </w:r>
    </w:p>
    <w:p w14:paraId="1236E574" w14:textId="60F9BDC8" w:rsidR="00E01D40" w:rsidRPr="00E01D40" w:rsidRDefault="00E01D40" w:rsidP="000B258D">
      <w:pPr>
        <w:pStyle w:val="Prrafodelista"/>
        <w:numPr>
          <w:ilvl w:val="0"/>
          <w:numId w:val="22"/>
        </w:numPr>
        <w:spacing w:before="240" w:after="240" w:line="480" w:lineRule="auto"/>
        <w:jc w:val="both"/>
        <w:rPr>
          <w:rFonts w:ascii="Arial" w:hAnsi="Arial" w:cs="Arial"/>
        </w:rPr>
      </w:pPr>
      <w:r w:rsidRPr="00E01D40">
        <w:rPr>
          <w:rFonts w:ascii="Arial" w:hAnsi="Arial" w:cs="Arial"/>
          <w:b/>
          <w:bCs/>
        </w:rPr>
        <w:t>Estudiante:</w:t>
      </w:r>
      <w:r w:rsidRPr="00E01D40">
        <w:rPr>
          <w:rFonts w:ascii="Arial" w:hAnsi="Arial" w:cs="Arial"/>
        </w:rPr>
        <w:t xml:space="preserve"> Usuario con acceso restringido que consulta información personal, visualiza progreso académico, horarios de clases y estado de pagos.</w:t>
      </w:r>
    </w:p>
    <w:p w14:paraId="5F0D5839" w14:textId="77777777" w:rsidR="00E01D40" w:rsidRPr="00E01D40" w:rsidRDefault="00E01D40" w:rsidP="00E01D40">
      <w:pPr>
        <w:spacing w:before="240" w:after="240" w:line="480" w:lineRule="auto"/>
        <w:jc w:val="both"/>
        <w:rPr>
          <w:rFonts w:ascii="Arial" w:hAnsi="Arial" w:cs="Arial"/>
        </w:rPr>
      </w:pPr>
      <w:r w:rsidRPr="00E01D40">
        <w:rPr>
          <w:rFonts w:ascii="Arial" w:hAnsi="Arial" w:cs="Arial"/>
        </w:rPr>
        <w:t>Este diagrama ilustra la arquitectura de contenedores del sistema, mostrando los componentes principales, sus responsabilidades y protocolos de comunicación en la solución basada en microservicios.</w:t>
      </w:r>
    </w:p>
    <w:p w14:paraId="28CBEA5E" w14:textId="2FC5C84B" w:rsidR="00422557" w:rsidRDefault="00E01D40" w:rsidP="00E01D40">
      <w:pPr>
        <w:spacing w:before="240" w:after="240" w:line="480" w:lineRule="auto"/>
        <w:jc w:val="both"/>
        <w:rPr>
          <w:rFonts w:ascii="Arial" w:hAnsi="Arial" w:cs="Arial"/>
        </w:rPr>
      </w:pPr>
      <w:r w:rsidRPr="00E01D40">
        <w:rPr>
          <w:rFonts w:ascii="Arial" w:hAnsi="Arial" w:cs="Arial"/>
        </w:rPr>
        <w:t>El diagrama de casos de uso, que se muestra a continuación, permite visualizar la interacción entre actores y funcionalidades de un sistema de software.</w:t>
      </w:r>
    </w:p>
    <w:p w14:paraId="5650886E" w14:textId="77777777" w:rsidR="00E01D40" w:rsidRPr="00FA085F" w:rsidRDefault="00E01D40" w:rsidP="00E01D40">
      <w:pPr>
        <w:pStyle w:val="Descripcin"/>
        <w:ind w:firstLine="708"/>
        <w:rPr>
          <w:rFonts w:cs="Arial"/>
          <w:sz w:val="20"/>
          <w:szCs w:val="20"/>
        </w:rPr>
      </w:pPr>
      <w:r w:rsidRPr="00E13182">
        <w:rPr>
          <w:rFonts w:cs="Arial"/>
          <w:noProof/>
          <w:sz w:val="24"/>
          <w:szCs w:val="24"/>
        </w:rPr>
      </w:r>
      <w:r>
        <w:rPr>
          <w:rFonts w:cs="Arial"/>
        </w:rPr>
      </w:r>
      <w:bookmarkStart w:id="23" w:name="_Toc219987444"/>
      <w:r w:rsidRPr="00FA085F">
        <w:rPr>
          <w:rFonts w:cs="Arial"/>
          <w:sz w:val="20"/>
          <w:szCs w:val="20"/>
        </w:rPr>
      </w:r>
      <w:r w:rsidRPr="00FA085F">
        <w:rPr>
          <w:rFonts w:cs="Arial"/>
          <w:sz w:val="20"/>
          <w:szCs w:val="20"/>
        </w:rPr>
      </w:r>
      <w:r w:rsidRPr="00FA085F">
        <w:rPr>
          <w:rFonts w:cs="Arial"/>
          <w:sz w:val="20"/>
          <w:szCs w:val="20"/>
        </w:rPr>
      </w:r>
      <w:r w:rsidRPr="00FA085F">
        <w:rPr>
          <w:rFonts w:cs="Arial"/>
          <w:sz w:val="20"/>
          <w:szCs w:val="20"/>
        </w:rPr>
      </w:r>
      <w:r>
        <w:rPr>
          <w:rFonts w:cs="Arial"/>
          <w:noProof/>
          <w:sz w:val="20"/>
          <w:szCs w:val="20"/>
        </w:rPr>
      </w:r>
      <w:r w:rsidRPr="00FA085F">
        <w:rPr>
          <w:rFonts w:cs="Arial"/>
          <w:sz w:val="20"/>
          <w:szCs w:val="20"/>
        </w:rPr>
      </w:r>
      <w:r w:rsidRPr="00FA085F">
        <w:rPr>
          <w:rFonts w:cs="Arial"/>
          <w:sz w:val="20"/>
          <w:szCs w:val="20"/>
        </w:rPr>
      </w:r>
      <w:bookmarkEnd w:id="23"/>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5: Diagrama de caso de uso - Interacciones entre actores principales del sistema</w:t>
      </w:r>
    </w:p>
    <w:p w14:paraId="153E6287" w14:textId="0D882C3C" w:rsidR="00E01D40" w:rsidRDefault="00BC50FD" w:rsidP="00E01D40">
      <w:pPr>
        <w:spacing w:before="240" w:after="240" w:line="480" w:lineRule="auto"/>
        <w:jc w:val="both"/>
        <w:rPr>
          <w:rFonts w:ascii="Arial" w:hAnsi="Arial" w:cs="Arial"/>
        </w:rPr>
      </w:pPr>
      <w:r w:rsidRPr="00BC50FD">
        <w:rPr>
          <w:rFonts w:ascii="Arial" w:hAnsi="Arial" w:cs="Arial"/>
        </w:rPr>
        <w:t>El diagrama de contexto del sistema, que se muestra a continuación, permite visualizar el sistema, evidenciando el entorno que opera donde muestra las interacciones entre el software y sus actores.</w:t>
      </w:r>
    </w:p>
    <w:p w14:paraId="53DD6A48" w14:textId="57874528" w:rsidR="00BC50FD" w:rsidRDefault="00BC50FD" w:rsidP="00E01D40">
      <w:pPr>
        <w:pStyle w:val="Descripcin"/>
        <w:spacing w:before="240" w:after="240" w:line="480" w:lineRule="auto"/>
        <w:jc w:val="both"/>
        <w:rPr>
          <w:rFonts w:ascii="Arial" w:hAnsi="Arial" w:cs="Arial"/>
        </w:rPr>
      </w:pPr>
      <w:r w:rsidRPr="00087F33">
        <w:rPr>
          <w:rFonts w:ascii="Arial" w:hAnsi="Arial" w:cs="Arial"/>
          <w:noProof/>
        </w:rPr>
      </w:r>
      <w:r>
        <w:rPr>
          <w:rFonts w:ascii="Arial" w:hAnsi="Arial" w:cs="Arial"/>
        </w:rPr>
      </w:r>
      <w:r w:rsidRPr="00BC50FD">
        <w:rPr>
          <w:rFonts w:ascii="Arial" w:hAnsi="Arial" w:cs="Arial"/>
        </w:rPr>
      </w:r>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6: Diagrama C4 - modelo de contexto - Relaciones entre componentes del sistema</w:t>
      </w:r>
    </w:p>
    <w:p w14:paraId="3E3DB90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w:t>
      </w:r>
      <w:r w:rsidRPr="00BC50FD">
        <w:rPr>
          <w:rFonts w:ascii="Arial" w:hAnsi="Arial" w:cs="Arial"/>
        </w:rPr>
        <w:tab/>
        <w:t>Diagrama de casos de uso</w:t>
      </w:r>
    </w:p>
    <w:p w14:paraId="60F05659"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autenticación y administración de usuarios</w:t>
      </w:r>
    </w:p>
    <w:p w14:paraId="7F2D8A7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El primer módulo corresponde al control de autenticación y perfiles, el cual permite a todos los usuarios iniciar sesión de forma segura en el sistema, recuperar contraseñas olvidadas y cerrar sesión, adicionalmente, el administrador tiene la capacidad de crear nuevos usuarios, asignar roles y permisos, administrar estados de cuentas (activo/inactivo) y revisar auditorías de acceso al sistema; este módulo es esencial para garantizar un acceso seguro, trazable y personalizado a las funcionalidades del sistema según el rol de cada usuario.</w:t>
      </w:r>
    </w:p>
    <w:p w14:paraId="4F6EB014" w14:textId="1126EEC6" w:rsidR="00BC50FD"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06D925A7" w14:textId="37FE0F08" w:rsidR="00BC50FD" w:rsidRDefault="00BC50FD" w:rsidP="00BC50FD">
      <w:pPr>
        <w:pStyle w:val="Descripcin"/>
        <w:spacing w:before="240" w:after="240" w:line="480" w:lineRule="auto"/>
        <w:jc w:val="both"/>
        <w:rPr>
          <w:rFonts w:ascii="Arial" w:hAnsi="Arial" w:cs="Arial"/>
        </w:rPr>
      </w:pPr>
      <w:r>
        <w:rPr>
          <w:rFonts w:ascii="Arial" w:hAnsi="Arial" w:cs="Arial"/>
          <w:b/>
          <w:bCs/>
          <w:noProof/>
          <w:sz w:val="24"/>
          <w:szCs w:val="24"/>
        </w:rPr>
      </w:r>
      <w:r w:rsidRPr="00E834E4">
        <w:rPr>
          <w:rFonts w:ascii="Arial" w:hAnsi="Arial" w:cs="Arial"/>
          <w:b/>
          <w:bCs/>
          <w:noProof/>
          <w:sz w:val="24"/>
          <w:szCs w:val="24"/>
        </w:rPr>
      </w:r>
      <w:r w:rsidRPr="00BC50FD">
        <w:rPr>
          <w:rFonts w:ascii="Arial" w:hAnsi="Arial" w:cs="Arial"/>
        </w:rPr>
      </w:r>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7: Diagrama de Caso de Uso – Módulo de autenticación y administración de usuarios - Control de acceso y roles</w:t>
      </w:r>
    </w:p>
    <w:p w14:paraId="63B8955E"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Módulo de administración de estudiantes</w:t>
      </w:r>
    </w:p>
    <w:p w14:paraId="3B47248B"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A continuación, se presenta el módulo de administración de estudiantes, componente central del sistema, en este módulo, el personal administrativo puede matricular nuevos estudiantes con todos sus datos personales y documentación requerida, modificar el estado de los estudiantes (activo, inactivo, graduado, retirado), consultar el progreso académico y registrar la asistencia a clases teóricas y prácticas.</w:t>
      </w:r>
    </w:p>
    <w:p w14:paraId="3351C9D4" w14:textId="77777777" w:rsidR="00BC50FD" w:rsidRPr="00BC50FD" w:rsidRDefault="00BC50FD" w:rsidP="00BC50FD">
      <w:pPr>
        <w:spacing w:before="240" w:after="240" w:line="480" w:lineRule="auto"/>
        <w:jc w:val="both"/>
        <w:rPr>
          <w:rFonts w:ascii="Arial" w:hAnsi="Arial" w:cs="Arial"/>
        </w:rPr>
      </w:pPr>
      <w:r w:rsidRPr="00BC50FD">
        <w:rPr>
          <w:rFonts w:ascii="Arial" w:hAnsi="Arial" w:cs="Arial"/>
        </w:rPr>
        <w:t xml:space="preserve">Por su parte, los estudiantes pueden consultar su información personal, visualizar su progreso académico, verificar las horas completadas de clases teóricas y prácticas, y descargar su </w:t>
      </w:r>
      <w:r w:rsidRPr="00BC50FD">
        <w:rPr>
          <w:rFonts w:ascii="Arial" w:hAnsi="Arial" w:cs="Arial"/>
        </w:rPr>
        <w:lastRenderedPageBreak/>
        <w:t>reporte de finalización académica cuando hayan cumplido todos los requisitos; el Personal Administrativo también puede generar reportes de estudiantes por estado, periodo de matrícula o progreso académico, y enviar notificaciones por correo electrónico sobre eventos importantes relacionados con su proceso formativo.</w:t>
      </w:r>
    </w:p>
    <w:p w14:paraId="76FA3086" w14:textId="63B8A1FB" w:rsidR="00E01D40" w:rsidRDefault="00BC50FD" w:rsidP="00BC50FD">
      <w:pPr>
        <w:spacing w:before="240" w:after="240" w:line="480" w:lineRule="auto"/>
        <w:jc w:val="both"/>
        <w:rPr>
          <w:rFonts w:ascii="Arial" w:hAnsi="Arial" w:cs="Arial"/>
        </w:rPr>
      </w:pPr>
      <w:r w:rsidRPr="00BC50FD">
        <w:rPr>
          <w:rFonts w:ascii="Arial" w:hAnsi="Arial" w:cs="Arial"/>
        </w:rPr>
        <w:t xml:space="preserve">El diagrama de casos de uso que se muestra a </w:t>
      </w:r>
      <w:proofErr w:type="gramStart"/>
      <w:r w:rsidRPr="00BC50FD">
        <w:rPr>
          <w:rFonts w:ascii="Arial" w:hAnsi="Arial" w:cs="Arial"/>
        </w:rPr>
        <w:t>continuación,</w:t>
      </w:r>
      <w:proofErr w:type="gramEnd"/>
      <w:r w:rsidRPr="00BC50FD">
        <w:rPr>
          <w:rFonts w:ascii="Arial" w:hAnsi="Arial" w:cs="Arial"/>
        </w:rPr>
        <w:t xml:space="preserve"> descompone y detalla las funciones de un componente del sistema, este proporciona claridad para un diseño detallado.</w:t>
      </w:r>
    </w:p>
    <w:p w14:paraId="354A8B8F" w14:textId="4DABA32D" w:rsidR="00BC50FD" w:rsidRDefault="00BC50FD" w:rsidP="00BC50FD">
      <w:pPr>
        <w:spacing w:before="240" w:after="240" w:line="480" w:lineRule="auto"/>
        <w:jc w:val="both"/>
        <w:rPr>
          <w:rFonts w:ascii="Arial" w:hAnsi="Arial" w:cs="Arial"/>
          <w:b/>
          <w:bCs/>
          <w:noProof/>
          <w:sz w:val="24"/>
          <w:szCs w:val="24"/>
        </w:rPr>
      </w:pPr>
      <w:r w:rsidRPr="00FD327F">
        <w:rPr>
          <w:rFonts w:ascii="Arial" w:hAnsi="Arial" w:cs="Arial"/>
          <w:b/>
          <w:bCs/>
          <w:noProof/>
          <w:sz w:val="24"/>
          <w:szCs w:val="24"/>
        </w:rPr>
        <w:drawing>
          <wp:inline distT="0" distB="0" distL="0" distR="0" wp14:anchorId="46E73648" wp14:editId="2F1A5361">
            <wp:extent cx="5013960" cy="4033833"/>
            <wp:effectExtent l="0" t="0" r="0" b="5080"/>
            <wp:docPr id="21390711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71192" name="Imagen 1" descr="Diagrama&#10;&#10;El contenido generado por IA puede ser incorrecto."/>
                    <pic:cNvPicPr/>
                  </pic:nvPicPr>
                  <pic:blipFill>
                    <a:blip r:embed="rId23"/>
                    <a:stretch>
                      <a:fillRect/>
                    </a:stretch>
                  </pic:blipFill>
                  <pic:spPr>
                    <a:xfrm>
                      <a:off x="0" y="0"/>
                      <a:ext cx="5017214" cy="4036451"/>
                    </a:xfrm>
                    <a:prstGeom prst="rect">
                      <a:avLst/>
                    </a:prstGeom>
                  </pic:spPr>
                </pic:pic>
              </a:graphicData>
            </a:graphic>
          </wp:inline>
        </w:drawing>
      </w:r>
    </w:p>
    <w:p w14:paraId="70201BD8" w14:textId="0A1179B0" w:rsidR="00BC50FD" w:rsidRPr="00BC50FD" w:rsidRDefault="00BC50FD" w:rsidP="00BC50FD">
      <w:pPr>
        <w:pStyle w:val="Descripcin"/>
        <w:spacing w:before="240" w:after="240" w:line="480" w:lineRule="auto"/>
        <w:jc w:val="both"/>
        <w:rPr>
          <w:rFonts w:ascii="Arial" w:hAnsi="Arial" w:cs="Arial"/>
          <w:noProof/>
        </w:rPr>
      </w:pPr>
      <w:r w:rsidRPr="00BC50FD">
        <w:rPr>
          <w:rFonts w:ascii="Arial" w:hAnsi="Arial" w:cs="Arial"/>
          <w:noProof/>
        </w:rPr>
      </w:r>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8: Diagrama de Caso de Uso – Módulo de administración de estudiantes - Matrícula y seguimiento académico</w:t>
      </w:r>
    </w:p>
    <w:p w14:paraId="49695B80"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noProof/>
        </w:rPr>
        <w:t>Módulo de administración de instructores</w:t>
      </w:r>
    </w:p>
    <w:p w14:paraId="69E8170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módulo de administración de instructores permite al personal administrativo registrar nuevos instructores con su información personal, profesional y certificaciones vigentes, actualizar datos de certificaciones y licencias, consultar la disponibilidad de instructores y visualizar su carga horaria actual, los instructores, por su parte, pueden actualizar su propia </w:t>
      </w:r>
      <w:r w:rsidRPr="00B53339">
        <w:rPr>
          <w:rFonts w:ascii="Arial" w:hAnsi="Arial" w:cs="Arial"/>
          <w:noProof/>
        </w:rPr>
        <w:lastRenderedPageBreak/>
        <w:t>disponibilidad horaria, consultar sus horarios asignados con detalle de estudiantes y vehículos, registrar observaciones sobre el desempeño de los estudiantes en clases prácticas y consultar el historial de clases impartidas.</w:t>
      </w:r>
    </w:p>
    <w:p w14:paraId="07C8B6CC"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El administrador tiene la capacidad adicional de generar reportes de desempeño de instructores, consultar estadísticas de carga horaria por instructor y supervisión de pagos o compensaciones; este módulo garantiza un control eficiente del recurso humano más crítico de las escuelas de conducción: los instructores certificados. </w:t>
      </w:r>
    </w:p>
    <w:p w14:paraId="3A19739F"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D75677C"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drawing>
          <wp:inline distT="0" distB="0" distL="0" distR="0" wp14:anchorId="2CE66900" wp14:editId="1E56DEFF">
            <wp:extent cx="4474029" cy="3565411"/>
            <wp:effectExtent l="0" t="0" r="3175" b="0"/>
            <wp:docPr id="103649517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95175" name="Imagen 1" descr="Diagrama&#10;&#10;El contenido generado por IA puede ser incorrecto."/>
                    <pic:cNvPicPr/>
                  </pic:nvPicPr>
                  <pic:blipFill>
                    <a:blip r:embed="rId24"/>
                    <a:stretch>
                      <a:fillRect/>
                    </a:stretch>
                  </pic:blipFill>
                  <pic:spPr>
                    <a:xfrm>
                      <a:off x="0" y="0"/>
                      <a:ext cx="4480917" cy="3570900"/>
                    </a:xfrm>
                    <a:prstGeom prst="rect">
                      <a:avLst/>
                    </a:prstGeom>
                  </pic:spPr>
                </pic:pic>
              </a:graphicData>
            </a:graphic>
          </wp:inline>
        </w:drawing>
      </w:r>
    </w:p>
    <w:p w14:paraId="1C100040" w14:textId="77777777" w:rsidR="00BC50FD" w:rsidRPr="00B53339" w:rsidRDefault="00BC50FD" w:rsidP="00BC50FD">
      <w:pPr>
        <w:pStyle w:val="Descripcin"/>
        <w:spacing w:before="240" w:after="240" w:line="480" w:lineRule="auto"/>
        <w:jc w:val="both"/>
        <w:rPr>
          <w:rFonts w:ascii="Arial" w:hAnsi="Arial" w:cs="Arial"/>
          <w:i/>
          <w:iCs/>
          <w:noProof/>
        </w:rPr>
      </w:pPr>
      <w:bookmarkStart w:id="24" w:name="_Toc219987448"/>
      <w:bookmarkStart w:id="25" w:name="_Toc219898320"/>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24"/>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9: Diagrama de Caso de Uso – Módulo de administración de instructores - Gestión de perfiles y disponibilidad</w:t>
      </w:r>
    </w:p>
    <w:bookmarkEnd w:id="25"/>
    <w:p w14:paraId="501F8FB7"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 xml:space="preserve">Módulo de </w:t>
      </w:r>
      <w:r w:rsidRPr="00B53339">
        <w:rPr>
          <w:rFonts w:ascii="Arial" w:hAnsi="Arial" w:cs="Arial"/>
          <w:b/>
          <w:noProof/>
        </w:rPr>
        <w:t>administración</w:t>
      </w:r>
      <w:r w:rsidRPr="00B53339">
        <w:rPr>
          <w:rFonts w:ascii="Arial" w:hAnsi="Arial" w:cs="Arial"/>
          <w:b/>
          <w:bCs/>
          <w:noProof/>
        </w:rPr>
        <w:t xml:space="preserve"> de vehículos</w:t>
      </w:r>
    </w:p>
    <w:p w14:paraId="65D94F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Posteriormente, el Módulo de administración de Vehículos permite al Personal Administrativo registrar vehículos nuevos con toda su información técnica y documental (placa, modelo, año, </w:t>
      </w:r>
      <w:r w:rsidRPr="00B53339">
        <w:rPr>
          <w:rFonts w:ascii="Arial" w:hAnsi="Arial" w:cs="Arial"/>
          <w:noProof/>
        </w:rPr>
        <w:lastRenderedPageBreak/>
        <w:t>SOAT, revisión técnica), programar mantenimientos preventivos con recordatorios automáticos, registrar mantenimientos correctivos y reparaciones realizadas, controlar el consumo de combustible y kilometraje, y modificar estados de vehículos (disponible, en mantenimiento, fuera de servicio).</w:t>
      </w:r>
    </w:p>
    <w:p w14:paraId="5CC30A91"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1794A39"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 xml:space="preserve"> </w:t>
      </w:r>
      <w:r w:rsidRPr="00B53339">
        <w:rPr>
          <w:rFonts w:ascii="Arial" w:hAnsi="Arial" w:cs="Arial"/>
          <w:noProof/>
        </w:rPr>
        <w:drawing>
          <wp:inline distT="0" distB="0" distL="0" distR="0" wp14:anchorId="461297C2" wp14:editId="5254D181">
            <wp:extent cx="4272643" cy="3285743"/>
            <wp:effectExtent l="0" t="0" r="0" b="0"/>
            <wp:docPr id="164116233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2337" name="Imagen 1" descr="Diagrama&#10;&#10;El contenido generado por IA puede ser incorrecto."/>
                    <pic:cNvPicPr/>
                  </pic:nvPicPr>
                  <pic:blipFill>
                    <a:blip r:embed="rId25"/>
                    <a:stretch>
                      <a:fillRect/>
                    </a:stretch>
                  </pic:blipFill>
                  <pic:spPr>
                    <a:xfrm>
                      <a:off x="0" y="0"/>
                      <a:ext cx="4279601" cy="3291094"/>
                    </a:xfrm>
                    <a:prstGeom prst="rect">
                      <a:avLst/>
                    </a:prstGeom>
                  </pic:spPr>
                </pic:pic>
              </a:graphicData>
            </a:graphic>
          </wp:inline>
        </w:drawing>
      </w:r>
    </w:p>
    <w:p w14:paraId="6521359C" w14:textId="77777777" w:rsidR="00BC50FD" w:rsidRPr="00B53339" w:rsidRDefault="00BC50FD" w:rsidP="00BC50FD">
      <w:pPr>
        <w:pStyle w:val="Descripcin"/>
        <w:spacing w:before="240" w:after="240" w:line="480" w:lineRule="auto"/>
        <w:jc w:val="both"/>
        <w:rPr>
          <w:rFonts w:ascii="Arial" w:hAnsi="Arial" w:cs="Arial"/>
          <w:i/>
          <w:iCs/>
          <w:noProof/>
        </w:rPr>
      </w:pPr>
      <w:bookmarkStart w:id="26" w:name="_Toc219987449"/>
      <w:bookmarkStart w:id="27" w:name="_Toc219898321"/>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26"/>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bookmarkEnd w:id="27"/>
    <w:p w14:paraId="513C718A" w14:textId="77777777" w:rsidR="00BC50FD" w:rsidRPr="00B53339" w:rsidRDefault="00BC50FD" w:rsidP="00BC50FD">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16DC9546"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módulo de asignaciones y programación constituye el núcleo operativo del sistema, donde se coordinan todos los recursos (estudiantes, instructores, vehículos) para la ejecución de clases prácticas; el personal administrativo puede programar clases prácticas asignando un instructor específico a un estudiante, seleccionando un vehículo disponible y definiendo fecha y hora.</w:t>
      </w:r>
    </w:p>
    <w:p w14:paraId="2757659D"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lastRenderedPageBreak/>
        <w:t>El sistema valida automáticamente la disponibilidad de todos los recursos antes de confirmar la asignación, verificando que el instructor no tenga otra clase programada a la misma hora, que el vehículo no esté asignado o en mantenimiento, y que el estudiante no tenga conflictos de horario, una vez confirmada la asignación, el sistema envía notificaciones por correo electrónico tanto al estudiante como al instructor con los detalles de la clase.</w:t>
      </w:r>
    </w:p>
    <w:p w14:paraId="5EE200F0"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1F4AED47" w14:textId="77777777" w:rsidR="00BC50FD" w:rsidRPr="00B53339" w:rsidRDefault="00BC50FD" w:rsidP="00BC50FD">
      <w:pPr>
        <w:spacing w:before="240" w:after="240" w:line="480" w:lineRule="auto"/>
        <w:jc w:val="both"/>
        <w:rPr>
          <w:rFonts w:ascii="Arial" w:hAnsi="Arial" w:cs="Arial"/>
          <w:noProof/>
        </w:rPr>
      </w:pPr>
      <w:r w:rsidRPr="00B53339">
        <w:rPr>
          <w:rFonts w:ascii="Arial" w:hAnsi="Arial" w:cs="Arial"/>
          <w:noProof/>
        </w:rPr>
        <w:drawing>
          <wp:inline distT="0" distB="0" distL="0" distR="0" wp14:anchorId="20CFC727" wp14:editId="5E17E52E">
            <wp:extent cx="4169229" cy="3291255"/>
            <wp:effectExtent l="0" t="0" r="3175" b="4445"/>
            <wp:docPr id="70817040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70409" name="Imagen 1" descr="Diagrama&#10;&#10;El contenido generado por IA puede ser incorrecto."/>
                    <pic:cNvPicPr/>
                  </pic:nvPicPr>
                  <pic:blipFill>
                    <a:blip r:embed="rId26"/>
                    <a:stretch>
                      <a:fillRect/>
                    </a:stretch>
                  </pic:blipFill>
                  <pic:spPr>
                    <a:xfrm>
                      <a:off x="0" y="0"/>
                      <a:ext cx="4174523" cy="3295434"/>
                    </a:xfrm>
                    <a:prstGeom prst="rect">
                      <a:avLst/>
                    </a:prstGeom>
                  </pic:spPr>
                </pic:pic>
              </a:graphicData>
            </a:graphic>
          </wp:inline>
        </w:drawing>
      </w:r>
    </w:p>
    <w:p w14:paraId="187D7A76" w14:textId="77777777" w:rsidR="00BC50FD" w:rsidRPr="00B53339" w:rsidRDefault="00BC50FD" w:rsidP="00BC50FD">
      <w:pPr>
        <w:pStyle w:val="Descripcin"/>
        <w:spacing w:before="240" w:after="240" w:line="480" w:lineRule="auto"/>
        <w:jc w:val="both"/>
        <w:rPr>
          <w:rFonts w:ascii="Arial" w:hAnsi="Arial" w:cs="Arial"/>
          <w:i/>
          <w:iCs/>
          <w:noProof/>
        </w:rPr>
      </w:pPr>
      <w:bookmarkStart w:id="28" w:name="_Toc219987450"/>
      <w:bookmarkStart w:id="29" w:name="_Toc219898322"/>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28"/>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bookmarkEnd w:id="29"/>
    <w:p w14:paraId="2D851194"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Módulo de cobros y </w:t>
      </w:r>
      <w:r w:rsidRPr="00B53339">
        <w:rPr>
          <w:rFonts w:ascii="Arial" w:hAnsi="Arial" w:cs="Arial"/>
          <w:b/>
          <w:noProof/>
        </w:rPr>
        <w:t>manejo financiero</w:t>
      </w:r>
    </w:p>
    <w:p w14:paraId="6500370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Por otra parte, el Módulo de Cobros y manejo Financiero permite al Personal Administrativo coordina todos los aspectos financieros relacionados con los estudiantes, en este módulo, el personal puede registrar pagos realizados por estudiantes especificando el concepto (matrícula, mensualidad, clases adicionales), método de pago (efectivo, transferencia, tarjeta) y monto.</w:t>
      </w:r>
    </w:p>
    <w:p w14:paraId="544AEBD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El sistema actualiza automáticamente el estado de cuenta del estudiante, calculando saldos pendientes y permitiendo pagos parciales, al registrar un pago, el sistema genera un comprobante interno y, de manera asíncrona</w:t>
      </w:r>
    </w:p>
    <w:p w14:paraId="59468613" w14:textId="77777777" w:rsidR="00B53339" w:rsidRPr="00B53339" w:rsidRDefault="00B53339" w:rsidP="00B53339">
      <w:pPr>
        <w:spacing w:before="240" w:after="240" w:line="480" w:lineRule="auto"/>
        <w:jc w:val="both"/>
        <w:rPr>
          <w:rFonts w:ascii="Arial" w:hAnsi="Arial" w:cs="Arial"/>
          <w:noProof/>
          <w:u w:val="single"/>
        </w:rPr>
      </w:pPr>
      <w:r w:rsidRPr="00B53339">
        <w:rPr>
          <w:rFonts w:ascii="Arial" w:hAnsi="Arial" w:cs="Arial"/>
          <w:noProof/>
        </w:rPr>
        <w:t>El diagrama de casos de uso que se muestra a continuación se descompone y detalla las funciones de un componente del sistema, este proporciona claridad para un diseño detallado.</w:t>
      </w:r>
    </w:p>
    <w:p w14:paraId="0192611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EDF1313" wp14:editId="7EEBA61A">
            <wp:extent cx="5759450" cy="4600575"/>
            <wp:effectExtent l="0" t="0" r="0" b="9525"/>
            <wp:docPr id="205525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5028" name=""/>
                    <pic:cNvPicPr/>
                  </pic:nvPicPr>
                  <pic:blipFill>
                    <a:blip r:embed="rId27"/>
                    <a:stretch>
                      <a:fillRect/>
                    </a:stretch>
                  </pic:blipFill>
                  <pic:spPr>
                    <a:xfrm>
                      <a:off x="0" y="0"/>
                      <a:ext cx="5759450" cy="4600575"/>
                    </a:xfrm>
                    <a:prstGeom prst="rect">
                      <a:avLst/>
                    </a:prstGeom>
                  </pic:spPr>
                </pic:pic>
              </a:graphicData>
            </a:graphic>
          </wp:inline>
        </w:drawing>
      </w:r>
    </w:p>
    <w:p w14:paraId="67A48A0C" w14:textId="77777777" w:rsidR="00B53339" w:rsidRPr="00B53339" w:rsidRDefault="00B53339" w:rsidP="00B53339">
      <w:pPr>
        <w:pStyle w:val="Descripcin"/>
        <w:spacing w:before="240" w:after="240" w:line="480" w:lineRule="auto"/>
        <w:jc w:val="both"/>
        <w:rPr>
          <w:rFonts w:ascii="Arial" w:hAnsi="Arial" w:cs="Arial"/>
          <w:i/>
          <w:iCs/>
          <w:noProof/>
        </w:rPr>
      </w:pPr>
      <w:bookmarkStart w:id="30" w:name="_Toc219987451"/>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0"/>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2E50D982" w14:textId="77777777" w:rsidR="00B53339" w:rsidRPr="00B53339" w:rsidRDefault="00B53339" w:rsidP="00B53339">
      <w:pPr>
        <w:spacing w:before="240" w:after="240" w:line="480" w:lineRule="auto"/>
        <w:jc w:val="both"/>
        <w:rPr>
          <w:rFonts w:ascii="Arial" w:hAnsi="Arial" w:cs="Arial"/>
          <w:noProof/>
        </w:rPr>
      </w:pPr>
    </w:p>
    <w:p w14:paraId="6EB52BC9"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375DBCE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Reportes y Analítica está diseñado para proporcionar información consolidada y visualizaciones que apoyen la toma de decisiones estratégicas y operativas; el Personal </w:t>
      </w:r>
      <w:r w:rsidRPr="00B53339">
        <w:rPr>
          <w:rFonts w:ascii="Arial" w:hAnsi="Arial" w:cs="Arial"/>
          <w:noProof/>
        </w:rPr>
        <w:lastRenderedPageBreak/>
        <w:t>Administrativo y el Administrador pueden generar diversos tipos de reportes según sus requerimientos.</w:t>
      </w:r>
    </w:p>
    <w:p w14:paraId="2223A4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operativos incluyen: reporte de estudiantes activos, matriculados o graduados por período; reporte de instructores con su carga horaria y disponibilidad; reporte de vehículos con estado de flota, mantenimientos y uso; y reporte de asignaciones con estadísticas de ocupación de recursos, los reportes financieros abarcan: ingresos por período, cuentas por cobrar, estado de cuenta por estudiante, y análisis de morosidad.</w:t>
      </w:r>
    </w:p>
    <w:p w14:paraId="4C756A7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4F8240F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31502A5C" wp14:editId="6B75C916">
            <wp:extent cx="4064481" cy="3850278"/>
            <wp:effectExtent l="0" t="0" r="0" b="0"/>
            <wp:docPr id="190468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81908" name=""/>
                    <pic:cNvPicPr/>
                  </pic:nvPicPr>
                  <pic:blipFill>
                    <a:blip r:embed="rId28"/>
                    <a:stretch>
                      <a:fillRect/>
                    </a:stretch>
                  </pic:blipFill>
                  <pic:spPr>
                    <a:xfrm>
                      <a:off x="0" y="0"/>
                      <a:ext cx="4075580" cy="3860792"/>
                    </a:xfrm>
                    <a:prstGeom prst="rect">
                      <a:avLst/>
                    </a:prstGeom>
                  </pic:spPr>
                </pic:pic>
              </a:graphicData>
            </a:graphic>
          </wp:inline>
        </w:drawing>
      </w:r>
    </w:p>
    <w:p w14:paraId="5302B5CB" w14:textId="77777777" w:rsidR="00B53339" w:rsidRPr="00B53339" w:rsidRDefault="00B53339" w:rsidP="00B53339">
      <w:pPr>
        <w:pStyle w:val="Descripcin"/>
        <w:spacing w:before="240" w:after="240" w:line="480" w:lineRule="auto"/>
        <w:jc w:val="both"/>
        <w:rPr>
          <w:rFonts w:ascii="Arial" w:hAnsi="Arial" w:cs="Arial"/>
          <w:i/>
          <w:iCs/>
          <w:noProof/>
        </w:rPr>
      </w:pPr>
      <w:bookmarkStart w:id="31" w:name="_Toc219987452"/>
      <w:bookmarkStart w:id="32" w:name="_Toc219898324"/>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1"/>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bookmarkEnd w:id="32"/>
    <w:p w14:paraId="2A050ED4" w14:textId="77777777" w:rsidR="00B53339" w:rsidRPr="00B53339" w:rsidRDefault="00B53339" w:rsidP="00B53339">
      <w:pPr>
        <w:spacing w:before="240" w:after="240" w:line="480" w:lineRule="auto"/>
        <w:jc w:val="both"/>
        <w:rPr>
          <w:rFonts w:ascii="Arial" w:hAnsi="Arial" w:cs="Arial"/>
          <w:noProof/>
        </w:rPr>
      </w:pPr>
    </w:p>
    <w:p w14:paraId="1F16ABF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43CEF69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t>Finalmente, el Módulo de Notificaciones opera de manera transversal a todos los demás módulos, asegurando que los usuarios reciban alertas oportunas sobre eventos importantes del sistema, este envía automáticamente notificaciones por correo electrónico en diversos escenarios: confirmación de matrícula al registrar un nuevo estudiante; notificación de asignación de clase al programar clases prácticas (enviada a instructor y estudiante); confirmación de pago registrado; alertas de vencimiento de documentos vehiculares (SOAT, revisión técnica); recordatorios de mantenimientos programados; y alertas de pagos pendientes.</w:t>
      </w:r>
    </w:p>
    <w:p w14:paraId="75D802D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casos de uso que se muestra a continuación, descompone y detalla las funciones de un componente del sistema, este proporciona claridad para un diseño detallado.</w:t>
      </w:r>
    </w:p>
    <w:p w14:paraId="7AF193B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0B03DA4" wp14:editId="24397EBE">
            <wp:extent cx="4934657" cy="3777434"/>
            <wp:effectExtent l="0" t="0" r="0" b="0"/>
            <wp:docPr id="1628437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7102" name=""/>
                    <pic:cNvPicPr/>
                  </pic:nvPicPr>
                  <pic:blipFill>
                    <a:blip r:embed="rId29"/>
                    <a:stretch>
                      <a:fillRect/>
                    </a:stretch>
                  </pic:blipFill>
                  <pic:spPr>
                    <a:xfrm>
                      <a:off x="0" y="0"/>
                      <a:ext cx="4942820" cy="3783683"/>
                    </a:xfrm>
                    <a:prstGeom prst="rect">
                      <a:avLst/>
                    </a:prstGeom>
                  </pic:spPr>
                </pic:pic>
              </a:graphicData>
            </a:graphic>
          </wp:inline>
        </w:drawing>
      </w:r>
    </w:p>
    <w:p w14:paraId="20BDF5A8" w14:textId="77777777" w:rsidR="00B53339" w:rsidRPr="00B53339" w:rsidRDefault="00B53339" w:rsidP="00B53339">
      <w:pPr>
        <w:pStyle w:val="Descripcin"/>
        <w:spacing w:before="240" w:after="240" w:line="480" w:lineRule="auto"/>
        <w:jc w:val="both"/>
        <w:rPr>
          <w:rFonts w:ascii="Arial" w:hAnsi="Arial" w:cs="Arial"/>
          <w:i/>
          <w:iCs/>
          <w:noProof/>
        </w:rPr>
      </w:pPr>
      <w:bookmarkStart w:id="33" w:name="_Toc219987453"/>
      <w:bookmarkStart w:id="34" w:name="_Toc219898325"/>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3"/>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bookmarkEnd w:id="34"/>
    <w:p w14:paraId="3285FDD5" w14:textId="77777777" w:rsidR="00B53339" w:rsidRPr="00B53339" w:rsidRDefault="00B53339" w:rsidP="00B53339">
      <w:pPr>
        <w:spacing w:before="240" w:after="240" w:line="480" w:lineRule="auto"/>
        <w:jc w:val="both"/>
        <w:rPr>
          <w:rFonts w:ascii="Arial" w:hAnsi="Arial" w:cs="Arial"/>
          <w:noProof/>
        </w:rPr>
      </w:pPr>
    </w:p>
    <w:p w14:paraId="5967990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7665F09D"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lastRenderedPageBreak/>
        <w:t>Modelo de procesos de caso de uso</w:t>
      </w:r>
    </w:p>
    <w:p w14:paraId="3FCC9FC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Cada módulo del sistema se describe mediante un modelo de procesos que detalla de forma secuencial las actividades necesarias para completar cada caso de uso; estos modelos representan las interacciones entre los actores y el sistema, las validaciones automáticas y los puntos de decisión relevantes.</w:t>
      </w:r>
    </w:p>
    <w:p w14:paraId="281AB97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objetivo principal de estos modelos es asegurar que los flujos operativos sean claros, consistentes y fácilmente replicables, permitiendo comprender cómo se ejecutan los procesos desde el inicio hasta su finalización dentro del sistema.</w:t>
      </w:r>
    </w:p>
    <w:p w14:paraId="2449BCBC"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autenticación y usuarios</w:t>
      </w:r>
    </w:p>
    <w:p w14:paraId="3BDA3C1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inicia cuando un usuario accede a la web responsive e ingresa sus credenciales, el sistema valida los campos y envía la información al microservicio de autenticación, que verifica la validez de los datos y el estado del usuario; en caso de errores consecutivos, se activa un bloqueo temporal y se envía una alerta de seguridad. Si la validación es correcta, se genera un token JWT con los datos del usuario y su rol, permitiendo el acceso por un tiempo definido.</w:t>
      </w:r>
    </w:p>
    <w:p w14:paraId="3E40C069"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autenticado, el sistema registra el acceso y redirige al usuario al panel correspondiente según su perfil, adicionalmente, el flujo contempla la recuperación de contraseña mediante un enlace temporal enviado por correo, asegurando requisitos mínimos de seguridad y trazabilidad de los intentos de acceso.</w:t>
      </w:r>
    </w:p>
    <w:p w14:paraId="5522458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1ED112A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4CC00169" wp14:editId="7D02F06F">
            <wp:extent cx="5759450" cy="3342005"/>
            <wp:effectExtent l="0" t="0" r="0" b="0"/>
            <wp:docPr id="19365143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9450" cy="3342005"/>
                    </a:xfrm>
                    <a:prstGeom prst="rect">
                      <a:avLst/>
                    </a:prstGeom>
                    <a:noFill/>
                    <a:ln>
                      <a:noFill/>
                    </a:ln>
                  </pic:spPr>
                </pic:pic>
              </a:graphicData>
            </a:graphic>
          </wp:inline>
        </w:drawing>
      </w:r>
    </w:p>
    <w:p w14:paraId="2C24DCEA" w14:textId="1BB4C8C8" w:rsidR="00B53339" w:rsidRPr="00B53339" w:rsidRDefault="00B53339" w:rsidP="00B53339">
      <w:pPr>
        <w:pStyle w:val="Descripcin"/>
        <w:spacing w:before="240" w:after="240" w:line="480" w:lineRule="auto"/>
        <w:jc w:val="both"/>
        <w:rPr>
          <w:rFonts w:ascii="Arial" w:hAnsi="Arial" w:cs="Arial"/>
          <w:i/>
          <w:iCs/>
          <w:noProof/>
        </w:rPr>
      </w:pPr>
      <w:bookmarkStart w:id="35" w:name="_Toc219987454"/>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5"/>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1D3BD041"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estudiantes</w:t>
      </w:r>
    </w:p>
    <w:p w14:paraId="1AB11FE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proceso de matrícula se inicia cuando el personal autorizado registra la información personal del estudiante, valida la unicidad de la cédula y adjunta la documentación requerida; posteriormente, se selecciona un plan de pago y se confirma la matrícula, generando un código único y almacenando la información en el sistema.</w:t>
      </w:r>
    </w:p>
    <w:p w14:paraId="18210BE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matrícula, el estudiante puede acceder a su portal para consultar su avance académico, visualizar horas cumplidas y pendientes, y conocer su estado académico, cuando se completan todos los requisitos, el sistema habilita la descarga de un reporte de finalización.</w:t>
      </w:r>
    </w:p>
    <w:p w14:paraId="46D163F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9F5FC6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74CEC39D" wp14:editId="3B335074">
            <wp:extent cx="5759450" cy="3785235"/>
            <wp:effectExtent l="0" t="0" r="0" b="5715"/>
            <wp:docPr id="16574808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9450" cy="3785235"/>
                    </a:xfrm>
                    <a:prstGeom prst="rect">
                      <a:avLst/>
                    </a:prstGeom>
                    <a:noFill/>
                    <a:ln>
                      <a:noFill/>
                    </a:ln>
                  </pic:spPr>
                </pic:pic>
              </a:graphicData>
            </a:graphic>
          </wp:inline>
        </w:drawing>
      </w:r>
    </w:p>
    <w:p w14:paraId="60D645D8" w14:textId="62FB2534" w:rsidR="00B53339" w:rsidRPr="00B53339" w:rsidRDefault="00B53339" w:rsidP="00B53339">
      <w:pPr>
        <w:pStyle w:val="Descripcin"/>
        <w:spacing w:before="240" w:after="240" w:line="480" w:lineRule="auto"/>
        <w:jc w:val="both"/>
        <w:rPr>
          <w:rFonts w:ascii="Arial" w:hAnsi="Arial" w:cs="Arial"/>
          <w:i/>
          <w:iCs/>
          <w:noProof/>
        </w:rPr>
      </w:pPr>
      <w:bookmarkStart w:id="36" w:name="_Toc219987455"/>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6"/>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174252F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asignaciones y programación</w:t>
      </w:r>
    </w:p>
    <w:p w14:paraId="6675FCB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programación de clases prácticas inicia con la selección de fecha y hora en un calendario, el sistema valida de forma secuencial la disponibilidad del estudiante, instructor y vehículo, verificando pagos al día, horarios libres y condiciones operativas de los recursos.</w:t>
      </w:r>
    </w:p>
    <w:p w14:paraId="576BCAC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Una vez confirmados los recursos, el sistema registra la clase, asigna un código único y envía notificaciones automáticas a los involucrados, los instructores pueden consultar su calendario personal y registrar observaciones sobre el desempeño del estudiante, las cuales se almacenan como parte de su historial académico.</w:t>
      </w:r>
    </w:p>
    <w:p w14:paraId="5D4FCC4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595D77C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3AA233B4" wp14:editId="7BA657C1">
            <wp:extent cx="5759450" cy="4210050"/>
            <wp:effectExtent l="0" t="0" r="0" b="0"/>
            <wp:docPr id="3926407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9450" cy="4210050"/>
                    </a:xfrm>
                    <a:prstGeom prst="rect">
                      <a:avLst/>
                    </a:prstGeom>
                    <a:noFill/>
                    <a:ln>
                      <a:noFill/>
                    </a:ln>
                  </pic:spPr>
                </pic:pic>
              </a:graphicData>
            </a:graphic>
          </wp:inline>
        </w:drawing>
      </w:r>
    </w:p>
    <w:p w14:paraId="71C98E12" w14:textId="77777777" w:rsidR="00B53339" w:rsidRPr="00B53339" w:rsidRDefault="00B53339" w:rsidP="00B53339">
      <w:pPr>
        <w:pStyle w:val="Descripcin"/>
        <w:spacing w:before="240" w:after="240" w:line="480" w:lineRule="auto"/>
        <w:jc w:val="both"/>
        <w:rPr>
          <w:rFonts w:ascii="Arial" w:hAnsi="Arial" w:cs="Arial"/>
          <w:b/>
          <w:i/>
          <w:iCs/>
          <w:noProof/>
        </w:rPr>
      </w:pPr>
      <w:bookmarkStart w:id="37" w:name="_Toc219987456"/>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7"/>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5C5C34E2" w14:textId="77777777" w:rsidR="00B53339" w:rsidRPr="00B53339" w:rsidRDefault="00B53339" w:rsidP="00B53339">
      <w:pPr>
        <w:spacing w:before="240" w:after="240" w:line="480" w:lineRule="auto"/>
        <w:jc w:val="both"/>
        <w:rPr>
          <w:rFonts w:ascii="Arial" w:hAnsi="Arial" w:cs="Arial"/>
          <w:b/>
          <w:bCs/>
          <w:noProof/>
        </w:rPr>
      </w:pPr>
    </w:p>
    <w:p w14:paraId="5865B51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cobros</w:t>
      </w:r>
    </w:p>
    <w:p w14:paraId="50E212C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registro de pagos comienza con la búsqueda del estudiante y la visualización de su estado de cuenta; el personal autorizado selecciona el concepto a pagar, ingresa los datos de la transacción y el sistema valida montos, permitiendo pagos totales o parciales.</w:t>
      </w:r>
    </w:p>
    <w:p w14:paraId="0BF6E55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Tras la confirmación, el sistema registra el pago, actualiza los saldos y genera un comprobante; se notifica al estudiante, quien puede consultar y descargar sus comprobantes desde el portal.</w:t>
      </w:r>
    </w:p>
    <w:p w14:paraId="19C9D37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EC1416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mc:AlternateContent>
          <mc:Choice Requires="wps">
            <w:drawing>
              <wp:anchor distT="0" distB="0" distL="114300" distR="114300" simplePos="0" relativeHeight="251658241" behindDoc="0" locked="0" layoutInCell="1" allowOverlap="1" wp14:anchorId="37817F60" wp14:editId="7E004DE1">
                <wp:simplePos x="0" y="0"/>
                <wp:positionH relativeFrom="column">
                  <wp:posOffset>5049693</wp:posOffset>
                </wp:positionH>
                <wp:positionV relativeFrom="paragraph">
                  <wp:posOffset>3569392</wp:posOffset>
                </wp:positionV>
                <wp:extent cx="270164" cy="263237"/>
                <wp:effectExtent l="0" t="0" r="15875" b="22860"/>
                <wp:wrapNone/>
                <wp:docPr id="2043351903" name="Elipse 4"/>
                <wp:cNvGraphicFramePr/>
                <a:graphic xmlns:a="http://schemas.openxmlformats.org/drawingml/2006/main">
                  <a:graphicData uri="http://schemas.microsoft.com/office/word/2010/wordprocessingShape">
                    <wps:wsp>
                      <wps:cNvSpPr/>
                      <wps:spPr>
                        <a:xfrm>
                          <a:off x="0" y="0"/>
                          <a:ext cx="270164" cy="263237"/>
                        </a:xfrm>
                        <a:prstGeom prst="ellips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7590AA85">
              <v:oval id="Elipse 4" style="position:absolute;margin-left:397.6pt;margin-top:281.05pt;width:21.25pt;height:20.7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c0504d [3205]" strokeweight="2pt" w14:anchorId="40A42A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"/>
            </w:pict>
          </mc:Fallback>
        </mc:AlternateContent>
      </w:r>
      <w:r w:rsidRPr="00B53339">
        <w:rPr>
          <w:rFonts w:ascii="Arial" w:hAnsi="Arial" w:cs="Arial"/>
          <w:noProof/>
        </w:rPr>
        <mc:AlternateContent>
          <mc:Choice Requires="wps">
            <w:drawing>
              <wp:anchor distT="0" distB="0" distL="114300" distR="114300" simplePos="0" relativeHeight="251658240" behindDoc="0" locked="0" layoutInCell="1" allowOverlap="1" wp14:anchorId="6CB89FEE" wp14:editId="01DC5C95">
                <wp:simplePos x="0" y="0"/>
                <wp:positionH relativeFrom="column">
                  <wp:posOffset>4849206</wp:posOffset>
                </wp:positionH>
                <wp:positionV relativeFrom="paragraph">
                  <wp:posOffset>3486843</wp:posOffset>
                </wp:positionV>
                <wp:extent cx="879764" cy="450272"/>
                <wp:effectExtent l="0" t="0" r="15875" b="26035"/>
                <wp:wrapNone/>
                <wp:docPr id="455554699" name="Rectángulo 3"/>
                <wp:cNvGraphicFramePr/>
                <a:graphic xmlns:a="http://schemas.openxmlformats.org/drawingml/2006/main">
                  <a:graphicData uri="http://schemas.microsoft.com/office/word/2010/wordprocessingShape">
                    <wps:wsp>
                      <wps:cNvSpPr/>
                      <wps:spPr>
                        <a:xfrm>
                          <a:off x="0" y="0"/>
                          <a:ext cx="879764" cy="450272"/>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k="http://schemas.microsoft.com/office/drawing/2018/sketchyshapes" xmlns:arto="http://schemas.microsoft.com/office/word/2006/arto">
            <w:pict w14:anchorId="3D284339">
              <v:rect id="Rectángulo 3" style="position:absolute;margin-left:381.85pt;margin-top:274.55pt;width:69.25pt;height:35.4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white [3212]" strokeweight="2pt" w14:anchorId="43792F9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"/>
            </w:pict>
          </mc:Fallback>
        </mc:AlternateContent>
      </w:r>
      <w:r w:rsidRPr="00B53339">
        <w:rPr>
          <w:rFonts w:ascii="Arial" w:hAnsi="Arial" w:cs="Arial"/>
          <w:noProof/>
        </w:rPr>
        <w:drawing>
          <wp:inline distT="0" distB="0" distL="0" distR="0" wp14:anchorId="7DD881FD" wp14:editId="75FFBA26">
            <wp:extent cx="5759450" cy="4035425"/>
            <wp:effectExtent l="0" t="0" r="0" b="3175"/>
            <wp:docPr id="14428892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9450" cy="4035425"/>
                    </a:xfrm>
                    <a:prstGeom prst="rect">
                      <a:avLst/>
                    </a:prstGeom>
                    <a:noFill/>
                    <a:ln>
                      <a:noFill/>
                    </a:ln>
                  </pic:spPr>
                </pic:pic>
              </a:graphicData>
            </a:graphic>
          </wp:inline>
        </w:drawing>
      </w:r>
    </w:p>
    <w:p w14:paraId="06F81FB0" w14:textId="77777777" w:rsidR="00B53339" w:rsidRPr="00B53339" w:rsidRDefault="00B53339" w:rsidP="00B53339">
      <w:pPr>
        <w:pStyle w:val="Descripcin"/>
        <w:spacing w:before="240" w:after="240" w:line="480" w:lineRule="auto"/>
        <w:jc w:val="both"/>
        <w:rPr>
          <w:rFonts w:ascii="Arial" w:hAnsi="Arial" w:cs="Arial"/>
          <w:i/>
          <w:iCs/>
          <w:noProof/>
        </w:rPr>
      </w:pPr>
      <w:bookmarkStart w:id="38" w:name="_Toc219987457"/>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8"/>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77E446D3"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 y analítica</w:t>
      </w:r>
    </w:p>
    <w:p w14:paraId="0B7E0D1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La generación de reportes se inicia cuando el usuario selecciona el tipo de reporte y define filtros como rangos de fechas, estados y categorías, el sistema consolida información proveniente de distintos microservicios y calcula métricas relevantes según los criterios definidos.</w:t>
      </w:r>
    </w:p>
    <w:p w14:paraId="7DC89EF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Los reportes pueden visualizarse en pantalla o exportarse en formatos PDF o Excel; además, el sistema ofrece un panel ejecutivo con indicadores clave que se actualizan periódicamente, proporcionando una visión consolidada del estado operativo.</w:t>
      </w:r>
    </w:p>
    <w:p w14:paraId="1488513D"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4CA1586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E9542A8" wp14:editId="6F2B14CC">
            <wp:extent cx="5759450" cy="2595880"/>
            <wp:effectExtent l="0" t="0" r="0" b="0"/>
            <wp:docPr id="5013782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9450" cy="2595880"/>
                    </a:xfrm>
                    <a:prstGeom prst="rect">
                      <a:avLst/>
                    </a:prstGeom>
                    <a:noFill/>
                    <a:ln>
                      <a:noFill/>
                    </a:ln>
                  </pic:spPr>
                </pic:pic>
              </a:graphicData>
            </a:graphic>
          </wp:inline>
        </w:drawing>
      </w:r>
    </w:p>
    <w:p w14:paraId="64C9D0BE" w14:textId="77777777" w:rsidR="00B53339" w:rsidRPr="00B53339" w:rsidRDefault="00B53339" w:rsidP="00B53339">
      <w:pPr>
        <w:pStyle w:val="Descripcin"/>
        <w:spacing w:before="240" w:after="240" w:line="480" w:lineRule="auto"/>
        <w:jc w:val="both"/>
        <w:rPr>
          <w:rFonts w:ascii="Arial" w:hAnsi="Arial" w:cs="Arial"/>
          <w:i/>
          <w:iCs/>
          <w:noProof/>
        </w:rPr>
      </w:pPr>
      <w:bookmarkStart w:id="39" w:name="_Toc219987458"/>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39"/>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1: Ishikawa - Causas de la ineficiencia en el control administrativo y financiero en escuelas de conducción</w:t>
      </w:r>
    </w:p>
    <w:p w14:paraId="2D59FAFE" w14:textId="77777777" w:rsidR="00B53339" w:rsidRPr="00B53339" w:rsidRDefault="00B53339" w:rsidP="00B53339">
      <w:pPr>
        <w:spacing w:before="240" w:after="240" w:line="480" w:lineRule="auto"/>
        <w:jc w:val="both"/>
        <w:rPr>
          <w:rFonts w:ascii="Arial" w:hAnsi="Arial" w:cs="Arial"/>
          <w:noProof/>
        </w:rPr>
      </w:pPr>
    </w:p>
    <w:p w14:paraId="6FFEA050"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notificaciones</w:t>
      </w:r>
    </w:p>
    <w:p w14:paraId="1659063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módulo funciona de forma transversal mediante eventos asincrónicos. Cuando ocurren acciones relevantes como matrículas, programación de clases o pagos, el sistema genera notificaciones automáticas enviadas por correo electrónico a los usuarios correspondientes.</w:t>
      </w:r>
    </w:p>
    <w:p w14:paraId="704F334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También se contemplan notificaciones programadas, alertas por vencimientos y envíos masivos personalizados, todos los envíos quedan registrados con su estado, permitiendo reintentos automáticos y control sobre la entrega de los mensajes.</w:t>
      </w:r>
    </w:p>
    <w:p w14:paraId="296F34D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Este diagrama de proceso ilustra el sistema de notificaciones distribuido en seis capas: Instructor/Sistema, Tema de Locaciones, Validación de Notificaciones, Proveedor de SMTP, Guardado de Historial y Email/Sist. En Aplicación.</w:t>
      </w:r>
    </w:p>
    <w:p w14:paraId="2A49D98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 xml:space="preserve">El módulo de validación consume estos eventos, procesa las solicitudes, identifica el tipo de notificación, obtiene la plantilla HTML y extrae los datos correspondientes. Construye un mensaje personalizado y valida si se adjuntan archivos adicionales; si es así, genera un PDF </w:t>
      </w:r>
      <w:r w:rsidRPr="00B53339">
        <w:rPr>
          <w:rFonts w:ascii="Arial" w:hAnsi="Arial" w:cs="Arial"/>
          <w:noProof/>
        </w:rPr>
        <w:lastRenderedPageBreak/>
        <w:t>como archivo adjunto. Prepara los datos finales (destinatario, asunto) y utiliza el proveedor SMTP para enviar el correo electrónico.</w:t>
      </w:r>
    </w:p>
    <w:p w14:paraId="6E2A81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diagrama de actividades BPMN que se muestra a continuación, modela el flujo de trabajo y la secuencia de actividades de un proceso de negocio específico.</w:t>
      </w:r>
    </w:p>
    <w:p w14:paraId="6FB728EC"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62C9DA5B" wp14:editId="74CAC5D3">
            <wp:extent cx="5759450" cy="3980815"/>
            <wp:effectExtent l="0" t="0" r="0" b="635"/>
            <wp:docPr id="3418747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980815"/>
                    </a:xfrm>
                    <a:prstGeom prst="rect">
                      <a:avLst/>
                    </a:prstGeom>
                    <a:noFill/>
                    <a:ln>
                      <a:noFill/>
                    </a:ln>
                  </pic:spPr>
                </pic:pic>
              </a:graphicData>
            </a:graphic>
          </wp:inline>
        </w:drawing>
      </w:r>
    </w:p>
    <w:p w14:paraId="60A9D7B3" w14:textId="77777777" w:rsidR="00B53339" w:rsidRPr="00B53339" w:rsidRDefault="00B53339" w:rsidP="00B53339">
      <w:pPr>
        <w:pStyle w:val="Descripcin"/>
        <w:spacing w:before="240" w:after="240" w:line="480" w:lineRule="auto"/>
        <w:jc w:val="both"/>
        <w:rPr>
          <w:rFonts w:ascii="Arial" w:hAnsi="Arial" w:cs="Arial"/>
          <w:i/>
          <w:iCs/>
          <w:noProof/>
        </w:rPr>
      </w:pPr>
      <w:bookmarkStart w:id="40" w:name="_Toc219987459"/>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0"/>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6EC4D281" w14:textId="77777777" w:rsidR="00B53339" w:rsidRPr="00B53339" w:rsidRDefault="00B53339" w:rsidP="000B258D">
      <w:pPr>
        <w:numPr>
          <w:ilvl w:val="0"/>
          <w:numId w:val="23"/>
        </w:numPr>
        <w:spacing w:before="240" w:after="240" w:line="480" w:lineRule="auto"/>
        <w:jc w:val="both"/>
        <w:rPr>
          <w:rFonts w:ascii="Arial" w:hAnsi="Arial" w:cs="Arial"/>
          <w:b/>
          <w:bCs/>
          <w:noProof/>
        </w:rPr>
      </w:pPr>
      <w:r w:rsidRPr="00B53339">
        <w:rPr>
          <w:rFonts w:ascii="Arial" w:hAnsi="Arial" w:cs="Arial"/>
          <w:b/>
          <w:bCs/>
          <w:noProof/>
        </w:rPr>
        <w:t>Prototipo de media fidelidad</w:t>
      </w:r>
    </w:p>
    <w:p w14:paraId="0FCC8EF6"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Pantalla de login</w:t>
      </w:r>
    </w:p>
    <w:p w14:paraId="35951CA7"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autenticación (Todos los Usuarios):</w:t>
      </w:r>
    </w:p>
    <w:p w14:paraId="34790FB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Ingresar al sistema mediante usuario o correo electrónico y contraseña.</w:t>
      </w:r>
    </w:p>
    <w:p w14:paraId="235D4357"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Recuperar contraseña olvidada mediante enlace enviado al correo electrónico registrado.</w:t>
      </w:r>
    </w:p>
    <w:p w14:paraId="4BED223E"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lastRenderedPageBreak/>
        <w:t>Seleccionar opción "Recordar mis credenciales" para mantener la sesión activa.</w:t>
      </w:r>
    </w:p>
    <w:p w14:paraId="634782DB" w14:textId="77777777" w:rsidR="00B53339" w:rsidRPr="00B53339" w:rsidRDefault="00B53339" w:rsidP="000B258D">
      <w:pPr>
        <w:numPr>
          <w:ilvl w:val="0"/>
          <w:numId w:val="24"/>
        </w:numPr>
        <w:spacing w:before="240" w:after="240" w:line="480" w:lineRule="auto"/>
        <w:jc w:val="both"/>
        <w:rPr>
          <w:rFonts w:ascii="Arial" w:hAnsi="Arial" w:cs="Arial"/>
          <w:noProof/>
        </w:rPr>
      </w:pPr>
      <w:r w:rsidRPr="00B53339">
        <w:rPr>
          <w:rFonts w:ascii="Arial" w:hAnsi="Arial" w:cs="Arial"/>
          <w:noProof/>
        </w:rPr>
        <w:t>Acceder directamente como estudiante mediante enlace alternativo.</w:t>
      </w:r>
    </w:p>
    <w:p w14:paraId="4973FFB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02253E5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21417A8" wp14:editId="77DC4000">
            <wp:extent cx="4320000" cy="2810235"/>
            <wp:effectExtent l="0" t="0" r="4445" b="9525"/>
            <wp:docPr id="43541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1832" name=""/>
                    <pic:cNvPicPr/>
                  </pic:nvPicPr>
                  <pic:blipFill>
                    <a:blip r:embed="rId36"/>
                    <a:stretch>
                      <a:fillRect/>
                    </a:stretch>
                  </pic:blipFill>
                  <pic:spPr>
                    <a:xfrm>
                      <a:off x="0" y="0"/>
                      <a:ext cx="4320000" cy="2810235"/>
                    </a:xfrm>
                    <a:prstGeom prst="rect">
                      <a:avLst/>
                    </a:prstGeom>
                  </pic:spPr>
                </pic:pic>
              </a:graphicData>
            </a:graphic>
          </wp:inline>
        </w:drawing>
      </w:r>
    </w:p>
    <w:p w14:paraId="69D52795" w14:textId="77777777" w:rsidR="00B53339" w:rsidRPr="00B53339" w:rsidRDefault="00B53339" w:rsidP="00B53339">
      <w:pPr>
        <w:pStyle w:val="Descripcin"/>
        <w:spacing w:before="240" w:after="240" w:line="480" w:lineRule="auto"/>
        <w:jc w:val="both"/>
        <w:rPr>
          <w:rFonts w:ascii="Arial" w:hAnsi="Arial" w:cs="Arial"/>
          <w:i/>
          <w:iCs/>
          <w:noProof/>
        </w:rPr>
      </w:pPr>
      <w:bookmarkStart w:id="41" w:name="_Toc219987460"/>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1"/>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315C5DC4" w14:textId="77777777" w:rsidR="00B53339" w:rsidRPr="00B53339" w:rsidRDefault="00B53339" w:rsidP="00B53339">
      <w:pPr>
        <w:spacing w:before="240" w:after="240" w:line="480" w:lineRule="auto"/>
        <w:jc w:val="both"/>
        <w:rPr>
          <w:rFonts w:ascii="Arial" w:hAnsi="Arial" w:cs="Arial"/>
          <w:noProof/>
        </w:rPr>
      </w:pPr>
    </w:p>
    <w:p w14:paraId="3F86027E"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Dashboard principal</w:t>
      </w:r>
    </w:p>
    <w:p w14:paraId="131A70E5"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dashboard (Personal Administrativo):</w:t>
      </w:r>
    </w:p>
    <w:p w14:paraId="7869C1D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Visualizar indicadores clave de desempeño (KPIs) en tiempo real: estudiantes activos, clases programadas del día, vehículos disponibles e ingresos mensuales.</w:t>
      </w:r>
    </w:p>
    <w:p w14:paraId="0C3EBF09"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Consultar gráfico de actividad reciente con matrículas semanales.</w:t>
      </w:r>
    </w:p>
    <w:p w14:paraId="5E33730A"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Revisar alertas y notificaciones importantes del sistema sobre vencimientos, mantenimientos y actividades pendientes.</w:t>
      </w:r>
    </w:p>
    <w:p w14:paraId="76D13E5D"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lastRenderedPageBreak/>
        <w:t>Acceder rápidamente a funciones principales mediante botones de acciones: matricular estudiante, programar clase, registrar pago y generar reportes.</w:t>
      </w:r>
    </w:p>
    <w:p w14:paraId="54528007" w14:textId="77777777" w:rsidR="00B53339" w:rsidRPr="00B53339" w:rsidRDefault="00B53339" w:rsidP="000B258D">
      <w:pPr>
        <w:numPr>
          <w:ilvl w:val="0"/>
          <w:numId w:val="25"/>
        </w:numPr>
        <w:spacing w:before="240" w:after="240" w:line="480" w:lineRule="auto"/>
        <w:jc w:val="both"/>
        <w:rPr>
          <w:rFonts w:ascii="Arial" w:hAnsi="Arial" w:cs="Arial"/>
          <w:noProof/>
        </w:rPr>
      </w:pPr>
      <w:r w:rsidRPr="00B53339">
        <w:rPr>
          <w:rFonts w:ascii="Arial" w:hAnsi="Arial" w:cs="Arial"/>
          <w:noProof/>
        </w:rPr>
        <w:t>Navegar entre módulos del sistema mediante menú lateral.</w:t>
      </w:r>
    </w:p>
    <w:p w14:paraId="7C066B53"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D5046B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57903423" wp14:editId="522D1188">
            <wp:extent cx="4319301" cy="2747645"/>
            <wp:effectExtent l="0" t="0" r="5080" b="0"/>
            <wp:docPr id="1722292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2209" name=""/>
                    <pic:cNvPicPr/>
                  </pic:nvPicPr>
                  <pic:blipFill rotWithShape="1">
                    <a:blip r:embed="rId37"/>
                    <a:srcRect t="8559"/>
                    <a:stretch>
                      <a:fillRect/>
                    </a:stretch>
                  </pic:blipFill>
                  <pic:spPr bwMode="auto">
                    <a:xfrm>
                      <a:off x="0" y="0"/>
                      <a:ext cx="4320000" cy="2748089"/>
                    </a:xfrm>
                    <a:prstGeom prst="rect">
                      <a:avLst/>
                    </a:prstGeom>
                    <a:ln>
                      <a:noFill/>
                    </a:ln>
                    <a:extLst>
                      <a:ext uri="{53640926-AAD7-44D8-BBD7-CCE9431645EC}">
                        <a14:shadowObscured xmlns:a14="http://schemas.microsoft.com/office/drawing/2010/main"/>
                      </a:ext>
                    </a:extLst>
                  </pic:spPr>
                </pic:pic>
              </a:graphicData>
            </a:graphic>
          </wp:inline>
        </w:drawing>
      </w:r>
    </w:p>
    <w:p w14:paraId="2BB6969B" w14:textId="77777777" w:rsidR="00B53339" w:rsidRPr="00B53339" w:rsidRDefault="00B53339" w:rsidP="00B53339">
      <w:pPr>
        <w:pStyle w:val="Descripcin"/>
        <w:spacing w:before="240" w:after="240" w:line="480" w:lineRule="auto"/>
        <w:jc w:val="both"/>
        <w:rPr>
          <w:rFonts w:ascii="Arial" w:hAnsi="Arial" w:cs="Arial"/>
          <w:i/>
          <w:iCs/>
          <w:noProof/>
        </w:rPr>
      </w:pPr>
      <w:bookmarkStart w:id="42" w:name="_Toc219987461"/>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2"/>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16BC78E6" w14:textId="77777777" w:rsidR="00B53339" w:rsidRPr="00B53339" w:rsidRDefault="00B53339" w:rsidP="00B53339">
      <w:pPr>
        <w:spacing w:before="240" w:after="240" w:line="480" w:lineRule="auto"/>
        <w:jc w:val="both"/>
        <w:rPr>
          <w:rFonts w:ascii="Arial" w:hAnsi="Arial" w:cs="Arial"/>
          <w:noProof/>
        </w:rPr>
      </w:pPr>
    </w:p>
    <w:p w14:paraId="5776D90F"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Formulario de matrícula de estudiante</w:t>
      </w:r>
    </w:p>
    <w:p w14:paraId="0571F58F"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estudiantes (Personal Administrativo):</w:t>
      </w:r>
    </w:p>
    <w:p w14:paraId="7FE63202"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Matricular nuevo estudiante completando datos personales: cédula, nombres, apellidos, fecha de nacimiento, dirección, ciudad, teléfono y correo electrónico.</w:t>
      </w:r>
    </w:p>
    <w:p w14:paraId="3D19665F"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Seleccionar tipo de licencia a obtener y asignar estado inicial del estudiante.</w:t>
      </w:r>
    </w:p>
    <w:p w14:paraId="127916DE"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Cargar documentación requerida: copia de cédula, certificado médico y fotografía tamaño carnet.</w:t>
      </w:r>
    </w:p>
    <w:p w14:paraId="4A6EF9A5"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lastRenderedPageBreak/>
        <w:t>Seleccionar plan de pago entre las opciones disponibles: Plan Completo (teoría + práctica), Plan Práctico (solo práctica) o Plan Personalizado.</w:t>
      </w:r>
    </w:p>
    <w:p w14:paraId="1E6C1539"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Visualizar barra de progreso del proceso de matrícula en tres etapas: Datos Personales, Documentación y Plan de Pago.</w:t>
      </w:r>
    </w:p>
    <w:p w14:paraId="3376DCDC" w14:textId="77777777" w:rsidR="00B53339" w:rsidRPr="00B53339" w:rsidRDefault="00B53339" w:rsidP="000B258D">
      <w:pPr>
        <w:numPr>
          <w:ilvl w:val="0"/>
          <w:numId w:val="26"/>
        </w:numPr>
        <w:spacing w:before="240" w:after="240" w:line="480" w:lineRule="auto"/>
        <w:jc w:val="both"/>
        <w:rPr>
          <w:rFonts w:ascii="Arial" w:hAnsi="Arial" w:cs="Arial"/>
          <w:noProof/>
        </w:rPr>
      </w:pPr>
      <w:r w:rsidRPr="00B53339">
        <w:rPr>
          <w:rFonts w:ascii="Arial" w:hAnsi="Arial" w:cs="Arial"/>
          <w:noProof/>
        </w:rPr>
        <w:t>Confirmar matrícula para generar código único de estudiante y enviar correo de bienvenida automático.</w:t>
      </w:r>
    </w:p>
    <w:p w14:paraId="7203C3C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579A92B"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2606810C" wp14:editId="62917FC0">
            <wp:extent cx="4319729" cy="3380856"/>
            <wp:effectExtent l="0" t="0" r="5080" b="0"/>
            <wp:docPr id="1417464604"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64604" name="Imagen 1" descr="Una captura de pantalla de una red social&#10;&#10;El contenido generado por IA puede ser incorrecto."/>
                    <pic:cNvPicPr/>
                  </pic:nvPicPr>
                  <pic:blipFill rotWithShape="1">
                    <a:blip r:embed="rId38"/>
                    <a:srcRect t="6692"/>
                    <a:stretch>
                      <a:fillRect/>
                    </a:stretch>
                  </pic:blipFill>
                  <pic:spPr bwMode="auto">
                    <a:xfrm>
                      <a:off x="0" y="0"/>
                      <a:ext cx="4320000" cy="3381068"/>
                    </a:xfrm>
                    <a:prstGeom prst="rect">
                      <a:avLst/>
                    </a:prstGeom>
                    <a:ln>
                      <a:noFill/>
                    </a:ln>
                    <a:extLst>
                      <a:ext uri="{53640926-AAD7-44D8-BBD7-CCE9431645EC}">
                        <a14:shadowObscured xmlns:a14="http://schemas.microsoft.com/office/drawing/2010/main"/>
                      </a:ext>
                    </a:extLst>
                  </pic:spPr>
                </pic:pic>
              </a:graphicData>
            </a:graphic>
          </wp:inline>
        </w:drawing>
      </w:r>
    </w:p>
    <w:p w14:paraId="775B9961" w14:textId="77777777" w:rsidR="00B53339" w:rsidRPr="00B53339" w:rsidRDefault="00B53339" w:rsidP="00B53339">
      <w:pPr>
        <w:pStyle w:val="Descripcin"/>
        <w:spacing w:before="240" w:after="240" w:line="480" w:lineRule="auto"/>
        <w:jc w:val="both"/>
        <w:rPr>
          <w:rFonts w:ascii="Arial" w:hAnsi="Arial" w:cs="Arial"/>
          <w:i/>
          <w:iCs/>
          <w:noProof/>
        </w:rPr>
      </w:pPr>
      <w:bookmarkStart w:id="43" w:name="_Toc219987462"/>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3"/>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10181860" w14:textId="77777777" w:rsidR="00B53339" w:rsidRPr="00B53339" w:rsidRDefault="00B53339" w:rsidP="00B53339">
      <w:pPr>
        <w:spacing w:before="240" w:after="240" w:line="480" w:lineRule="auto"/>
        <w:jc w:val="both"/>
        <w:rPr>
          <w:rFonts w:ascii="Arial" w:hAnsi="Arial" w:cs="Arial"/>
          <w:noProof/>
        </w:rPr>
      </w:pPr>
    </w:p>
    <w:p w14:paraId="076BD15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 xml:space="preserve"> Mantenimiento y control de vehículos</w:t>
      </w:r>
    </w:p>
    <w:p w14:paraId="4E4B1F32"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vehículos (Personal Administrativo):</w:t>
      </w:r>
    </w:p>
    <w:p w14:paraId="32F88F2A"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lastRenderedPageBreak/>
        <w:t>Registrar nuevo vehículo en la flota de la escuela.</w:t>
      </w:r>
    </w:p>
    <w:p w14:paraId="04991B79"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estadísticas rápidas de la flota: total de vehículos, vehículos disponibles, vehículos en mantenimiento y alertas activas.</w:t>
      </w:r>
    </w:p>
    <w:p w14:paraId="00BFA2F0"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Visualizar listado completo de vehículos con información detallada: placa, modelo, año, estado, kilometraje, próximo mantenimiento y fecha de vencimiento del SOAT.</w:t>
      </w:r>
    </w:p>
    <w:p w14:paraId="52DA8A95"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Identificar vehículos con alertas mediante resaltada visual de filas con advertencias.</w:t>
      </w:r>
    </w:p>
    <w:p w14:paraId="25035537"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Consultar detalle completo del vehículo seleccionado: características técnicas, historial de mantenimiento y estado de documentación.</w:t>
      </w:r>
    </w:p>
    <w:p w14:paraId="0BE8F12E"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Programar mantenimientos preventivos y correctivos desde el panel de detalle.</w:t>
      </w:r>
    </w:p>
    <w:p w14:paraId="02792F2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Revisar alertas activas de vencimientos de SOAT, revisiones técnicas y mantenimientos próximos.</w:t>
      </w:r>
    </w:p>
    <w:p w14:paraId="7E12C2E8" w14:textId="77777777" w:rsidR="00B53339" w:rsidRPr="00B53339" w:rsidRDefault="00B53339" w:rsidP="000B258D">
      <w:pPr>
        <w:numPr>
          <w:ilvl w:val="0"/>
          <w:numId w:val="27"/>
        </w:numPr>
        <w:spacing w:before="240" w:after="240" w:line="480" w:lineRule="auto"/>
        <w:jc w:val="both"/>
        <w:rPr>
          <w:rFonts w:ascii="Arial" w:hAnsi="Arial" w:cs="Arial"/>
          <w:noProof/>
        </w:rPr>
      </w:pPr>
      <w:r w:rsidRPr="00B53339">
        <w:rPr>
          <w:rFonts w:ascii="Arial" w:hAnsi="Arial" w:cs="Arial"/>
          <w:noProof/>
        </w:rPr>
        <w:t>Modificar estado de vehículos entre: Disponible, En Mantenimiento y Fuera de Servicio.</w:t>
      </w:r>
    </w:p>
    <w:p w14:paraId="30CC330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4CE379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02DED327" wp14:editId="39572FF2">
            <wp:extent cx="4320000" cy="2928598"/>
            <wp:effectExtent l="0" t="0" r="4445" b="5715"/>
            <wp:docPr id="682131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31878" name=""/>
                    <pic:cNvPicPr/>
                  </pic:nvPicPr>
                  <pic:blipFill>
                    <a:blip r:embed="rId39"/>
                    <a:stretch>
                      <a:fillRect/>
                    </a:stretch>
                  </pic:blipFill>
                  <pic:spPr>
                    <a:xfrm>
                      <a:off x="0" y="0"/>
                      <a:ext cx="4320000" cy="2928598"/>
                    </a:xfrm>
                    <a:prstGeom prst="rect">
                      <a:avLst/>
                    </a:prstGeom>
                  </pic:spPr>
                </pic:pic>
              </a:graphicData>
            </a:graphic>
          </wp:inline>
        </w:drawing>
      </w:r>
    </w:p>
    <w:p w14:paraId="16373722" w14:textId="77777777" w:rsidR="00B53339" w:rsidRPr="00B53339" w:rsidRDefault="00B53339" w:rsidP="00B53339">
      <w:pPr>
        <w:pStyle w:val="Descripcin"/>
        <w:spacing w:before="240" w:after="240" w:line="480" w:lineRule="auto"/>
        <w:jc w:val="both"/>
        <w:rPr>
          <w:rFonts w:ascii="Arial" w:hAnsi="Arial" w:cs="Arial"/>
          <w:i/>
          <w:iCs/>
          <w:noProof/>
        </w:rPr>
      </w:pPr>
      <w:bookmarkStart w:id="44" w:name="_Toc219987463"/>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4"/>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5F4ACB52" w14:textId="77777777" w:rsidR="00B53339" w:rsidRPr="00B53339" w:rsidRDefault="00B53339" w:rsidP="00B53339">
      <w:pPr>
        <w:spacing w:before="240" w:after="240" w:line="480" w:lineRule="auto"/>
        <w:jc w:val="both"/>
        <w:rPr>
          <w:rFonts w:ascii="Arial" w:hAnsi="Arial" w:cs="Arial"/>
          <w:noProof/>
        </w:rPr>
      </w:pPr>
    </w:p>
    <w:p w14:paraId="5366FCED"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br w:type="page"/>
      </w:r>
    </w:p>
    <w:p w14:paraId="3101FEC5"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lastRenderedPageBreak/>
        <w:t>Programar clase práctica</w:t>
      </w:r>
    </w:p>
    <w:p w14:paraId="349789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asignaciones (Personal Administrativo):</w:t>
      </w:r>
    </w:p>
    <w:p w14:paraId="349267E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fecha de la clase práctica mediante calendario mensual visual.</w:t>
      </w:r>
    </w:p>
    <w:p w14:paraId="6FA965A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Visualizar clases ya programadas directamente en el calendario con indicadores de cantidad.</w:t>
      </w:r>
    </w:p>
    <w:p w14:paraId="50ADBC37"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Definir hora de inicio y duración de la clase práctica.</w:t>
      </w:r>
    </w:p>
    <w:p w14:paraId="341A7042"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Buscar y seleccionar estudiante verificando automáticamente su estado de pagos.</w:t>
      </w:r>
    </w:p>
    <w:p w14:paraId="75516B7D"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Consultar lista de instructores disponibles para la fecha y hora seleccionada con información de carga horaria actual.</w:t>
      </w:r>
    </w:p>
    <w:p w14:paraId="4F95A09B"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Seleccionar instructor disponible visualizando su información: nombre completo, tipos de licencia que imparte y número de clases programadas del día.</w:t>
      </w:r>
    </w:p>
    <w:p w14:paraId="3A3F4070"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Elegir vehículo disponible entre las opciones mostradas con detalles técnicos: placa, modelo, año, color, tipo de transmisión, kilometraje y estado del SOAT.</w:t>
      </w:r>
    </w:p>
    <w:p w14:paraId="2797D245"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Validar automáticamente disponibilidad de todos los recursos antes de confirmar la programación.</w:t>
      </w:r>
    </w:p>
    <w:p w14:paraId="066A62C8"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Agregar observaciones opcionales sobre la clase.</w:t>
      </w:r>
    </w:p>
    <w:p w14:paraId="3A5C5199" w14:textId="77777777" w:rsidR="00B53339" w:rsidRPr="00B53339" w:rsidRDefault="00B53339" w:rsidP="000B258D">
      <w:pPr>
        <w:numPr>
          <w:ilvl w:val="0"/>
          <w:numId w:val="28"/>
        </w:numPr>
        <w:spacing w:before="240" w:after="240" w:line="480" w:lineRule="auto"/>
        <w:jc w:val="both"/>
        <w:rPr>
          <w:rFonts w:ascii="Arial" w:hAnsi="Arial" w:cs="Arial"/>
          <w:noProof/>
        </w:rPr>
      </w:pPr>
      <w:r w:rsidRPr="00B53339">
        <w:rPr>
          <w:rFonts w:ascii="Arial" w:hAnsi="Arial" w:cs="Arial"/>
          <w:noProof/>
        </w:rPr>
        <w:t>Confirmar programación para enviar notificaciones automáticas por correo electrónico al estudiante y al instructor asignado.</w:t>
      </w:r>
    </w:p>
    <w:p w14:paraId="02B3243E"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2D8200D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60D73A45" wp14:editId="3BE3545D">
            <wp:extent cx="4320000" cy="3188184"/>
            <wp:effectExtent l="0" t="0" r="4445" b="0"/>
            <wp:docPr id="169314732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147323" name="Imagen 1" descr="Interfaz de usuario gráfica&#10;&#10;El contenido generado por IA puede ser incorrecto."/>
                    <pic:cNvPicPr/>
                  </pic:nvPicPr>
                  <pic:blipFill>
                    <a:blip r:embed="rId40"/>
                    <a:stretch>
                      <a:fillRect/>
                    </a:stretch>
                  </pic:blipFill>
                  <pic:spPr>
                    <a:xfrm>
                      <a:off x="0" y="0"/>
                      <a:ext cx="4320000" cy="3188184"/>
                    </a:xfrm>
                    <a:prstGeom prst="rect">
                      <a:avLst/>
                    </a:prstGeom>
                  </pic:spPr>
                </pic:pic>
              </a:graphicData>
            </a:graphic>
          </wp:inline>
        </w:drawing>
      </w:r>
    </w:p>
    <w:p w14:paraId="6F67194A" w14:textId="77777777" w:rsidR="00B53339" w:rsidRPr="00B53339" w:rsidRDefault="00B53339" w:rsidP="00B53339">
      <w:pPr>
        <w:pStyle w:val="Descripcin"/>
        <w:spacing w:before="240" w:after="240" w:line="480" w:lineRule="auto"/>
        <w:jc w:val="both"/>
        <w:rPr>
          <w:rFonts w:ascii="Arial" w:hAnsi="Arial" w:cs="Arial"/>
          <w:i/>
          <w:iCs/>
          <w:noProof/>
        </w:rPr>
      </w:pPr>
      <w:bookmarkStart w:id="45" w:name="_Toc219987464"/>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5"/>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61420CEA" w14:textId="77777777" w:rsidR="00B53339" w:rsidRPr="00B53339" w:rsidRDefault="00B53339" w:rsidP="00B53339">
      <w:pPr>
        <w:spacing w:before="240" w:after="240" w:line="480" w:lineRule="auto"/>
        <w:jc w:val="both"/>
        <w:rPr>
          <w:rFonts w:ascii="Arial" w:hAnsi="Arial" w:cs="Arial"/>
          <w:noProof/>
        </w:rPr>
      </w:pPr>
    </w:p>
    <w:p w14:paraId="3DF64F8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Registro de pago de estudiante</w:t>
      </w:r>
    </w:p>
    <w:p w14:paraId="2D563581"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cobros (Personal Administrativo):</w:t>
      </w:r>
    </w:p>
    <w:p w14:paraId="5F4F5D91"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Buscar estudiante por cédula, código o nombre para registrar su pago.</w:t>
      </w:r>
    </w:p>
    <w:p w14:paraId="02C57D5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estudiante de los resultados de búsqueda.</w:t>
      </w:r>
    </w:p>
    <w:p w14:paraId="6D670BA9"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Visualizar estado de cuenta completo del estudiante con tabla detallada de conceptos: descripción, valor total, monto pagado y saldo pendiente.</w:t>
      </w:r>
    </w:p>
    <w:p w14:paraId="2537390D"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Consultar total pendiente consolidado y fecha del último pago registrado.</w:t>
      </w:r>
    </w:p>
    <w:p w14:paraId="52946C6E"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Acceder al historial completo de pagos del estudiante.</w:t>
      </w:r>
    </w:p>
    <w:p w14:paraId="2310A77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Seleccionar concepto específico a pagar entre las opciones con saldo pendiente.</w:t>
      </w:r>
    </w:p>
    <w:p w14:paraId="50F4F1C5"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Ingresar monto del pago y seleccionar tipo: pago completo o pago parcial.</w:t>
      </w:r>
    </w:p>
    <w:p w14:paraId="5FEBEA3B"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lastRenderedPageBreak/>
        <w:t>Especificar método de pago utilizado mediante selector desplegable.</w:t>
      </w:r>
    </w:p>
    <w:p w14:paraId="7885C733"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Registrar número de comprobante bancario o de transacción de forma opcional.</w:t>
      </w:r>
    </w:p>
    <w:p w14:paraId="3F37F3B4" w14:textId="77777777" w:rsidR="00B53339" w:rsidRPr="00B53339" w:rsidRDefault="00B53339" w:rsidP="000B258D">
      <w:pPr>
        <w:numPr>
          <w:ilvl w:val="0"/>
          <w:numId w:val="29"/>
        </w:numPr>
        <w:spacing w:before="240" w:after="240" w:line="480" w:lineRule="auto"/>
        <w:jc w:val="both"/>
        <w:rPr>
          <w:rFonts w:ascii="Arial" w:hAnsi="Arial" w:cs="Arial"/>
          <w:noProof/>
        </w:rPr>
      </w:pPr>
      <w:r w:rsidRPr="00B53339">
        <w:rPr>
          <w:rFonts w:ascii="Arial" w:hAnsi="Arial" w:cs="Arial"/>
          <w:noProof/>
        </w:rPr>
        <w:t>Agregar observaciones adicionales sobre el pago si es necesario.</w:t>
      </w:r>
    </w:p>
    <w:p w14:paraId="608D03C0"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1CD5C1E8"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drawing>
          <wp:inline distT="0" distB="0" distL="0" distR="0" wp14:anchorId="1B2851D3" wp14:editId="74D7BD8D">
            <wp:extent cx="4320000" cy="3029182"/>
            <wp:effectExtent l="0" t="0" r="4445" b="0"/>
            <wp:docPr id="2960454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5466" name="Imagen 1" descr="Interfaz de usuario gráfica&#10;&#10;El contenido generado por IA puede ser incorrecto."/>
                    <pic:cNvPicPr/>
                  </pic:nvPicPr>
                  <pic:blipFill>
                    <a:blip r:embed="rId41"/>
                    <a:stretch>
                      <a:fillRect/>
                    </a:stretch>
                  </pic:blipFill>
                  <pic:spPr>
                    <a:xfrm>
                      <a:off x="0" y="0"/>
                      <a:ext cx="4320000" cy="3029182"/>
                    </a:xfrm>
                    <a:prstGeom prst="rect">
                      <a:avLst/>
                    </a:prstGeom>
                  </pic:spPr>
                </pic:pic>
              </a:graphicData>
            </a:graphic>
          </wp:inline>
        </w:drawing>
      </w:r>
    </w:p>
    <w:p w14:paraId="4F7C9D00" w14:textId="77777777" w:rsidR="00B53339" w:rsidRPr="00B53339" w:rsidRDefault="00B53339" w:rsidP="00B53339">
      <w:pPr>
        <w:pStyle w:val="Descripcin"/>
        <w:spacing w:before="240" w:after="240" w:line="480" w:lineRule="auto"/>
        <w:jc w:val="both"/>
        <w:rPr>
          <w:rFonts w:ascii="Arial" w:hAnsi="Arial" w:cs="Arial"/>
          <w:i/>
          <w:iCs/>
          <w:noProof/>
        </w:rPr>
      </w:pPr>
      <w:bookmarkStart w:id="46" w:name="_Toc219987465"/>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6"/>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7A9FD9EB" w14:textId="77777777" w:rsidR="00B53339" w:rsidRPr="00B53339" w:rsidRDefault="00B53339" w:rsidP="00B53339">
      <w:pPr>
        <w:spacing w:before="240" w:after="240" w:line="480" w:lineRule="auto"/>
        <w:jc w:val="both"/>
        <w:rPr>
          <w:rFonts w:ascii="Arial" w:hAnsi="Arial" w:cs="Arial"/>
          <w:noProof/>
        </w:rPr>
      </w:pPr>
    </w:p>
    <w:p w14:paraId="6178132A" w14:textId="77777777" w:rsidR="00B53339" w:rsidRPr="00B53339" w:rsidRDefault="00B53339" w:rsidP="00B53339">
      <w:pPr>
        <w:spacing w:before="240" w:after="240" w:line="480" w:lineRule="auto"/>
        <w:jc w:val="both"/>
        <w:rPr>
          <w:rFonts w:ascii="Arial" w:hAnsi="Arial" w:cs="Arial"/>
          <w:b/>
          <w:bCs/>
          <w:noProof/>
        </w:rPr>
      </w:pPr>
      <w:r w:rsidRPr="00B53339">
        <w:rPr>
          <w:rFonts w:ascii="Arial" w:hAnsi="Arial" w:cs="Arial"/>
          <w:b/>
          <w:bCs/>
          <w:noProof/>
        </w:rPr>
        <w:t>Módulo de reportes</w:t>
      </w:r>
    </w:p>
    <w:p w14:paraId="568429C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b/>
          <w:bCs/>
          <w:noProof/>
        </w:rPr>
        <w:t>Módulo de reportes (Personal Administrativo / Administrador):</w:t>
      </w:r>
    </w:p>
    <w:p w14:paraId="2743398B"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tipo de reporte a generar entre opciones disponibles: Reporte de Estudiantes, Reporte de Instructores, Reporte de Vehículos y Reporte Financiero.</w:t>
      </w:r>
    </w:p>
    <w:p w14:paraId="59034E34"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Definir rango de fechas mediante selección de fecha inicio y fecha fin.</w:t>
      </w:r>
    </w:p>
    <w:p w14:paraId="6EDC106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lastRenderedPageBreak/>
        <w:t>Aplicar filtros adicionales por estado según el tipo de reporte seleccionado.</w:t>
      </w:r>
    </w:p>
    <w:p w14:paraId="0B6D643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Seleccionar información específica a incluir en el reporte mediante checkboxes: datos generales, progreso académico, historial de pagos, asistencia, documentación y estadísticas.</w:t>
      </w:r>
    </w:p>
    <w:p w14:paraId="7EAB032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Elegir formato de salida del reporte: PDF para impresión, Excel para análisis o Vista Web para visualización en pantalla.</w:t>
      </w:r>
    </w:p>
    <w:p w14:paraId="01A5A3BA"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Visualizar vista previa del reporte generado con encabezado institucional, período seleccionado y datos del usuario que genera el reporte.</w:t>
      </w:r>
    </w:p>
    <w:p w14:paraId="4A86C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Consultar resumen ejecutivo con indicadores principales según el tipo de reporte.</w:t>
      </w:r>
    </w:p>
    <w:p w14:paraId="30020009"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Revisar tabla detallada de datos con columnas específicas del reporte seleccionado.</w:t>
      </w:r>
    </w:p>
    <w:p w14:paraId="57C817C2"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Analizar gráficos estadísticos integrados en el reporte para facilitar interpretación de datos.</w:t>
      </w:r>
    </w:p>
    <w:p w14:paraId="32445A0C"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Descargar reporte en el formato seleccionado.</w:t>
      </w:r>
    </w:p>
    <w:p w14:paraId="033F5FC5"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Imprimir reporte directamente desde el navegador.</w:t>
      </w:r>
    </w:p>
    <w:p w14:paraId="3149C123"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Enviar reporte por correo electrónico a destinatarios específicos.</w:t>
      </w:r>
    </w:p>
    <w:p w14:paraId="75833AE0" w14:textId="77777777" w:rsidR="00B53339" w:rsidRPr="00B53339" w:rsidRDefault="00B53339" w:rsidP="000B258D">
      <w:pPr>
        <w:numPr>
          <w:ilvl w:val="0"/>
          <w:numId w:val="30"/>
        </w:numPr>
        <w:spacing w:before="240" w:after="240" w:line="480" w:lineRule="auto"/>
        <w:jc w:val="both"/>
        <w:rPr>
          <w:rFonts w:ascii="Arial" w:hAnsi="Arial" w:cs="Arial"/>
          <w:noProof/>
        </w:rPr>
      </w:pPr>
      <w:r w:rsidRPr="00B53339">
        <w:rPr>
          <w:rFonts w:ascii="Arial" w:hAnsi="Arial" w:cs="Arial"/>
          <w:noProof/>
        </w:rPr>
        <w:t>Ajustar nivel de zoom de la vista previa para mejor visualización.</w:t>
      </w:r>
    </w:p>
    <w:p w14:paraId="46768814"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t>El prototipo de media fidelidad que se presenta a continuación, se utilizada para visualizar y validar la estructura, navegación y funcionalidad de la interfaz del usuario.</w:t>
      </w:r>
    </w:p>
    <w:p w14:paraId="4C4F45E6" w14:textId="77777777" w:rsidR="00B53339" w:rsidRPr="00B53339" w:rsidRDefault="00B53339" w:rsidP="00B53339">
      <w:pPr>
        <w:spacing w:before="240" w:after="240" w:line="480" w:lineRule="auto"/>
        <w:jc w:val="both"/>
        <w:rPr>
          <w:rFonts w:ascii="Arial" w:hAnsi="Arial" w:cs="Arial"/>
          <w:noProof/>
        </w:rPr>
      </w:pPr>
      <w:r w:rsidRPr="00B53339">
        <w:rPr>
          <w:rFonts w:ascii="Arial" w:hAnsi="Arial" w:cs="Arial"/>
          <w:noProof/>
        </w:rPr>
        <w:lastRenderedPageBreak/>
        <w:drawing>
          <wp:inline distT="0" distB="0" distL="0" distR="0" wp14:anchorId="138FC961" wp14:editId="0E2D4B29">
            <wp:extent cx="4320000" cy="2973302"/>
            <wp:effectExtent l="0" t="0" r="4445" b="0"/>
            <wp:docPr id="13330906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0671" name="Imagen 1" descr="Interfaz de usuario gráfica, Aplicación&#10;&#10;El contenido generado por IA puede ser incorrecto."/>
                    <pic:cNvPicPr/>
                  </pic:nvPicPr>
                  <pic:blipFill>
                    <a:blip r:embed="rId42"/>
                    <a:stretch>
                      <a:fillRect/>
                    </a:stretch>
                  </pic:blipFill>
                  <pic:spPr>
                    <a:xfrm>
                      <a:off x="0" y="0"/>
                      <a:ext cx="4320000" cy="2973302"/>
                    </a:xfrm>
                    <a:prstGeom prst="rect">
                      <a:avLst/>
                    </a:prstGeom>
                  </pic:spPr>
                </pic:pic>
              </a:graphicData>
            </a:graphic>
          </wp:inline>
        </w:drawing>
      </w:r>
    </w:p>
    <w:p w14:paraId="18397235" w14:textId="77777777" w:rsidR="00B53339" w:rsidRPr="00B53339" w:rsidRDefault="00B53339" w:rsidP="00B53339">
      <w:pPr>
        <w:pStyle w:val="Descripcin"/>
        <w:spacing w:before="240" w:after="240" w:line="480" w:lineRule="auto"/>
        <w:jc w:val="both"/>
        <w:rPr>
          <w:rFonts w:ascii="Arial" w:hAnsi="Arial" w:cs="Arial"/>
          <w:i/>
          <w:iCs/>
          <w:noProof/>
        </w:rPr>
      </w:pPr>
      <w:bookmarkStart w:id="47" w:name="_Toc219987466"/>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i/>
          <w:iCs/>
          <w:noProof/>
        </w:rPr>
      </w:r>
      <w:r w:rsidRPr="00B53339">
        <w:rPr>
          <w:rFonts w:ascii="Arial" w:hAnsi="Arial" w:cs="Arial"/>
          <w:noProof/>
        </w:rPr>
      </w:r>
      <w:r w:rsidRPr="00B53339">
        <w:rPr>
          <w:rFonts w:ascii="Arial" w:hAnsi="Arial" w:cs="Arial"/>
          <w:i/>
          <w:iCs/>
          <w:noProof/>
        </w:rPr>
      </w:r>
      <w:bookmarkEnd w:id="47"/>
      <w:r>
        <w:rPr>
          <w:color w:val="000000"/>
          <w:sz w:val="20"/>
        </w:rPr>
      </w:r>
      <w:r>
        <w:rPr>
          <w:i/>
          <w:color w:val="000000"/>
          <w:sz w:val="20"/>
        </w:rPr>
      </w:r>
      <w:r>
        <w:rPr>
          <w:color w:val="000000"/>
          <w:sz w:val="20"/>
        </w:rPr>
      </w:r>
      <w:r>
        <w:rPr>
          <w:b/>
          <w:color w:val="000000"/>
          <w:sz w:val="20"/>
        </w:rPr>
      </w:r>
      <w:r>
        <w:rPr>
          <w:color w:val="000000"/>
          <w:sz w:val="20"/>
        </w:rPr>
      </w:r>
      <w:r>
        <w:rPr>
          <w:color w:val="000000"/>
          <w:sz w:val="20"/>
        </w:rPr>
        <w:t>Ilustración 2: Organigrama de Kynsoft - Estructura organizacional de la empresa consultora de software</w:t>
      </w:r>
    </w:p>
    <w:p w14:paraId="4335774C" w14:textId="77777777" w:rsidR="00E01D40" w:rsidRPr="00E01D40" w:rsidRDefault="00E01D40" w:rsidP="00E01D40">
      <w:pPr>
        <w:spacing w:before="240" w:after="240" w:line="480" w:lineRule="auto"/>
        <w:rPr>
          <w:rFonts w:ascii="Arial" w:hAnsi="Arial" w:cs="Arial"/>
        </w:rPr>
      </w:pPr>
    </w:p>
    <w:p w14:paraId="40260CCE" w14:textId="7EE59551" w:rsidR="2E62298C" w:rsidRPr="00E245B7" w:rsidRDefault="2E62298C" w:rsidP="000B258D">
      <w:pPr>
        <w:pStyle w:val="Ttulo2"/>
        <w:numPr>
          <w:ilvl w:val="1"/>
          <w:numId w:val="1"/>
        </w:numPr>
        <w:spacing w:line="480" w:lineRule="auto"/>
        <w:jc w:val="both"/>
        <w:rPr>
          <w:rFonts w:cs="Arial"/>
          <w:b w:val="0"/>
          <w:bCs/>
          <w:color w:val="auto"/>
          <w:szCs w:val="22"/>
          <w:lang w:eastAsia="en-US"/>
        </w:rPr>
      </w:pPr>
      <w:bookmarkStart w:id="48" w:name="_Toc227521386"/>
      <w:r w:rsidRPr="00E245B7">
        <w:rPr>
          <w:rFonts w:cs="Arial"/>
          <w:bCs/>
          <w:color w:val="000000"/>
          <w:szCs w:val="22"/>
          <w:lang w:eastAsia="en-US"/>
        </w:rPr>
        <w:t>Limitaciones y restricciones del proyecto</w:t>
      </w:r>
      <w:bookmarkEnd w:id="48"/>
    </w:p>
    <w:p w14:paraId="6BA5E125" w14:textId="29730C77" w:rsidR="00B53339" w:rsidRPr="00B53339" w:rsidRDefault="00B53339" w:rsidP="00B53339">
      <w:pPr>
        <w:spacing w:line="480" w:lineRule="auto"/>
        <w:jc w:val="both"/>
        <w:rPr>
          <w:rFonts w:ascii="Arial" w:hAnsi="Arial" w:cs="Arial"/>
        </w:rPr>
      </w:pPr>
      <w:r w:rsidRPr="00B53339">
        <w:rPr>
          <w:rFonts w:ascii="Arial" w:hAnsi="Arial" w:cs="Arial"/>
        </w:rPr>
        <w:t>Limitaciones</w:t>
      </w:r>
    </w:p>
    <w:p w14:paraId="55BB3829" w14:textId="210A768F"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Aplicaciones móviles nativas: No se desarrollarán aplicaciones para iOS ni Android, el sistema web responsive será accesible desde navegadores móviles.</w:t>
      </w:r>
    </w:p>
    <w:p w14:paraId="0A665025" w14:textId="1584A832"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Administración de recursos humanos: No incluye módulo de nómina, contratos laborales, ni cálculo de beneficios sociales de instructores.</w:t>
      </w:r>
    </w:p>
    <w:p w14:paraId="121D475A" w14:textId="4040BF5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Plataforma de aprendizaje (LMS): No incluye exámenes teóricos online, contenido educativo digital, simuladores de conducción ni sistema de calificaciones, solo registra finalización de horas reglamentarias.</w:t>
      </w:r>
    </w:p>
    <w:p w14:paraId="08470C1C" w14:textId="28757BB9"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Comunicación en tiempo real: No incluye chat, videollamadas ni mensajería instantánea, solo notificaciones transaccionales por correo electrónico.</w:t>
      </w:r>
    </w:p>
    <w:p w14:paraId="28A83B6E" w14:textId="29599AC0"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Geolocalización GPS: No incluye seguimiento GPS en tiempo real de vehículos ni mapas de rutas, el control vehicular será mediante registro manual de kilometraje.</w:t>
      </w:r>
    </w:p>
    <w:p w14:paraId="58FCB9B6" w14:textId="2AEE3EC7"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lastRenderedPageBreak/>
        <w:t>Marketing y CRM avanzado: No incluye campañas automatizadas, control de leads, ni integración con redes sociales.</w:t>
      </w:r>
    </w:p>
    <w:p w14:paraId="726D5148" w14:textId="7CF2856C"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Reportes regulatorios automáticos: No genera reportes oficiales con formato ANT; permite exportar datos en formatos estándar (Excel, PDF) para completar formularios manualmente.</w:t>
      </w:r>
    </w:p>
    <w:p w14:paraId="66D43303" w14:textId="170FE0FE" w:rsidR="00B53339" w:rsidRPr="00B53339" w:rsidRDefault="00B53339" w:rsidP="000B258D">
      <w:pPr>
        <w:pStyle w:val="Prrafodelista"/>
        <w:numPr>
          <w:ilvl w:val="0"/>
          <w:numId w:val="31"/>
        </w:numPr>
        <w:spacing w:line="480" w:lineRule="auto"/>
        <w:jc w:val="both"/>
        <w:rPr>
          <w:rFonts w:ascii="Arial" w:hAnsi="Arial" w:cs="Arial"/>
        </w:rPr>
      </w:pPr>
      <w:proofErr w:type="spellStart"/>
      <w:r w:rsidRPr="00B53339">
        <w:rPr>
          <w:rFonts w:ascii="Arial" w:hAnsi="Arial" w:cs="Arial"/>
        </w:rPr>
        <w:t>Multi-idioma</w:t>
      </w:r>
      <w:proofErr w:type="spellEnd"/>
      <w:r w:rsidRPr="00B53339">
        <w:rPr>
          <w:rFonts w:ascii="Arial" w:hAnsi="Arial" w:cs="Arial"/>
        </w:rPr>
        <w:t>: El sistema se desarrollará únicamente en español (español de Ecuador).</w:t>
      </w:r>
    </w:p>
    <w:p w14:paraId="75B5DDAB" w14:textId="70EA5EC5" w:rsidR="00B53339" w:rsidRPr="00B53339" w:rsidRDefault="00B53339" w:rsidP="000B258D">
      <w:pPr>
        <w:pStyle w:val="Prrafodelista"/>
        <w:numPr>
          <w:ilvl w:val="0"/>
          <w:numId w:val="31"/>
        </w:numPr>
        <w:spacing w:line="480" w:lineRule="auto"/>
        <w:jc w:val="both"/>
        <w:rPr>
          <w:rFonts w:ascii="Arial" w:hAnsi="Arial" w:cs="Arial"/>
        </w:rPr>
      </w:pPr>
      <w:r w:rsidRPr="00B53339">
        <w:rPr>
          <w:rFonts w:ascii="Arial" w:hAnsi="Arial" w:cs="Arial"/>
        </w:rPr>
        <w:t xml:space="preserve">Inteligencia artificial: No incluye predicciones mediante machine </w:t>
      </w:r>
      <w:proofErr w:type="spellStart"/>
      <w:r w:rsidRPr="00B53339">
        <w:rPr>
          <w:rFonts w:ascii="Arial" w:hAnsi="Arial" w:cs="Arial"/>
        </w:rPr>
        <w:t>learning</w:t>
      </w:r>
      <w:proofErr w:type="spellEnd"/>
      <w:r w:rsidRPr="00B53339">
        <w:rPr>
          <w:rFonts w:ascii="Arial" w:hAnsi="Arial" w:cs="Arial"/>
        </w:rPr>
        <w:t xml:space="preserve">, </w:t>
      </w:r>
      <w:proofErr w:type="spellStart"/>
      <w:r w:rsidRPr="00B53339">
        <w:rPr>
          <w:rFonts w:ascii="Arial" w:hAnsi="Arial" w:cs="Arial"/>
        </w:rPr>
        <w:t>chatbots</w:t>
      </w:r>
      <w:proofErr w:type="spellEnd"/>
      <w:r w:rsidRPr="00B53339">
        <w:rPr>
          <w:rFonts w:ascii="Arial" w:hAnsi="Arial" w:cs="Arial"/>
        </w:rPr>
        <w:t xml:space="preserve"> con IA, ni analítica predictiva; solo reportes descriptivos con estadísticas básicas.</w:t>
      </w:r>
    </w:p>
    <w:p w14:paraId="43626E87" w14:textId="23FF66CB" w:rsidR="00B53339" w:rsidRPr="00B53339" w:rsidRDefault="00B53339" w:rsidP="00B53339">
      <w:pPr>
        <w:spacing w:line="480" w:lineRule="auto"/>
        <w:jc w:val="both"/>
        <w:rPr>
          <w:rFonts w:ascii="Arial" w:hAnsi="Arial" w:cs="Arial"/>
          <w:b/>
          <w:bCs/>
        </w:rPr>
      </w:pPr>
      <w:r w:rsidRPr="00B53339">
        <w:rPr>
          <w:rFonts w:ascii="Arial" w:hAnsi="Arial" w:cs="Arial"/>
        </w:rPr>
        <w:t> </w:t>
      </w:r>
      <w:r w:rsidRPr="00B53339">
        <w:rPr>
          <w:rFonts w:ascii="Arial" w:hAnsi="Arial" w:cs="Arial"/>
          <w:b/>
          <w:bCs/>
        </w:rPr>
        <w:t>Restricciones</w:t>
      </w:r>
    </w:p>
    <w:p w14:paraId="3237099C" w14:textId="5A1E89E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funcionará únicamente en navegadores modernos compatibles con HTML5, CSS3 y JavaScript ES6+; se garantiza compatibilidad con las últimas 2 versiones de Chrome (120+), Firefox (120+), Edge (120+) y Safari (16+); no se garantiza compatibilidad con Internet Explorer.</w:t>
      </w:r>
    </w:p>
    <w:p w14:paraId="047873FA" w14:textId="363EA62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Se utilizará arquitectura de microservicios obligatoriamente, con API Gateway como punto de entrada único y Service Discovery (Eureka) para registro y descubrimiento de servicios; esto representa una dependencia directa con Spring Cloud.</w:t>
      </w:r>
    </w:p>
    <w:p w14:paraId="1C05EA2E" w14:textId="144952B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base de datos será relacional PostgreSQL, y cada microservicio podrá tener su propia base de datos o compartir una instancia según el patrón de diseño seleccionado; se almacenará toda la información relacionada con autenticación, estudiantes, instructores, vehículos, asignaciones, cobros y reportes.</w:t>
      </w:r>
    </w:p>
    <w:p w14:paraId="29F5AE92" w14:textId="39208CC4"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frontend</w:t>
      </w:r>
      <w:proofErr w:type="spellEnd"/>
      <w:r w:rsidRPr="00B53339">
        <w:rPr>
          <w:rFonts w:ascii="Arial" w:hAnsi="Arial" w:cs="Arial"/>
        </w:rPr>
        <w:t xml:space="preserve"> será una aplicación web responsive desarrollada en Vue.js 3, con diseño enfocado en experiencia de usuario (UX); la aplicación se comunicará con el </w:t>
      </w:r>
      <w:proofErr w:type="spellStart"/>
      <w:r w:rsidRPr="00B53339">
        <w:rPr>
          <w:rFonts w:ascii="Arial" w:hAnsi="Arial" w:cs="Arial"/>
        </w:rPr>
        <w:t>backend</w:t>
      </w:r>
      <w:proofErr w:type="spellEnd"/>
      <w:r w:rsidRPr="00B53339">
        <w:rPr>
          <w:rFonts w:ascii="Arial" w:hAnsi="Arial" w:cs="Arial"/>
        </w:rPr>
        <w:t xml:space="preserve"> exclusivamente a través del API Gateway.</w:t>
      </w:r>
    </w:p>
    <w:p w14:paraId="5136D1EF" w14:textId="5E24349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w:t>
      </w:r>
      <w:proofErr w:type="spellStart"/>
      <w:r w:rsidRPr="00B53339">
        <w:rPr>
          <w:rFonts w:ascii="Arial" w:hAnsi="Arial" w:cs="Arial"/>
        </w:rPr>
        <w:t>backend</w:t>
      </w:r>
      <w:proofErr w:type="spellEnd"/>
      <w:r w:rsidRPr="00B53339">
        <w:rPr>
          <w:rFonts w:ascii="Arial" w:hAnsi="Arial" w:cs="Arial"/>
        </w:rPr>
        <w:t xml:space="preserve"> estará conformado por múltiples microservicios desarrollados con Java Spring Boot, siguiendo principios de diseño de arquitectura hexagonal, </w:t>
      </w:r>
      <w:proofErr w:type="spellStart"/>
      <w:r w:rsidRPr="00B53339">
        <w:rPr>
          <w:rFonts w:ascii="Arial" w:hAnsi="Arial" w:cs="Arial"/>
        </w:rPr>
        <w:t>RESTful</w:t>
      </w:r>
      <w:proofErr w:type="spellEnd"/>
      <w:r w:rsidRPr="00B53339">
        <w:rPr>
          <w:rFonts w:ascii="Arial" w:hAnsi="Arial" w:cs="Arial"/>
        </w:rPr>
        <w:t xml:space="preserve"> </w:t>
      </w:r>
      <w:proofErr w:type="spellStart"/>
      <w:r w:rsidRPr="00B53339">
        <w:rPr>
          <w:rFonts w:ascii="Arial" w:hAnsi="Arial" w:cs="Arial"/>
        </w:rPr>
        <w:t>APIs</w:t>
      </w:r>
      <w:proofErr w:type="spellEnd"/>
      <w:r w:rsidRPr="00B53339">
        <w:rPr>
          <w:rFonts w:ascii="Arial" w:hAnsi="Arial" w:cs="Arial"/>
        </w:rPr>
        <w:t xml:space="preserve"> y buenas prácticas de mantenimiento y escalabilidad; los microservicios son: MS-</w:t>
      </w:r>
      <w:r w:rsidRPr="00B53339">
        <w:rPr>
          <w:rFonts w:ascii="Arial" w:hAnsi="Arial" w:cs="Arial"/>
        </w:rPr>
        <w:lastRenderedPageBreak/>
        <w:t>Auth, MS-Estudiantes, MS-Instructores, MS-Vehículos, MS-Asignaciones, MS-Cobros y MS-Reportes.</w:t>
      </w:r>
    </w:p>
    <w:p w14:paraId="3F208ED2" w14:textId="11E34163"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comunicación entre microservicios será asíncrona mediante </w:t>
      </w:r>
      <w:proofErr w:type="spellStart"/>
      <w:r w:rsidRPr="00B53339">
        <w:rPr>
          <w:rFonts w:ascii="Arial" w:hAnsi="Arial" w:cs="Arial"/>
        </w:rPr>
        <w:t>RabbitMQ</w:t>
      </w:r>
      <w:proofErr w:type="spellEnd"/>
      <w:r w:rsidRPr="00B53339">
        <w:rPr>
          <w:rFonts w:ascii="Arial" w:hAnsi="Arial" w:cs="Arial"/>
        </w:rPr>
        <w:t xml:space="preserve"> para desacoplar servicios y mejorar la resiliencia del sistema; se implementará el patrón </w:t>
      </w:r>
      <w:proofErr w:type="spellStart"/>
      <w:r w:rsidRPr="00B53339">
        <w:rPr>
          <w:rFonts w:ascii="Arial" w:hAnsi="Arial" w:cs="Arial"/>
        </w:rPr>
        <w:t>circuit</w:t>
      </w:r>
      <w:proofErr w:type="spellEnd"/>
      <w:r w:rsidRPr="00B53339">
        <w:rPr>
          <w:rFonts w:ascii="Arial" w:hAnsi="Arial" w:cs="Arial"/>
        </w:rPr>
        <w:t xml:space="preserve"> breaker para tolerancia a fallos en integraciones externas.</w:t>
      </w:r>
    </w:p>
    <w:p>
      <w:pStyle w:val="Caption"/>
      <w:r>
        <w:t>Tabla 16: Datos técnicos y especificaciones</w:t>
      </w:r>
    </w:p>
    <w:p w14:paraId="5F13F5B0" w14:textId="3EFFE1DE"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sistema requiere conexión continua a internet para su funcionamiento, con un ancho de banda mínimo recomendado de 2 Mbps; no existirá funcionalidad offline ni modo sin conexión.</w:t>
      </w:r>
    </w:p>
    <w:p w14:paraId="1BC55441" w14:textId="17F652B5"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El control de acceso será basado en roles (RBAC) con roles fijos no personalizables: Administrador, Personal Administrativo, Instructor y Estudiante; un usuario solo podrá tener un rol activo a la vez, y los permisos son asignados por rol.</w:t>
      </w:r>
    </w:p>
    <w:p w14:paraId="7C3E09FE" w14:textId="1531B511"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La seguridad del sistema será administrada mediante autenticación JWT con expiración máxima de 24 horas, protocolo HTTPS obligatorio, contraseñas almacenadas con hash </w:t>
      </w:r>
      <w:proofErr w:type="spellStart"/>
      <w:r w:rsidRPr="00B53339">
        <w:rPr>
          <w:rFonts w:ascii="Arial" w:hAnsi="Arial" w:cs="Arial"/>
        </w:rPr>
        <w:t>bcrypt</w:t>
      </w:r>
      <w:proofErr w:type="spellEnd"/>
      <w:r w:rsidRPr="00B53339">
        <w:rPr>
          <w:rFonts w:ascii="Arial" w:hAnsi="Arial" w:cs="Arial"/>
        </w:rPr>
        <w:t>, y bloqueo temporal de cuentas tras 3 intentos fallidos de inicio de sesión (15 minutos).</w:t>
      </w:r>
    </w:p>
    <w:p>
      <w:pStyle w:val="Caption"/>
      <w:r>
        <w:t>Tabla 17: Datos técnicos y especificaciones</w:t>
      </w:r>
    </w:p>
    <w:p w14:paraId="731240F1" w14:textId="3664B2AD"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Todos los componentes del sistema deben estar en contenedores con Docker, utilizando Docker </w:t>
      </w:r>
      <w:proofErr w:type="spellStart"/>
      <w:r w:rsidRPr="00B53339">
        <w:rPr>
          <w:rFonts w:ascii="Arial" w:hAnsi="Arial" w:cs="Arial"/>
        </w:rPr>
        <w:t>Compose</w:t>
      </w:r>
      <w:proofErr w:type="spellEnd"/>
      <w:r w:rsidRPr="00B53339">
        <w:rPr>
          <w:rFonts w:ascii="Arial" w:hAnsi="Arial" w:cs="Arial"/>
        </w:rPr>
        <w:t xml:space="preserve"> o </w:t>
      </w:r>
      <w:proofErr w:type="spellStart"/>
      <w:r w:rsidRPr="00B53339">
        <w:rPr>
          <w:rFonts w:ascii="Arial" w:hAnsi="Arial" w:cs="Arial"/>
        </w:rPr>
        <w:t>Kubernetes</w:t>
      </w:r>
      <w:proofErr w:type="spellEnd"/>
      <w:r w:rsidRPr="00B53339">
        <w:rPr>
          <w:rFonts w:ascii="Arial" w:hAnsi="Arial" w:cs="Arial"/>
        </w:rPr>
        <w:t xml:space="preserve"> para orquestación; cada microservicio tendrá su propio pipeline CI/CD independiente.</w:t>
      </w:r>
    </w:p>
    <w:p w14:paraId="1E525E81" w14:textId="3ACC1A4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capacidad del sistema en su versión inicial soportará hasta 50 usuarios concurrentes simultáneos, con límites por escuela de 1,000 estudiantes activos, 50 instructores y 30 vehículos.</w:t>
      </w:r>
    </w:p>
    <w:p w14:paraId="59004591" w14:textId="00C284E9"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sistema implementará </w:t>
      </w:r>
      <w:proofErr w:type="spellStart"/>
      <w:r w:rsidRPr="00B53339">
        <w:rPr>
          <w:rFonts w:ascii="Arial" w:hAnsi="Arial" w:cs="Arial"/>
        </w:rPr>
        <w:t>backups</w:t>
      </w:r>
      <w:proofErr w:type="spellEnd"/>
      <w:r w:rsidRPr="00B53339">
        <w:rPr>
          <w:rFonts w:ascii="Arial" w:hAnsi="Arial" w:cs="Arial"/>
        </w:rPr>
        <w:t xml:space="preserve"> automáticos diarios de las bases de datos con retención mínima de 30 días, y registrará las operaciones críticas en logs de auditoría no eliminables con trazabilidad completa (usuario, fecha/hora, IP, acción realizada).</w:t>
      </w:r>
    </w:p>
    <w:p w14:paraId="7A79A92F" w14:textId="70727572"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La validación de datos estará restringida a formatos ecuatorianos: cédula de 10 dígitos con validación de dígito verificador, placas vehiculares en formato ABC-1234 o AAA-</w:t>
      </w:r>
      <w:r w:rsidRPr="00B53339">
        <w:rPr>
          <w:rFonts w:ascii="Arial" w:hAnsi="Arial" w:cs="Arial"/>
        </w:rPr>
        <w:lastRenderedPageBreak/>
        <w:t>1234, teléfonos de 10 dígitos, fechas en formato DD/MM/AAAA y montos en dólares USD con 2 decimales.</w:t>
      </w:r>
    </w:p>
    <w:p w14:paraId="285C644A" w14:textId="17E9F05C" w:rsidR="00B53339" w:rsidRPr="00B53339" w:rsidRDefault="00B53339" w:rsidP="000B258D">
      <w:pPr>
        <w:pStyle w:val="Prrafodelista"/>
        <w:numPr>
          <w:ilvl w:val="0"/>
          <w:numId w:val="32"/>
        </w:numPr>
        <w:spacing w:line="480" w:lineRule="auto"/>
        <w:jc w:val="both"/>
        <w:rPr>
          <w:rFonts w:ascii="Arial" w:hAnsi="Arial" w:cs="Arial"/>
        </w:rPr>
      </w:pPr>
      <w:r w:rsidRPr="00B53339">
        <w:rPr>
          <w:rFonts w:ascii="Arial" w:hAnsi="Arial" w:cs="Arial"/>
        </w:rPr>
        <w:t xml:space="preserve">El proyecto se desarrollará bajo metodología ágil Scrum, utilizando </w:t>
      </w:r>
      <w:proofErr w:type="spellStart"/>
      <w:r w:rsidRPr="00B53339">
        <w:rPr>
          <w:rFonts w:ascii="Arial" w:hAnsi="Arial" w:cs="Arial"/>
        </w:rPr>
        <w:t>sprints</w:t>
      </w:r>
      <w:proofErr w:type="spellEnd"/>
      <w:r w:rsidRPr="00B53339">
        <w:rPr>
          <w:rFonts w:ascii="Arial" w:hAnsi="Arial" w:cs="Arial"/>
        </w:rPr>
        <w:t xml:space="preserve"> de 2 semanas, ceremonias obligatorias (Sprint </w:t>
      </w:r>
      <w:proofErr w:type="spellStart"/>
      <w:r w:rsidRPr="00B53339">
        <w:rPr>
          <w:rFonts w:ascii="Arial" w:hAnsi="Arial" w:cs="Arial"/>
        </w:rPr>
        <w:t>Planning</w:t>
      </w:r>
      <w:proofErr w:type="spellEnd"/>
      <w:r w:rsidRPr="00B53339">
        <w:rPr>
          <w:rFonts w:ascii="Arial" w:hAnsi="Arial" w:cs="Arial"/>
        </w:rPr>
        <w:t xml:space="preserve">, Daily </w:t>
      </w:r>
      <w:proofErr w:type="spellStart"/>
      <w:r w:rsidRPr="00B53339">
        <w:rPr>
          <w:rFonts w:ascii="Arial" w:hAnsi="Arial" w:cs="Arial"/>
        </w:rPr>
        <w:t>Standup</w:t>
      </w:r>
      <w:proofErr w:type="spellEnd"/>
      <w:r w:rsidRPr="00B53339">
        <w:rPr>
          <w:rFonts w:ascii="Arial" w:hAnsi="Arial" w:cs="Arial"/>
        </w:rPr>
        <w:t xml:space="preserve">, Sprint </w:t>
      </w:r>
      <w:proofErr w:type="spellStart"/>
      <w:r w:rsidRPr="00B53339">
        <w:rPr>
          <w:rFonts w:ascii="Arial" w:hAnsi="Arial" w:cs="Arial"/>
        </w:rPr>
        <w:t>Review</w:t>
      </w:r>
      <w:proofErr w:type="spellEnd"/>
      <w:r w:rsidRPr="00B53339">
        <w:rPr>
          <w:rFonts w:ascii="Arial" w:hAnsi="Arial" w:cs="Arial"/>
        </w:rPr>
        <w:t xml:space="preserve">, Sprint Retrospective), y herramientas como Jira para seguimiento de tareas y </w:t>
      </w:r>
      <w:proofErr w:type="spellStart"/>
      <w:r w:rsidRPr="00B53339">
        <w:rPr>
          <w:rFonts w:ascii="Arial" w:hAnsi="Arial" w:cs="Arial"/>
        </w:rPr>
        <w:t>burndown</w:t>
      </w:r>
      <w:proofErr w:type="spellEnd"/>
      <w:r w:rsidRPr="00B53339">
        <w:rPr>
          <w:rFonts w:ascii="Arial" w:hAnsi="Arial" w:cs="Arial"/>
        </w:rPr>
        <w:t xml:space="preserve"> charts.</w:t>
      </w:r>
    </w:p>
    <w:p w14:paraId="448EADA3" w14:textId="14CC2E96" w:rsidR="6F8A06C8" w:rsidRPr="00B53339" w:rsidRDefault="00B53339" w:rsidP="00A173B3">
      <w:pPr>
        <w:pStyle w:val="Prrafodelista"/>
        <w:numPr>
          <w:ilvl w:val="0"/>
          <w:numId w:val="33"/>
        </w:numPr>
        <w:spacing w:line="480" w:lineRule="auto"/>
        <w:jc w:val="both"/>
        <w:rPr>
          <w:rFonts w:ascii="Arial" w:hAnsi="Arial" w:cs="Arial"/>
        </w:rPr>
      </w:pPr>
      <w:r w:rsidRPr="00B53339">
        <w:rPr>
          <w:rFonts w:ascii="Arial" w:hAnsi="Arial" w:cs="Arial"/>
        </w:rPr>
        <w:t xml:space="preserve">El código fuente será propiedad de </w:t>
      </w:r>
      <w:proofErr w:type="spellStart"/>
      <w:r w:rsidRPr="00B53339">
        <w:rPr>
          <w:rFonts w:ascii="Arial" w:hAnsi="Arial" w:cs="Arial"/>
        </w:rPr>
        <w:t>Kynsoft</w:t>
      </w:r>
      <w:proofErr w:type="spellEnd"/>
      <w:r w:rsidRPr="00B53339">
        <w:rPr>
          <w:rFonts w:ascii="Arial" w:hAnsi="Arial" w:cs="Arial"/>
        </w:rPr>
        <w:t xml:space="preserve">, con derechos de uso académico para la universidad; solo se utilizarán tecnologías open </w:t>
      </w:r>
      <w:proofErr w:type="spellStart"/>
      <w:r w:rsidRPr="00B53339">
        <w:rPr>
          <w:rFonts w:ascii="Arial" w:hAnsi="Arial" w:cs="Arial"/>
        </w:rPr>
        <w:t>source</w:t>
      </w:r>
      <w:proofErr w:type="spellEnd"/>
      <w:r w:rsidRPr="00B53339">
        <w:rPr>
          <w:rFonts w:ascii="Arial" w:hAnsi="Arial" w:cs="Arial"/>
        </w:rPr>
        <w:t xml:space="preserve"> con licencias permisivas (MIT, Apache 2.0, BSD), excluyendo licencias restrictivas tipo GPL.</w:t>
      </w:r>
    </w:p>
    <w:p w14:paraId="3BBA90BF" w14:textId="0C429A64" w:rsidR="00E660F8" w:rsidRPr="00E245B7" w:rsidRDefault="00E660F8" w:rsidP="000B258D">
      <w:pPr>
        <w:pStyle w:val="Ttulo1"/>
        <w:numPr>
          <w:ilvl w:val="0"/>
          <w:numId w:val="1"/>
        </w:numPr>
        <w:spacing w:line="480" w:lineRule="auto"/>
        <w:jc w:val="both"/>
        <w:rPr>
          <w:rFonts w:cs="Arial"/>
          <w:szCs w:val="22"/>
        </w:rPr>
      </w:pPr>
      <w:bookmarkStart w:id="49" w:name="_Toc227521387"/>
      <w:r w:rsidRPr="00E245B7">
        <w:rPr>
          <w:rFonts w:cs="Arial"/>
          <w:szCs w:val="22"/>
        </w:rPr>
        <w:t>Planificación y costos del proyecto</w:t>
      </w:r>
      <w:bookmarkEnd w:id="49"/>
    </w:p>
    <w:p w14:paraId="2169D286" w14:textId="39F4B7C4"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desarrollará mediante Scrum, una metodología ágil basada en </w:t>
      </w:r>
      <w:proofErr w:type="spellStart"/>
      <w:r w:rsidRPr="00E31230">
        <w:rPr>
          <w:rFonts w:ascii="Arial" w:hAnsi="Arial" w:cs="Arial"/>
        </w:rPr>
        <w:t>sprints</w:t>
      </w:r>
      <w:proofErr w:type="spellEnd"/>
      <w:r w:rsidRPr="00E31230">
        <w:rPr>
          <w:rFonts w:ascii="Arial" w:hAnsi="Arial" w:cs="Arial"/>
        </w:rPr>
        <w:t xml:space="preserve"> iterativos que facilita la entrega incremental de valor, la adaptación a cambios y la colaboración entre equipos. Este enfoque es adecuado para sistemas con arquitectura de microservicios, ya que promueve transparencia, comunicación constante y seguimiento del progreso mediante artefactos y ceremonias Scrum.</w:t>
      </w:r>
    </w:p>
    <w:p w14:paraId="6303FE11" w14:textId="18A6F60A" w:rsidR="00E31230" w:rsidRPr="00E31230" w:rsidRDefault="00E31230" w:rsidP="00E31230">
      <w:pPr>
        <w:spacing w:line="480" w:lineRule="auto"/>
        <w:jc w:val="both"/>
        <w:rPr>
          <w:rFonts w:ascii="Arial" w:hAnsi="Arial" w:cs="Arial"/>
        </w:rPr>
      </w:pPr>
      <w:r w:rsidRPr="00E31230">
        <w:rPr>
          <w:rFonts w:ascii="Arial" w:hAnsi="Arial" w:cs="Arial"/>
        </w:rPr>
        <w:t xml:space="preserve">El proyecto se organiza en siete fases: Administración de proyectos, Planificación, Análisis de requerimientos, Diseño, Desarrollo del documento, Desarrollo de la aplicación y Pruebas y Cierre. Durante las fases de desarrollo se ejecutan </w:t>
      </w:r>
      <w:proofErr w:type="spellStart"/>
      <w:r w:rsidRPr="00E31230">
        <w:rPr>
          <w:rFonts w:ascii="Arial" w:hAnsi="Arial" w:cs="Arial"/>
        </w:rPr>
        <w:t>sprints</w:t>
      </w:r>
      <w:proofErr w:type="spellEnd"/>
      <w:r w:rsidRPr="00E31230">
        <w:rPr>
          <w:rFonts w:ascii="Arial" w:hAnsi="Arial" w:cs="Arial"/>
        </w:rPr>
        <w:t xml:space="preserve"> de dos semanas, permitiendo validar tempranamente los entregables con los </w:t>
      </w:r>
      <w:proofErr w:type="spellStart"/>
      <w:r w:rsidRPr="00E31230">
        <w:rPr>
          <w:rFonts w:ascii="Arial" w:hAnsi="Arial" w:cs="Arial"/>
        </w:rPr>
        <w:t>stakeholders</w:t>
      </w:r>
      <w:proofErr w:type="spellEnd"/>
      <w:r w:rsidRPr="00E31230">
        <w:rPr>
          <w:rFonts w:ascii="Arial" w:hAnsi="Arial" w:cs="Arial"/>
        </w:rPr>
        <w:t xml:space="preserve"> y reducir riesgos.</w:t>
      </w:r>
    </w:p>
    <w:p w14:paraId="2361F467" w14:textId="2B36AD84" w:rsidR="00E660F8" w:rsidRDefault="00E31230" w:rsidP="00E31230">
      <w:pPr>
        <w:spacing w:line="480" w:lineRule="auto"/>
        <w:jc w:val="both"/>
        <w:rPr>
          <w:rFonts w:ascii="Arial" w:hAnsi="Arial" w:cs="Arial"/>
        </w:rPr>
      </w:pPr>
      <w:r w:rsidRPr="00E31230">
        <w:rPr>
          <w:rFonts w:ascii="Arial" w:hAnsi="Arial" w:cs="Arial"/>
        </w:rPr>
        <w:t xml:space="preserve">El desarrollo del documento se centra en la elaboración estructurada del informe académico a lo largo de 6 semanas, cubriendo introducción, análisis de soluciones, requerimientos, objetivos, alcance, planificación y marco teórico. El desarrollo de la aplicación abarca otras 6 semanas organizadas en 3 </w:t>
      </w:r>
      <w:proofErr w:type="spellStart"/>
      <w:r w:rsidRPr="00E31230">
        <w:rPr>
          <w:rFonts w:ascii="Arial" w:hAnsi="Arial" w:cs="Arial"/>
        </w:rPr>
        <w:t>sprints</w:t>
      </w:r>
      <w:proofErr w:type="spellEnd"/>
      <w:r w:rsidRPr="00E31230">
        <w:rPr>
          <w:rFonts w:ascii="Arial" w:hAnsi="Arial" w:cs="Arial"/>
        </w:rPr>
        <w:t xml:space="preserve">, en los que se construyen los microservicios principales (autenticación, estudiantes, instructores, vehículos, asignaciones, cobros, reportes y notificaciones) con pruebas unitarias e integración continua. Finalmente, la fase de Pruebas </w:t>
      </w:r>
      <w:r w:rsidRPr="00E31230">
        <w:rPr>
          <w:rFonts w:ascii="Arial" w:hAnsi="Arial" w:cs="Arial"/>
        </w:rPr>
        <w:lastRenderedPageBreak/>
        <w:t>y Cierre de 4 semanas incluye pruebas de integración, pruebas de carga y la elaboración de la documentación técnica y manuales del sistema.</w:t>
      </w:r>
    </w:p>
    <w:p w14:paraId="17A690AA" w14:textId="2F5A3CF7" w:rsidR="007E0264" w:rsidRDefault="00007259" w:rsidP="00E31230">
      <w:pPr>
        <w:spacing w:line="480" w:lineRule="auto"/>
        <w:jc w:val="both"/>
        <w:rPr>
          <w:rFonts w:ascii="Arial" w:hAnsi="Arial" w:cs="Arial"/>
        </w:rPr>
      </w:pPr>
      <w:r w:rsidRPr="00007259">
        <w:rPr>
          <w:rFonts w:ascii="Arial" w:hAnsi="Arial" w:cs="Arial"/>
        </w:rPr>
        <w:t>La tabla presenta el cronograma del proyecto de desarrollo del sistema de control administrativo y financiero para escuelas de conducción, que se ejecuta entre el 24 de septiembre de 2025 y el 5 de mayo de 2026, estructurado en siete fases principales.</w:t>
      </w:r>
    </w:p>
    <w:tbl>
      <w:tblPr>
        <w:tblStyle w:val="Tablaconcuadrcula"/>
        <w:tblW w:w="0" w:type="auto"/>
        <w:tblLook w:val="04A0" w:firstRow="1" w:lastRow="0" w:firstColumn="1" w:lastColumn="0" w:noHBand="0" w:noVBand="1"/>
      </w:tblPr>
      <w:tblGrid>
        <w:gridCol w:w="1145"/>
        <w:gridCol w:w="1951"/>
        <w:gridCol w:w="1762"/>
        <w:gridCol w:w="1402"/>
        <w:gridCol w:w="1402"/>
        <w:gridCol w:w="1354"/>
      </w:tblGrid>
      <w:tr w:rsidR="00A60B90" w:rsidRPr="006F7083" w14:paraId="1A896B59" w14:textId="77777777" w:rsidTr="006F7083">
        <w:tc>
          <w:tcPr>
            <w:tcW w:w="1145" w:type="dxa"/>
          </w:tcPr>
          <w:p w14:paraId="20917D0E" w14:textId="77777777" w:rsidR="00A60B90" w:rsidRPr="006F7083" w:rsidRDefault="00A60B90" w:rsidP="00E17117">
            <w:pPr>
              <w:jc w:val="center"/>
            </w:pPr>
            <w:proofErr w:type="spellStart"/>
            <w:r w:rsidRPr="006F7083">
              <w:rPr>
                <w:rFonts w:ascii="Arial" w:eastAsia="Arial" w:hAnsi="Arial" w:cs="Arial"/>
                <w:b/>
                <w:bCs/>
                <w:sz w:val="20"/>
                <w:szCs w:val="20"/>
              </w:rPr>
              <w:t>N°</w:t>
            </w:r>
            <w:proofErr w:type="spellEnd"/>
          </w:p>
        </w:tc>
        <w:tc>
          <w:tcPr>
            <w:tcW w:w="1951" w:type="dxa"/>
          </w:tcPr>
          <w:p w14:paraId="087734BE" w14:textId="77777777" w:rsidR="00A60B90" w:rsidRPr="006F7083" w:rsidRDefault="00A60B90" w:rsidP="00E17117">
            <w:pPr>
              <w:jc w:val="center"/>
            </w:pPr>
            <w:r w:rsidRPr="006F7083">
              <w:rPr>
                <w:rFonts w:ascii="Arial" w:eastAsia="Arial" w:hAnsi="Arial" w:cs="Arial"/>
                <w:b/>
                <w:bCs/>
                <w:sz w:val="20"/>
                <w:szCs w:val="20"/>
              </w:rPr>
              <w:t>Nombre de la tarea / Título</w:t>
            </w:r>
          </w:p>
        </w:tc>
        <w:tc>
          <w:tcPr>
            <w:tcW w:w="1762" w:type="dxa"/>
          </w:tcPr>
          <w:p w14:paraId="602F0868" w14:textId="77777777" w:rsidR="00A60B90" w:rsidRPr="006F7083" w:rsidRDefault="00A60B90" w:rsidP="00E17117">
            <w:pPr>
              <w:jc w:val="center"/>
            </w:pPr>
            <w:r w:rsidRPr="006F7083">
              <w:rPr>
                <w:rFonts w:ascii="Arial" w:eastAsia="Arial" w:hAnsi="Arial" w:cs="Arial"/>
                <w:b/>
                <w:bCs/>
                <w:sz w:val="20"/>
                <w:szCs w:val="20"/>
              </w:rPr>
              <w:t>Asignado a</w:t>
            </w:r>
          </w:p>
        </w:tc>
        <w:tc>
          <w:tcPr>
            <w:tcW w:w="1402" w:type="dxa"/>
          </w:tcPr>
          <w:p w14:paraId="07625E25" w14:textId="77777777" w:rsidR="00A60B90" w:rsidRPr="006F7083" w:rsidRDefault="00A60B90" w:rsidP="00E17117">
            <w:pPr>
              <w:jc w:val="center"/>
            </w:pPr>
            <w:r w:rsidRPr="006F7083">
              <w:rPr>
                <w:rFonts w:ascii="Arial" w:eastAsia="Arial" w:hAnsi="Arial" w:cs="Arial"/>
                <w:b/>
                <w:bCs/>
                <w:sz w:val="20"/>
                <w:szCs w:val="20"/>
              </w:rPr>
              <w:t>Fecha inicio</w:t>
            </w:r>
          </w:p>
        </w:tc>
        <w:tc>
          <w:tcPr>
            <w:tcW w:w="1402" w:type="dxa"/>
          </w:tcPr>
          <w:p w14:paraId="63C2552E" w14:textId="77777777" w:rsidR="00A60B90" w:rsidRPr="006F7083" w:rsidRDefault="00A60B90" w:rsidP="00E17117">
            <w:pPr>
              <w:jc w:val="center"/>
            </w:pPr>
            <w:r w:rsidRPr="006F7083">
              <w:rPr>
                <w:rFonts w:ascii="Arial" w:eastAsia="Arial" w:hAnsi="Arial" w:cs="Arial"/>
                <w:b/>
                <w:bCs/>
                <w:sz w:val="20"/>
                <w:szCs w:val="20"/>
              </w:rPr>
              <w:t>Fecha fin</w:t>
            </w:r>
          </w:p>
        </w:tc>
        <w:tc>
          <w:tcPr>
            <w:tcW w:w="1354" w:type="dxa"/>
          </w:tcPr>
          <w:p w14:paraId="314AB834" w14:textId="77777777" w:rsidR="00A60B90" w:rsidRPr="006F7083" w:rsidRDefault="00A60B90" w:rsidP="00E17117">
            <w:pPr>
              <w:jc w:val="center"/>
            </w:pPr>
            <w:r w:rsidRPr="006F7083">
              <w:rPr>
                <w:rFonts w:ascii="Arial" w:eastAsia="Arial" w:hAnsi="Arial" w:cs="Arial"/>
                <w:b/>
                <w:bCs/>
                <w:sz w:val="20"/>
                <w:szCs w:val="20"/>
              </w:rPr>
              <w:t>Duración</w:t>
            </w:r>
          </w:p>
        </w:tc>
      </w:tr>
      <w:tr w:rsidR="00A60B90" w14:paraId="3F006796" w14:textId="77777777" w:rsidTr="006F7083">
        <w:tc>
          <w:tcPr>
            <w:tcW w:w="1145" w:type="dxa"/>
          </w:tcPr>
          <w:p w14:paraId="24E8019C" w14:textId="77777777" w:rsidR="00A60B90" w:rsidRDefault="00A60B90" w:rsidP="00E17117">
            <w:pPr>
              <w:jc w:val="center"/>
            </w:pPr>
            <w:r>
              <w:rPr>
                <w:rFonts w:ascii="Arial" w:eastAsia="Arial" w:hAnsi="Arial" w:cs="Arial"/>
                <w:b/>
                <w:bCs/>
                <w:sz w:val="20"/>
                <w:szCs w:val="20"/>
              </w:rPr>
              <w:t>1</w:t>
            </w:r>
          </w:p>
        </w:tc>
        <w:tc>
          <w:tcPr>
            <w:tcW w:w="1951" w:type="dxa"/>
          </w:tcPr>
          <w:p w14:paraId="73929410" w14:textId="77777777" w:rsidR="00A60B90" w:rsidRDefault="00A60B90" w:rsidP="00E17117">
            <w:r>
              <w:rPr>
                <w:rFonts w:ascii="Arial" w:eastAsia="Arial" w:hAnsi="Arial" w:cs="Arial"/>
                <w:b/>
                <w:bCs/>
                <w:sz w:val="20"/>
                <w:szCs w:val="20"/>
              </w:rPr>
              <w:t>Administración de proyectos</w:t>
            </w:r>
          </w:p>
        </w:tc>
        <w:tc>
          <w:tcPr>
            <w:tcW w:w="1762" w:type="dxa"/>
          </w:tcPr>
          <w:p w14:paraId="59471436" w14:textId="77777777" w:rsidR="00A60B90" w:rsidRDefault="00A60B90" w:rsidP="00E17117"/>
        </w:tc>
        <w:tc>
          <w:tcPr>
            <w:tcW w:w="1402" w:type="dxa"/>
          </w:tcPr>
          <w:p w14:paraId="16DF32C3" w14:textId="77777777" w:rsidR="00A60B90" w:rsidRDefault="00A60B90" w:rsidP="00E17117">
            <w:pPr>
              <w:jc w:val="center"/>
            </w:pPr>
            <w:r>
              <w:rPr>
                <w:rFonts w:ascii="Arial" w:eastAsia="Arial" w:hAnsi="Arial" w:cs="Arial"/>
                <w:sz w:val="20"/>
                <w:szCs w:val="20"/>
              </w:rPr>
              <w:t>09/24/2025</w:t>
            </w:r>
          </w:p>
        </w:tc>
        <w:tc>
          <w:tcPr>
            <w:tcW w:w="1402" w:type="dxa"/>
          </w:tcPr>
          <w:p w14:paraId="0BAB1FD6" w14:textId="77777777" w:rsidR="00A60B90" w:rsidRDefault="00A60B90" w:rsidP="00E17117">
            <w:pPr>
              <w:jc w:val="center"/>
            </w:pPr>
            <w:r>
              <w:rPr>
                <w:rFonts w:ascii="Arial" w:eastAsia="Arial" w:hAnsi="Arial" w:cs="Arial"/>
                <w:sz w:val="20"/>
                <w:szCs w:val="20"/>
              </w:rPr>
              <w:t>01/21/2026</w:t>
            </w:r>
          </w:p>
        </w:tc>
        <w:tc>
          <w:tcPr>
            <w:tcW w:w="1354" w:type="dxa"/>
          </w:tcPr>
          <w:p w14:paraId="3EF102AC" w14:textId="77777777" w:rsidR="00A60B90" w:rsidRDefault="00A60B90" w:rsidP="00E17117">
            <w:pPr>
              <w:jc w:val="center"/>
            </w:pPr>
            <w:r>
              <w:rPr>
                <w:rFonts w:ascii="Arial" w:eastAsia="Arial" w:hAnsi="Arial" w:cs="Arial"/>
                <w:b/>
                <w:bCs/>
                <w:sz w:val="20"/>
                <w:szCs w:val="20"/>
              </w:rPr>
              <w:t>16 semanas</w:t>
            </w:r>
          </w:p>
        </w:tc>
      </w:tr>
      <w:tr w:rsidR="00A60B90" w14:paraId="7B2DC2C0" w14:textId="77777777" w:rsidTr="006F7083">
        <w:tc>
          <w:tcPr>
            <w:tcW w:w="1145" w:type="dxa"/>
          </w:tcPr>
          <w:p w14:paraId="0D92BCF0" w14:textId="77777777" w:rsidR="00A60B90" w:rsidRDefault="00A60B90" w:rsidP="00E17117">
            <w:pPr>
              <w:jc w:val="center"/>
            </w:pPr>
            <w:r>
              <w:rPr>
                <w:rFonts w:ascii="Arial" w:eastAsia="Arial" w:hAnsi="Arial" w:cs="Arial"/>
                <w:sz w:val="20"/>
                <w:szCs w:val="20"/>
              </w:rPr>
              <w:t>1.1</w:t>
            </w:r>
          </w:p>
        </w:tc>
        <w:tc>
          <w:tcPr>
            <w:tcW w:w="1951" w:type="dxa"/>
          </w:tcPr>
          <w:p w14:paraId="5166F5B0" w14:textId="77777777" w:rsidR="00A60B90" w:rsidRDefault="00A60B90" w:rsidP="00E17117">
            <w:r>
              <w:rPr>
                <w:rFonts w:ascii="Arial" w:eastAsia="Arial" w:hAnsi="Arial" w:cs="Arial"/>
                <w:sz w:val="20"/>
                <w:szCs w:val="20"/>
              </w:rPr>
              <w:t>Carta del proyecto</w:t>
            </w:r>
          </w:p>
        </w:tc>
        <w:tc>
          <w:tcPr>
            <w:tcW w:w="1762" w:type="dxa"/>
          </w:tcPr>
          <w:p w14:paraId="75EC4B1C"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050A59C7" w14:textId="77777777" w:rsidR="00A60B90" w:rsidRDefault="00A60B90" w:rsidP="00E17117">
            <w:pPr>
              <w:jc w:val="center"/>
            </w:pPr>
            <w:r>
              <w:rPr>
                <w:rFonts w:ascii="Arial" w:eastAsia="Arial" w:hAnsi="Arial" w:cs="Arial"/>
                <w:sz w:val="20"/>
                <w:szCs w:val="20"/>
              </w:rPr>
              <w:t>09/24/2025</w:t>
            </w:r>
          </w:p>
        </w:tc>
        <w:tc>
          <w:tcPr>
            <w:tcW w:w="1402" w:type="dxa"/>
          </w:tcPr>
          <w:p w14:paraId="7922CA48" w14:textId="77777777" w:rsidR="00A60B90" w:rsidRDefault="00A60B90" w:rsidP="00E17117">
            <w:pPr>
              <w:jc w:val="center"/>
            </w:pPr>
            <w:r>
              <w:rPr>
                <w:rFonts w:ascii="Arial" w:eastAsia="Arial" w:hAnsi="Arial" w:cs="Arial"/>
                <w:sz w:val="20"/>
                <w:szCs w:val="20"/>
              </w:rPr>
              <w:t>09/30/2025</w:t>
            </w:r>
          </w:p>
        </w:tc>
        <w:tc>
          <w:tcPr>
            <w:tcW w:w="1354" w:type="dxa"/>
          </w:tcPr>
          <w:p w14:paraId="46B725B1" w14:textId="77777777" w:rsidR="00A60B90" w:rsidRDefault="00A60B90" w:rsidP="00E17117">
            <w:pPr>
              <w:jc w:val="center"/>
            </w:pPr>
            <w:r>
              <w:rPr>
                <w:rFonts w:ascii="Arial" w:eastAsia="Arial" w:hAnsi="Arial" w:cs="Arial"/>
                <w:sz w:val="20"/>
                <w:szCs w:val="20"/>
              </w:rPr>
              <w:t>5 días</w:t>
            </w:r>
          </w:p>
        </w:tc>
      </w:tr>
      <w:tr w:rsidR="00A60B90" w14:paraId="334745F0" w14:textId="77777777" w:rsidTr="006F7083">
        <w:tc>
          <w:tcPr>
            <w:tcW w:w="1145" w:type="dxa"/>
          </w:tcPr>
          <w:p w14:paraId="25953C95" w14:textId="77777777" w:rsidR="00A60B90" w:rsidRDefault="00A60B90" w:rsidP="00E17117">
            <w:pPr>
              <w:jc w:val="center"/>
            </w:pPr>
            <w:r>
              <w:rPr>
                <w:rFonts w:ascii="Arial" w:eastAsia="Arial" w:hAnsi="Arial" w:cs="Arial"/>
                <w:sz w:val="20"/>
                <w:szCs w:val="20"/>
              </w:rPr>
              <w:t>1.2</w:t>
            </w:r>
          </w:p>
        </w:tc>
        <w:tc>
          <w:tcPr>
            <w:tcW w:w="1951" w:type="dxa"/>
          </w:tcPr>
          <w:p w14:paraId="6941EB48" w14:textId="77777777" w:rsidR="00A60B90" w:rsidRDefault="00A60B90" w:rsidP="00E17117">
            <w:r>
              <w:rPr>
                <w:rFonts w:ascii="Arial" w:eastAsia="Arial" w:hAnsi="Arial" w:cs="Arial"/>
                <w:sz w:val="20"/>
                <w:szCs w:val="20"/>
              </w:rPr>
              <w:t>Plan de control de proyectos</w:t>
            </w:r>
          </w:p>
        </w:tc>
        <w:tc>
          <w:tcPr>
            <w:tcW w:w="1762" w:type="dxa"/>
          </w:tcPr>
          <w:p w14:paraId="20EC0A1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1A4CD606" w14:textId="77777777" w:rsidR="00A60B90" w:rsidRDefault="00A60B90" w:rsidP="00E17117">
            <w:pPr>
              <w:jc w:val="center"/>
            </w:pPr>
            <w:r>
              <w:rPr>
                <w:rFonts w:ascii="Arial" w:eastAsia="Arial" w:hAnsi="Arial" w:cs="Arial"/>
                <w:sz w:val="20"/>
                <w:szCs w:val="20"/>
              </w:rPr>
              <w:t>10/01/2025</w:t>
            </w:r>
          </w:p>
        </w:tc>
        <w:tc>
          <w:tcPr>
            <w:tcW w:w="1402" w:type="dxa"/>
          </w:tcPr>
          <w:p w14:paraId="10BB75B4" w14:textId="77777777" w:rsidR="00A60B90" w:rsidRDefault="00A60B90" w:rsidP="00E17117">
            <w:pPr>
              <w:jc w:val="center"/>
            </w:pPr>
            <w:r>
              <w:rPr>
                <w:rFonts w:ascii="Arial" w:eastAsia="Arial" w:hAnsi="Arial" w:cs="Arial"/>
                <w:sz w:val="20"/>
                <w:szCs w:val="20"/>
              </w:rPr>
              <w:t>10/07/2025</w:t>
            </w:r>
          </w:p>
        </w:tc>
        <w:tc>
          <w:tcPr>
            <w:tcW w:w="1354" w:type="dxa"/>
          </w:tcPr>
          <w:p w14:paraId="029F45D9" w14:textId="77777777" w:rsidR="00A60B90" w:rsidRDefault="00A60B90" w:rsidP="00E17117">
            <w:pPr>
              <w:jc w:val="center"/>
            </w:pPr>
            <w:r>
              <w:rPr>
                <w:rFonts w:ascii="Arial" w:eastAsia="Arial" w:hAnsi="Arial" w:cs="Arial"/>
                <w:sz w:val="20"/>
                <w:szCs w:val="20"/>
              </w:rPr>
              <w:t>5 días</w:t>
            </w:r>
          </w:p>
        </w:tc>
      </w:tr>
      <w:tr w:rsidR="00A60B90" w14:paraId="7DC9689F" w14:textId="77777777" w:rsidTr="006F7083">
        <w:tc>
          <w:tcPr>
            <w:tcW w:w="1145" w:type="dxa"/>
          </w:tcPr>
          <w:p w14:paraId="5052D331" w14:textId="77777777" w:rsidR="00A60B90" w:rsidRDefault="00A60B90" w:rsidP="00E17117">
            <w:pPr>
              <w:jc w:val="center"/>
            </w:pPr>
            <w:r>
              <w:rPr>
                <w:rFonts w:ascii="Arial" w:eastAsia="Arial" w:hAnsi="Arial" w:cs="Arial"/>
                <w:sz w:val="20"/>
                <w:szCs w:val="20"/>
              </w:rPr>
              <w:t>1.3</w:t>
            </w:r>
          </w:p>
        </w:tc>
        <w:tc>
          <w:tcPr>
            <w:tcW w:w="1951" w:type="dxa"/>
          </w:tcPr>
          <w:p w14:paraId="147CE8D4" w14:textId="77777777" w:rsidR="00A60B90" w:rsidRDefault="00A60B90" w:rsidP="00E17117">
            <w:r>
              <w:rPr>
                <w:rFonts w:ascii="Arial" w:eastAsia="Arial" w:hAnsi="Arial" w:cs="Arial"/>
                <w:sz w:val="20"/>
                <w:szCs w:val="20"/>
              </w:rPr>
              <w:t>Reuniones de seguimiento/control</w:t>
            </w:r>
          </w:p>
        </w:tc>
        <w:tc>
          <w:tcPr>
            <w:tcW w:w="1762" w:type="dxa"/>
          </w:tcPr>
          <w:p w14:paraId="16FCC152"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9911205" w14:textId="77777777" w:rsidR="00A60B90" w:rsidRDefault="00A60B90" w:rsidP="00E17117">
            <w:pPr>
              <w:jc w:val="center"/>
            </w:pPr>
            <w:r>
              <w:rPr>
                <w:rFonts w:ascii="Arial" w:eastAsia="Arial" w:hAnsi="Arial" w:cs="Arial"/>
                <w:sz w:val="20"/>
                <w:szCs w:val="20"/>
              </w:rPr>
              <w:t>09/24/2025</w:t>
            </w:r>
          </w:p>
        </w:tc>
        <w:tc>
          <w:tcPr>
            <w:tcW w:w="1402" w:type="dxa"/>
          </w:tcPr>
          <w:p w14:paraId="4D6D429A" w14:textId="77777777" w:rsidR="00A60B90" w:rsidRDefault="00A60B90" w:rsidP="00E17117">
            <w:pPr>
              <w:jc w:val="center"/>
            </w:pPr>
            <w:r>
              <w:rPr>
                <w:rFonts w:ascii="Arial" w:eastAsia="Arial" w:hAnsi="Arial" w:cs="Arial"/>
                <w:sz w:val="20"/>
                <w:szCs w:val="20"/>
              </w:rPr>
              <w:t>01/21/2026</w:t>
            </w:r>
          </w:p>
        </w:tc>
        <w:tc>
          <w:tcPr>
            <w:tcW w:w="1354" w:type="dxa"/>
          </w:tcPr>
          <w:p w14:paraId="73A0E04A" w14:textId="77777777" w:rsidR="00A60B90" w:rsidRDefault="00A60B90" w:rsidP="00E17117">
            <w:pPr>
              <w:jc w:val="center"/>
            </w:pPr>
            <w:r>
              <w:rPr>
                <w:rFonts w:ascii="Arial" w:eastAsia="Arial" w:hAnsi="Arial" w:cs="Arial"/>
                <w:sz w:val="20"/>
                <w:szCs w:val="20"/>
              </w:rPr>
              <w:t>16 semanas</w:t>
            </w:r>
          </w:p>
        </w:tc>
      </w:tr>
      <w:tr w:rsidR="00A60B90" w14:paraId="168DC1AD" w14:textId="77777777" w:rsidTr="006F7083">
        <w:tc>
          <w:tcPr>
            <w:tcW w:w="1145" w:type="dxa"/>
          </w:tcPr>
          <w:p w14:paraId="32BF91C6" w14:textId="77777777" w:rsidR="00A60B90" w:rsidRDefault="00A60B90" w:rsidP="00E17117">
            <w:pPr>
              <w:jc w:val="center"/>
            </w:pPr>
            <w:r>
              <w:rPr>
                <w:rFonts w:ascii="Arial" w:eastAsia="Arial" w:hAnsi="Arial" w:cs="Arial"/>
                <w:b/>
                <w:bCs/>
                <w:sz w:val="20"/>
                <w:szCs w:val="20"/>
              </w:rPr>
              <w:t>2</w:t>
            </w:r>
          </w:p>
        </w:tc>
        <w:tc>
          <w:tcPr>
            <w:tcW w:w="1951" w:type="dxa"/>
          </w:tcPr>
          <w:p w14:paraId="7A483610" w14:textId="77777777" w:rsidR="00A60B90" w:rsidRDefault="00A60B90" w:rsidP="00E17117">
            <w:r>
              <w:rPr>
                <w:rFonts w:ascii="Arial" w:eastAsia="Arial" w:hAnsi="Arial" w:cs="Arial"/>
                <w:b/>
                <w:bCs/>
                <w:sz w:val="20"/>
                <w:szCs w:val="20"/>
              </w:rPr>
              <w:t>Planificación</w:t>
            </w:r>
          </w:p>
        </w:tc>
        <w:tc>
          <w:tcPr>
            <w:tcW w:w="1762" w:type="dxa"/>
          </w:tcPr>
          <w:p w14:paraId="3F4EFB8C" w14:textId="77777777" w:rsidR="00A60B90" w:rsidRDefault="00A60B90" w:rsidP="00E17117"/>
        </w:tc>
        <w:tc>
          <w:tcPr>
            <w:tcW w:w="1402" w:type="dxa"/>
          </w:tcPr>
          <w:p w14:paraId="54150DE3" w14:textId="77777777" w:rsidR="00A60B90" w:rsidRDefault="00A60B90" w:rsidP="00E17117">
            <w:pPr>
              <w:jc w:val="center"/>
            </w:pPr>
            <w:r>
              <w:rPr>
                <w:rFonts w:ascii="Arial" w:eastAsia="Arial" w:hAnsi="Arial" w:cs="Arial"/>
                <w:sz w:val="20"/>
                <w:szCs w:val="20"/>
              </w:rPr>
              <w:t>10/01/2025</w:t>
            </w:r>
          </w:p>
        </w:tc>
        <w:tc>
          <w:tcPr>
            <w:tcW w:w="1402" w:type="dxa"/>
          </w:tcPr>
          <w:p w14:paraId="46C2AA1C" w14:textId="77777777" w:rsidR="00A60B90" w:rsidRDefault="00A60B90" w:rsidP="00E17117">
            <w:pPr>
              <w:jc w:val="center"/>
            </w:pPr>
            <w:r>
              <w:rPr>
                <w:rFonts w:ascii="Arial" w:eastAsia="Arial" w:hAnsi="Arial" w:cs="Arial"/>
                <w:sz w:val="20"/>
                <w:szCs w:val="20"/>
              </w:rPr>
              <w:t>11/11/2025</w:t>
            </w:r>
          </w:p>
        </w:tc>
        <w:tc>
          <w:tcPr>
            <w:tcW w:w="1354" w:type="dxa"/>
          </w:tcPr>
          <w:p w14:paraId="3504DC8C" w14:textId="77777777" w:rsidR="00A60B90" w:rsidRDefault="00A60B90" w:rsidP="00E17117">
            <w:pPr>
              <w:jc w:val="center"/>
            </w:pPr>
            <w:r>
              <w:rPr>
                <w:rFonts w:ascii="Arial" w:eastAsia="Arial" w:hAnsi="Arial" w:cs="Arial"/>
                <w:b/>
                <w:bCs/>
                <w:sz w:val="20"/>
                <w:szCs w:val="20"/>
              </w:rPr>
              <w:t>6 semanas</w:t>
            </w:r>
          </w:p>
        </w:tc>
      </w:tr>
      <w:tr w:rsidR="00A60B90" w14:paraId="4654013D" w14:textId="77777777" w:rsidTr="006F7083">
        <w:tc>
          <w:tcPr>
            <w:tcW w:w="1145" w:type="dxa"/>
          </w:tcPr>
          <w:p w14:paraId="574BC304" w14:textId="77777777" w:rsidR="00A60B90" w:rsidRDefault="00A60B90" w:rsidP="00E17117">
            <w:pPr>
              <w:jc w:val="center"/>
            </w:pPr>
            <w:r>
              <w:rPr>
                <w:rFonts w:ascii="Arial" w:eastAsia="Arial" w:hAnsi="Arial" w:cs="Arial"/>
                <w:sz w:val="20"/>
                <w:szCs w:val="20"/>
              </w:rPr>
              <w:t>2.1</w:t>
            </w:r>
          </w:p>
        </w:tc>
        <w:tc>
          <w:tcPr>
            <w:tcW w:w="1951" w:type="dxa"/>
          </w:tcPr>
          <w:p w14:paraId="10856100" w14:textId="77777777" w:rsidR="00A60B90" w:rsidRDefault="00A60B90" w:rsidP="00E17117">
            <w:r>
              <w:rPr>
                <w:rFonts w:ascii="Arial" w:eastAsia="Arial" w:hAnsi="Arial" w:cs="Arial"/>
                <w:sz w:val="20"/>
                <w:szCs w:val="20"/>
              </w:rPr>
              <w:t>Estudio de factibilidad</w:t>
            </w:r>
          </w:p>
        </w:tc>
        <w:tc>
          <w:tcPr>
            <w:tcW w:w="1762" w:type="dxa"/>
          </w:tcPr>
          <w:p w14:paraId="67E6E9BB"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20A195A2" w14:textId="77777777" w:rsidR="00A60B90" w:rsidRDefault="00A60B90" w:rsidP="00E17117">
            <w:pPr>
              <w:jc w:val="center"/>
            </w:pPr>
            <w:r>
              <w:rPr>
                <w:rFonts w:ascii="Arial" w:eastAsia="Arial" w:hAnsi="Arial" w:cs="Arial"/>
                <w:sz w:val="20"/>
                <w:szCs w:val="20"/>
              </w:rPr>
              <w:t>10/01/2025</w:t>
            </w:r>
          </w:p>
        </w:tc>
        <w:tc>
          <w:tcPr>
            <w:tcW w:w="1402" w:type="dxa"/>
          </w:tcPr>
          <w:p w14:paraId="71F63480" w14:textId="77777777" w:rsidR="00A60B90" w:rsidRDefault="00A60B90" w:rsidP="00E17117">
            <w:pPr>
              <w:jc w:val="center"/>
            </w:pPr>
            <w:r>
              <w:rPr>
                <w:rFonts w:ascii="Arial" w:eastAsia="Arial" w:hAnsi="Arial" w:cs="Arial"/>
                <w:sz w:val="20"/>
                <w:szCs w:val="20"/>
              </w:rPr>
              <w:t>10/14/2025</w:t>
            </w:r>
          </w:p>
        </w:tc>
        <w:tc>
          <w:tcPr>
            <w:tcW w:w="1354" w:type="dxa"/>
          </w:tcPr>
          <w:p w14:paraId="0D490BBD" w14:textId="77777777" w:rsidR="00A60B90" w:rsidRDefault="00A60B90" w:rsidP="00E17117">
            <w:pPr>
              <w:jc w:val="center"/>
            </w:pPr>
            <w:r>
              <w:rPr>
                <w:rFonts w:ascii="Arial" w:eastAsia="Arial" w:hAnsi="Arial" w:cs="Arial"/>
                <w:sz w:val="20"/>
                <w:szCs w:val="20"/>
              </w:rPr>
              <w:t>2 semanas</w:t>
            </w:r>
          </w:p>
        </w:tc>
      </w:tr>
      <w:tr w:rsidR="00A60B90" w14:paraId="79C10604" w14:textId="77777777" w:rsidTr="006F7083">
        <w:tc>
          <w:tcPr>
            <w:tcW w:w="1145" w:type="dxa"/>
          </w:tcPr>
          <w:p w14:paraId="1FC0681D" w14:textId="77777777" w:rsidR="00A60B90" w:rsidRDefault="00A60B90" w:rsidP="00E17117">
            <w:pPr>
              <w:jc w:val="center"/>
            </w:pPr>
            <w:r>
              <w:rPr>
                <w:rFonts w:ascii="Arial" w:eastAsia="Arial" w:hAnsi="Arial" w:cs="Arial"/>
                <w:sz w:val="20"/>
                <w:szCs w:val="20"/>
              </w:rPr>
              <w:t>2.2</w:t>
            </w:r>
          </w:p>
        </w:tc>
        <w:tc>
          <w:tcPr>
            <w:tcW w:w="1951" w:type="dxa"/>
          </w:tcPr>
          <w:p w14:paraId="3366EA0A" w14:textId="77777777" w:rsidR="00A60B90" w:rsidRDefault="00A60B90" w:rsidP="00E17117">
            <w:r>
              <w:rPr>
                <w:rFonts w:ascii="Arial" w:eastAsia="Arial" w:hAnsi="Arial" w:cs="Arial"/>
                <w:sz w:val="20"/>
                <w:szCs w:val="20"/>
              </w:rPr>
              <w:t>Caso de negocios</w:t>
            </w:r>
          </w:p>
        </w:tc>
        <w:tc>
          <w:tcPr>
            <w:tcW w:w="1762" w:type="dxa"/>
          </w:tcPr>
          <w:p w14:paraId="0E2D62BE"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7E31D615" w14:textId="77777777" w:rsidR="00A60B90" w:rsidRDefault="00A60B90" w:rsidP="00E17117">
            <w:pPr>
              <w:jc w:val="center"/>
            </w:pPr>
            <w:r>
              <w:rPr>
                <w:rFonts w:ascii="Arial" w:eastAsia="Arial" w:hAnsi="Arial" w:cs="Arial"/>
                <w:sz w:val="20"/>
                <w:szCs w:val="20"/>
              </w:rPr>
              <w:t>10/15/2025</w:t>
            </w:r>
          </w:p>
        </w:tc>
        <w:tc>
          <w:tcPr>
            <w:tcW w:w="1402" w:type="dxa"/>
          </w:tcPr>
          <w:p w14:paraId="58EED345" w14:textId="77777777" w:rsidR="00A60B90" w:rsidRDefault="00A60B90" w:rsidP="00E17117">
            <w:pPr>
              <w:jc w:val="center"/>
            </w:pPr>
            <w:r>
              <w:rPr>
                <w:rFonts w:ascii="Arial" w:eastAsia="Arial" w:hAnsi="Arial" w:cs="Arial"/>
                <w:sz w:val="20"/>
                <w:szCs w:val="20"/>
              </w:rPr>
              <w:t>10/28/2025</w:t>
            </w:r>
          </w:p>
        </w:tc>
        <w:tc>
          <w:tcPr>
            <w:tcW w:w="1354" w:type="dxa"/>
          </w:tcPr>
          <w:p w14:paraId="5D2BF0C8" w14:textId="77777777" w:rsidR="00A60B90" w:rsidRDefault="00A60B90" w:rsidP="00E17117">
            <w:pPr>
              <w:jc w:val="center"/>
            </w:pPr>
            <w:r>
              <w:rPr>
                <w:rFonts w:ascii="Arial" w:eastAsia="Arial" w:hAnsi="Arial" w:cs="Arial"/>
                <w:sz w:val="20"/>
                <w:szCs w:val="20"/>
              </w:rPr>
              <w:t>2 semanas</w:t>
            </w:r>
          </w:p>
        </w:tc>
      </w:tr>
      <w:tr w:rsidR="00A60B90" w14:paraId="13F26C7D" w14:textId="77777777" w:rsidTr="006F7083">
        <w:tc>
          <w:tcPr>
            <w:tcW w:w="1145" w:type="dxa"/>
          </w:tcPr>
          <w:p w14:paraId="7D10ADBA" w14:textId="77777777" w:rsidR="00A60B90" w:rsidRDefault="00A60B90" w:rsidP="00E17117">
            <w:pPr>
              <w:jc w:val="center"/>
            </w:pPr>
            <w:r>
              <w:rPr>
                <w:rFonts w:ascii="Arial" w:eastAsia="Arial" w:hAnsi="Arial" w:cs="Arial"/>
                <w:sz w:val="20"/>
                <w:szCs w:val="20"/>
              </w:rPr>
              <w:t>2.3</w:t>
            </w:r>
          </w:p>
        </w:tc>
        <w:tc>
          <w:tcPr>
            <w:tcW w:w="1951" w:type="dxa"/>
          </w:tcPr>
          <w:p w14:paraId="03E5B687" w14:textId="77777777" w:rsidR="00A60B90" w:rsidRDefault="00A60B90" w:rsidP="00E17117">
            <w:r>
              <w:rPr>
                <w:rFonts w:ascii="Arial" w:eastAsia="Arial" w:hAnsi="Arial" w:cs="Arial"/>
                <w:sz w:val="20"/>
                <w:szCs w:val="20"/>
              </w:rPr>
              <w:t>Planificación detallada de fases</w:t>
            </w:r>
          </w:p>
        </w:tc>
        <w:tc>
          <w:tcPr>
            <w:tcW w:w="1762" w:type="dxa"/>
          </w:tcPr>
          <w:p w14:paraId="1E98198F" w14:textId="77777777" w:rsidR="00A60B90" w:rsidRDefault="00A60B90" w:rsidP="00E17117">
            <w:proofErr w:type="spellStart"/>
            <w:r>
              <w:rPr>
                <w:rFonts w:ascii="Arial" w:eastAsia="Arial" w:hAnsi="Arial" w:cs="Arial"/>
                <w:sz w:val="20"/>
                <w:szCs w:val="20"/>
              </w:rPr>
              <w:t>Product</w:t>
            </w:r>
            <w:proofErr w:type="spellEnd"/>
            <w:r>
              <w:rPr>
                <w:rFonts w:ascii="Arial" w:eastAsia="Arial" w:hAnsi="Arial" w:cs="Arial"/>
                <w:sz w:val="20"/>
                <w:szCs w:val="20"/>
              </w:rPr>
              <w:t xml:space="preserve"> Owner, Scrum Máster</w:t>
            </w:r>
          </w:p>
        </w:tc>
        <w:tc>
          <w:tcPr>
            <w:tcW w:w="1402" w:type="dxa"/>
          </w:tcPr>
          <w:p w14:paraId="4C19457C" w14:textId="77777777" w:rsidR="00A60B90" w:rsidRDefault="00A60B90" w:rsidP="00E17117">
            <w:pPr>
              <w:jc w:val="center"/>
            </w:pPr>
            <w:r>
              <w:rPr>
                <w:rFonts w:ascii="Arial" w:eastAsia="Arial" w:hAnsi="Arial" w:cs="Arial"/>
                <w:sz w:val="20"/>
                <w:szCs w:val="20"/>
              </w:rPr>
              <w:t>10/29/2025</w:t>
            </w:r>
          </w:p>
        </w:tc>
        <w:tc>
          <w:tcPr>
            <w:tcW w:w="1402" w:type="dxa"/>
          </w:tcPr>
          <w:p w14:paraId="008B8B47" w14:textId="77777777" w:rsidR="00A60B90" w:rsidRDefault="00A60B90" w:rsidP="00E17117">
            <w:pPr>
              <w:jc w:val="center"/>
            </w:pPr>
            <w:r>
              <w:rPr>
                <w:rFonts w:ascii="Arial" w:eastAsia="Arial" w:hAnsi="Arial" w:cs="Arial"/>
                <w:sz w:val="20"/>
                <w:szCs w:val="20"/>
              </w:rPr>
              <w:t>11/11/2025</w:t>
            </w:r>
          </w:p>
        </w:tc>
        <w:tc>
          <w:tcPr>
            <w:tcW w:w="1354" w:type="dxa"/>
          </w:tcPr>
          <w:p w14:paraId="046AE57C" w14:textId="77777777" w:rsidR="00A60B90" w:rsidRDefault="00A60B90" w:rsidP="00E17117">
            <w:pPr>
              <w:jc w:val="center"/>
            </w:pPr>
            <w:r>
              <w:rPr>
                <w:rFonts w:ascii="Arial" w:eastAsia="Arial" w:hAnsi="Arial" w:cs="Arial"/>
                <w:sz w:val="20"/>
                <w:szCs w:val="20"/>
              </w:rPr>
              <w:t>2 semanas</w:t>
            </w:r>
          </w:p>
        </w:tc>
      </w:tr>
      <w:tr w:rsidR="00A60B90" w14:paraId="401B7C80" w14:textId="77777777" w:rsidTr="006F7083">
        <w:tc>
          <w:tcPr>
            <w:tcW w:w="1145" w:type="dxa"/>
          </w:tcPr>
          <w:p w14:paraId="5638BD5A" w14:textId="77777777" w:rsidR="00A60B90" w:rsidRDefault="00A60B90" w:rsidP="00E17117">
            <w:pPr>
              <w:jc w:val="center"/>
            </w:pPr>
            <w:r>
              <w:rPr>
                <w:rFonts w:ascii="Arial" w:eastAsia="Arial" w:hAnsi="Arial" w:cs="Arial"/>
                <w:b/>
                <w:bCs/>
                <w:sz w:val="20"/>
                <w:szCs w:val="20"/>
              </w:rPr>
              <w:t>3</w:t>
            </w:r>
          </w:p>
        </w:tc>
        <w:tc>
          <w:tcPr>
            <w:tcW w:w="1951" w:type="dxa"/>
          </w:tcPr>
          <w:p w14:paraId="59C4FA45" w14:textId="77777777" w:rsidR="00A60B90" w:rsidRDefault="00A60B90" w:rsidP="00E17117">
            <w:r>
              <w:rPr>
                <w:rFonts w:ascii="Arial" w:eastAsia="Arial" w:hAnsi="Arial" w:cs="Arial"/>
                <w:b/>
                <w:bCs/>
                <w:sz w:val="20"/>
                <w:szCs w:val="20"/>
              </w:rPr>
              <w:t>Análisis de requerimientos</w:t>
            </w:r>
          </w:p>
        </w:tc>
        <w:tc>
          <w:tcPr>
            <w:tcW w:w="1762" w:type="dxa"/>
          </w:tcPr>
          <w:p w14:paraId="74C20D8B" w14:textId="77777777" w:rsidR="00A60B90" w:rsidRDefault="00A60B90" w:rsidP="00E17117"/>
        </w:tc>
        <w:tc>
          <w:tcPr>
            <w:tcW w:w="1402" w:type="dxa"/>
          </w:tcPr>
          <w:p w14:paraId="538E7D97" w14:textId="77777777" w:rsidR="00A60B90" w:rsidRDefault="00A60B90" w:rsidP="00E17117">
            <w:pPr>
              <w:jc w:val="center"/>
            </w:pPr>
            <w:r>
              <w:rPr>
                <w:rFonts w:ascii="Arial" w:eastAsia="Arial" w:hAnsi="Arial" w:cs="Arial"/>
                <w:sz w:val="20"/>
                <w:szCs w:val="20"/>
              </w:rPr>
              <w:t>11/12/2025</w:t>
            </w:r>
          </w:p>
        </w:tc>
        <w:tc>
          <w:tcPr>
            <w:tcW w:w="1402" w:type="dxa"/>
          </w:tcPr>
          <w:p w14:paraId="1C74D982" w14:textId="77777777" w:rsidR="00A60B90" w:rsidRDefault="00A60B90" w:rsidP="00E17117">
            <w:pPr>
              <w:jc w:val="center"/>
            </w:pPr>
            <w:r>
              <w:rPr>
                <w:rFonts w:ascii="Arial" w:eastAsia="Arial" w:hAnsi="Arial" w:cs="Arial"/>
                <w:sz w:val="20"/>
                <w:szCs w:val="20"/>
              </w:rPr>
              <w:t>12/23/2025</w:t>
            </w:r>
          </w:p>
        </w:tc>
        <w:tc>
          <w:tcPr>
            <w:tcW w:w="1354" w:type="dxa"/>
          </w:tcPr>
          <w:p w14:paraId="49C906ED" w14:textId="77777777" w:rsidR="00A60B90" w:rsidRDefault="00A60B90" w:rsidP="00E17117">
            <w:pPr>
              <w:jc w:val="center"/>
            </w:pPr>
            <w:r>
              <w:rPr>
                <w:rFonts w:ascii="Arial" w:eastAsia="Arial" w:hAnsi="Arial" w:cs="Arial"/>
                <w:b/>
                <w:bCs/>
                <w:sz w:val="20"/>
                <w:szCs w:val="20"/>
              </w:rPr>
              <w:t>6 semanas</w:t>
            </w:r>
          </w:p>
        </w:tc>
      </w:tr>
      <w:tr w:rsidR="00A60B90" w14:paraId="2465694E" w14:textId="77777777" w:rsidTr="006F7083">
        <w:tc>
          <w:tcPr>
            <w:tcW w:w="1145" w:type="dxa"/>
          </w:tcPr>
          <w:p w14:paraId="7984227F" w14:textId="77777777" w:rsidR="00A60B90" w:rsidRDefault="00A60B90" w:rsidP="00E17117">
            <w:pPr>
              <w:jc w:val="center"/>
            </w:pPr>
            <w:r>
              <w:rPr>
                <w:rFonts w:ascii="Arial" w:eastAsia="Arial" w:hAnsi="Arial" w:cs="Arial"/>
                <w:sz w:val="20"/>
                <w:szCs w:val="20"/>
              </w:rPr>
              <w:t>3.1</w:t>
            </w:r>
          </w:p>
        </w:tc>
        <w:tc>
          <w:tcPr>
            <w:tcW w:w="1951" w:type="dxa"/>
          </w:tcPr>
          <w:p w14:paraId="5D2C66D5" w14:textId="77777777" w:rsidR="00A60B90" w:rsidRDefault="00A60B90" w:rsidP="00E17117">
            <w:r>
              <w:rPr>
                <w:rFonts w:ascii="Arial" w:eastAsia="Arial" w:hAnsi="Arial" w:cs="Arial"/>
                <w:sz w:val="20"/>
                <w:szCs w:val="20"/>
              </w:rPr>
              <w:t xml:space="preserve">Entrevistas con </w:t>
            </w:r>
            <w:proofErr w:type="spellStart"/>
            <w:r>
              <w:rPr>
                <w:rFonts w:ascii="Arial" w:eastAsia="Arial" w:hAnsi="Arial" w:cs="Arial"/>
                <w:sz w:val="20"/>
                <w:szCs w:val="20"/>
              </w:rPr>
              <w:t>stakeholders</w:t>
            </w:r>
            <w:proofErr w:type="spellEnd"/>
          </w:p>
        </w:tc>
        <w:tc>
          <w:tcPr>
            <w:tcW w:w="1762" w:type="dxa"/>
          </w:tcPr>
          <w:p w14:paraId="0B71ED99" w14:textId="77777777" w:rsidR="00A60B90" w:rsidRDefault="00A60B90" w:rsidP="00E17117">
            <w:r>
              <w:rPr>
                <w:rFonts w:ascii="Arial" w:eastAsia="Arial" w:hAnsi="Arial" w:cs="Arial"/>
                <w:sz w:val="20"/>
                <w:szCs w:val="20"/>
              </w:rPr>
              <w:t>Equipo de desarrollo, analistas</w:t>
            </w:r>
          </w:p>
        </w:tc>
        <w:tc>
          <w:tcPr>
            <w:tcW w:w="1402" w:type="dxa"/>
          </w:tcPr>
          <w:p w14:paraId="2CB4AF7F" w14:textId="77777777" w:rsidR="00A60B90" w:rsidRDefault="00A60B90" w:rsidP="00E17117">
            <w:pPr>
              <w:jc w:val="center"/>
            </w:pPr>
            <w:r>
              <w:rPr>
                <w:rFonts w:ascii="Arial" w:eastAsia="Arial" w:hAnsi="Arial" w:cs="Arial"/>
                <w:sz w:val="20"/>
                <w:szCs w:val="20"/>
              </w:rPr>
              <w:t>11/12/2025</w:t>
            </w:r>
          </w:p>
        </w:tc>
        <w:tc>
          <w:tcPr>
            <w:tcW w:w="1402" w:type="dxa"/>
          </w:tcPr>
          <w:p w14:paraId="2ABD555C" w14:textId="77777777" w:rsidR="00A60B90" w:rsidRDefault="00A60B90" w:rsidP="00E17117">
            <w:pPr>
              <w:jc w:val="center"/>
            </w:pPr>
            <w:r>
              <w:rPr>
                <w:rFonts w:ascii="Arial" w:eastAsia="Arial" w:hAnsi="Arial" w:cs="Arial"/>
                <w:sz w:val="20"/>
                <w:szCs w:val="20"/>
              </w:rPr>
              <w:t>11/25/2025</w:t>
            </w:r>
          </w:p>
        </w:tc>
        <w:tc>
          <w:tcPr>
            <w:tcW w:w="1354" w:type="dxa"/>
          </w:tcPr>
          <w:p w14:paraId="3C806311" w14:textId="77777777" w:rsidR="00A60B90" w:rsidRDefault="00A60B90" w:rsidP="00E17117">
            <w:pPr>
              <w:jc w:val="center"/>
            </w:pPr>
            <w:r>
              <w:rPr>
                <w:rFonts w:ascii="Arial" w:eastAsia="Arial" w:hAnsi="Arial" w:cs="Arial"/>
                <w:sz w:val="20"/>
                <w:szCs w:val="20"/>
              </w:rPr>
              <w:t>2 semanas</w:t>
            </w:r>
          </w:p>
        </w:tc>
      </w:tr>
      <w:tr w:rsidR="00A60B90" w14:paraId="59FFD21F" w14:textId="77777777" w:rsidTr="006F7083">
        <w:tc>
          <w:tcPr>
            <w:tcW w:w="1145" w:type="dxa"/>
          </w:tcPr>
          <w:p w14:paraId="61859EEA" w14:textId="77777777" w:rsidR="00A60B90" w:rsidRDefault="00A60B90" w:rsidP="00E17117">
            <w:pPr>
              <w:jc w:val="center"/>
            </w:pPr>
            <w:r>
              <w:rPr>
                <w:rFonts w:ascii="Arial" w:eastAsia="Arial" w:hAnsi="Arial" w:cs="Arial"/>
                <w:sz w:val="20"/>
                <w:szCs w:val="20"/>
              </w:rPr>
              <w:t>3.2</w:t>
            </w:r>
          </w:p>
        </w:tc>
        <w:tc>
          <w:tcPr>
            <w:tcW w:w="1951" w:type="dxa"/>
          </w:tcPr>
          <w:p w14:paraId="5E2E5F15" w14:textId="77777777" w:rsidR="00A60B90" w:rsidRDefault="00A60B90" w:rsidP="00E17117">
            <w:r>
              <w:rPr>
                <w:rFonts w:ascii="Arial" w:eastAsia="Arial" w:hAnsi="Arial" w:cs="Arial"/>
                <w:sz w:val="20"/>
                <w:szCs w:val="20"/>
              </w:rPr>
              <w:t>Análisis y validación de requisitos</w:t>
            </w:r>
          </w:p>
        </w:tc>
        <w:tc>
          <w:tcPr>
            <w:tcW w:w="1762" w:type="dxa"/>
          </w:tcPr>
          <w:p w14:paraId="34028DEF" w14:textId="77777777" w:rsidR="00A60B90" w:rsidRDefault="00A60B90" w:rsidP="00E17117">
            <w:r>
              <w:rPr>
                <w:rFonts w:ascii="Arial" w:eastAsia="Arial" w:hAnsi="Arial" w:cs="Arial"/>
                <w:sz w:val="20"/>
                <w:szCs w:val="20"/>
              </w:rPr>
              <w:t>Equipo de desarrollo, analistas</w:t>
            </w:r>
          </w:p>
        </w:tc>
        <w:tc>
          <w:tcPr>
            <w:tcW w:w="1402" w:type="dxa"/>
          </w:tcPr>
          <w:p w14:paraId="610BD37A" w14:textId="77777777" w:rsidR="00A60B90" w:rsidRDefault="00A60B90" w:rsidP="00E17117">
            <w:pPr>
              <w:jc w:val="center"/>
            </w:pPr>
            <w:r>
              <w:rPr>
                <w:rFonts w:ascii="Arial" w:eastAsia="Arial" w:hAnsi="Arial" w:cs="Arial"/>
                <w:sz w:val="20"/>
                <w:szCs w:val="20"/>
              </w:rPr>
              <w:t>11/26/2025</w:t>
            </w:r>
          </w:p>
        </w:tc>
        <w:tc>
          <w:tcPr>
            <w:tcW w:w="1402" w:type="dxa"/>
          </w:tcPr>
          <w:p w14:paraId="1DBCDE5E" w14:textId="77777777" w:rsidR="00A60B90" w:rsidRDefault="00A60B90" w:rsidP="00E17117">
            <w:pPr>
              <w:jc w:val="center"/>
            </w:pPr>
            <w:r>
              <w:rPr>
                <w:rFonts w:ascii="Arial" w:eastAsia="Arial" w:hAnsi="Arial" w:cs="Arial"/>
                <w:sz w:val="20"/>
                <w:szCs w:val="20"/>
              </w:rPr>
              <w:t>12/09/2025</w:t>
            </w:r>
          </w:p>
        </w:tc>
        <w:tc>
          <w:tcPr>
            <w:tcW w:w="1354" w:type="dxa"/>
          </w:tcPr>
          <w:p w14:paraId="71AB76F7" w14:textId="77777777" w:rsidR="00A60B90" w:rsidRDefault="00A60B90" w:rsidP="00E17117">
            <w:pPr>
              <w:jc w:val="center"/>
            </w:pPr>
            <w:r>
              <w:rPr>
                <w:rFonts w:ascii="Arial" w:eastAsia="Arial" w:hAnsi="Arial" w:cs="Arial"/>
                <w:sz w:val="20"/>
                <w:szCs w:val="20"/>
              </w:rPr>
              <w:t>2 semanas</w:t>
            </w:r>
          </w:p>
        </w:tc>
      </w:tr>
      <w:tr w:rsidR="00A60B90" w14:paraId="133AF03D" w14:textId="77777777" w:rsidTr="006F7083">
        <w:tc>
          <w:tcPr>
            <w:tcW w:w="1145" w:type="dxa"/>
          </w:tcPr>
          <w:p w14:paraId="462CDAC9" w14:textId="77777777" w:rsidR="00A60B90" w:rsidRDefault="00A60B90" w:rsidP="00E17117">
            <w:pPr>
              <w:jc w:val="center"/>
            </w:pPr>
            <w:r>
              <w:rPr>
                <w:rFonts w:ascii="Arial" w:eastAsia="Arial" w:hAnsi="Arial" w:cs="Arial"/>
                <w:sz w:val="20"/>
                <w:szCs w:val="20"/>
              </w:rPr>
              <w:t>3.3</w:t>
            </w:r>
          </w:p>
        </w:tc>
        <w:tc>
          <w:tcPr>
            <w:tcW w:w="1951" w:type="dxa"/>
          </w:tcPr>
          <w:p w14:paraId="41D21D99" w14:textId="77777777" w:rsidR="00A60B90" w:rsidRDefault="00A60B90" w:rsidP="00E17117">
            <w:r>
              <w:rPr>
                <w:rFonts w:ascii="Arial" w:eastAsia="Arial" w:hAnsi="Arial" w:cs="Arial"/>
                <w:sz w:val="20"/>
                <w:szCs w:val="20"/>
              </w:rPr>
              <w:t>Documentación de requerimientos</w:t>
            </w:r>
          </w:p>
        </w:tc>
        <w:tc>
          <w:tcPr>
            <w:tcW w:w="1762" w:type="dxa"/>
          </w:tcPr>
          <w:p w14:paraId="34C6427C" w14:textId="77777777" w:rsidR="00A60B90" w:rsidRDefault="00A60B90" w:rsidP="00E17117">
            <w:r>
              <w:rPr>
                <w:rFonts w:ascii="Arial" w:eastAsia="Arial" w:hAnsi="Arial" w:cs="Arial"/>
                <w:sz w:val="20"/>
                <w:szCs w:val="20"/>
              </w:rPr>
              <w:t>Equipo de desarrollo, analistas</w:t>
            </w:r>
          </w:p>
        </w:tc>
        <w:tc>
          <w:tcPr>
            <w:tcW w:w="1402" w:type="dxa"/>
          </w:tcPr>
          <w:p w14:paraId="34F168F6" w14:textId="77777777" w:rsidR="00A60B90" w:rsidRDefault="00A60B90" w:rsidP="00E17117">
            <w:pPr>
              <w:jc w:val="center"/>
            </w:pPr>
            <w:r>
              <w:rPr>
                <w:rFonts w:ascii="Arial" w:eastAsia="Arial" w:hAnsi="Arial" w:cs="Arial"/>
                <w:sz w:val="20"/>
                <w:szCs w:val="20"/>
              </w:rPr>
              <w:t>12/10/2025</w:t>
            </w:r>
          </w:p>
        </w:tc>
        <w:tc>
          <w:tcPr>
            <w:tcW w:w="1402" w:type="dxa"/>
          </w:tcPr>
          <w:p w14:paraId="2C547E02" w14:textId="77777777" w:rsidR="00A60B90" w:rsidRDefault="00A60B90" w:rsidP="00E17117">
            <w:pPr>
              <w:jc w:val="center"/>
            </w:pPr>
            <w:r>
              <w:rPr>
                <w:rFonts w:ascii="Arial" w:eastAsia="Arial" w:hAnsi="Arial" w:cs="Arial"/>
                <w:sz w:val="20"/>
                <w:szCs w:val="20"/>
              </w:rPr>
              <w:t>12/23/2025</w:t>
            </w:r>
          </w:p>
        </w:tc>
        <w:tc>
          <w:tcPr>
            <w:tcW w:w="1354" w:type="dxa"/>
          </w:tcPr>
          <w:p w14:paraId="4072E7FF" w14:textId="77777777" w:rsidR="00A60B90" w:rsidRDefault="00A60B90" w:rsidP="00E17117">
            <w:pPr>
              <w:jc w:val="center"/>
            </w:pPr>
            <w:r>
              <w:rPr>
                <w:rFonts w:ascii="Arial" w:eastAsia="Arial" w:hAnsi="Arial" w:cs="Arial"/>
                <w:sz w:val="20"/>
                <w:szCs w:val="20"/>
              </w:rPr>
              <w:t>2 semanas</w:t>
            </w:r>
          </w:p>
        </w:tc>
      </w:tr>
      <w:tr w:rsidR="00A60B90" w14:paraId="6D322205" w14:textId="77777777" w:rsidTr="006F7083">
        <w:tc>
          <w:tcPr>
            <w:tcW w:w="1145" w:type="dxa"/>
          </w:tcPr>
          <w:p w14:paraId="571F1C64" w14:textId="77777777" w:rsidR="00A60B90" w:rsidRDefault="00A60B90" w:rsidP="00E17117">
            <w:pPr>
              <w:jc w:val="center"/>
            </w:pPr>
            <w:r>
              <w:rPr>
                <w:rFonts w:ascii="Arial" w:eastAsia="Arial" w:hAnsi="Arial" w:cs="Arial"/>
                <w:b/>
                <w:bCs/>
                <w:sz w:val="20"/>
                <w:szCs w:val="20"/>
              </w:rPr>
              <w:t>4</w:t>
            </w:r>
          </w:p>
        </w:tc>
        <w:tc>
          <w:tcPr>
            <w:tcW w:w="1951" w:type="dxa"/>
          </w:tcPr>
          <w:p w14:paraId="5F910610" w14:textId="77777777" w:rsidR="00A60B90" w:rsidRDefault="00A60B90" w:rsidP="00E17117">
            <w:r>
              <w:rPr>
                <w:rFonts w:ascii="Arial" w:eastAsia="Arial" w:hAnsi="Arial" w:cs="Arial"/>
                <w:b/>
                <w:bCs/>
                <w:sz w:val="20"/>
                <w:szCs w:val="20"/>
              </w:rPr>
              <w:t>Diseño</w:t>
            </w:r>
          </w:p>
        </w:tc>
        <w:tc>
          <w:tcPr>
            <w:tcW w:w="1762" w:type="dxa"/>
          </w:tcPr>
          <w:p w14:paraId="59A27691" w14:textId="77777777" w:rsidR="00A60B90" w:rsidRDefault="00A60B90" w:rsidP="00E17117"/>
        </w:tc>
        <w:tc>
          <w:tcPr>
            <w:tcW w:w="1402" w:type="dxa"/>
          </w:tcPr>
          <w:p w14:paraId="48AB81F3" w14:textId="77777777" w:rsidR="00A60B90" w:rsidRDefault="00A60B90" w:rsidP="00E17117">
            <w:pPr>
              <w:jc w:val="center"/>
            </w:pPr>
            <w:r>
              <w:rPr>
                <w:rFonts w:ascii="Arial" w:eastAsia="Arial" w:hAnsi="Arial" w:cs="Arial"/>
                <w:sz w:val="20"/>
                <w:szCs w:val="20"/>
              </w:rPr>
              <w:t>12/24/2025</w:t>
            </w:r>
          </w:p>
        </w:tc>
        <w:tc>
          <w:tcPr>
            <w:tcW w:w="1402" w:type="dxa"/>
          </w:tcPr>
          <w:p w14:paraId="76A528FB" w14:textId="77777777" w:rsidR="00A60B90" w:rsidRDefault="00A60B90" w:rsidP="00E17117">
            <w:pPr>
              <w:jc w:val="center"/>
            </w:pPr>
            <w:r>
              <w:rPr>
                <w:rFonts w:ascii="Arial" w:eastAsia="Arial" w:hAnsi="Arial" w:cs="Arial"/>
                <w:sz w:val="20"/>
                <w:szCs w:val="20"/>
              </w:rPr>
              <w:t>01/13/2026</w:t>
            </w:r>
          </w:p>
        </w:tc>
        <w:tc>
          <w:tcPr>
            <w:tcW w:w="1354" w:type="dxa"/>
          </w:tcPr>
          <w:p w14:paraId="39221FFE" w14:textId="77777777" w:rsidR="00A60B90" w:rsidRDefault="00A60B90" w:rsidP="00E17117">
            <w:pPr>
              <w:jc w:val="center"/>
            </w:pPr>
            <w:r>
              <w:rPr>
                <w:rFonts w:ascii="Arial" w:eastAsia="Arial" w:hAnsi="Arial" w:cs="Arial"/>
                <w:b/>
                <w:bCs/>
                <w:sz w:val="20"/>
                <w:szCs w:val="20"/>
              </w:rPr>
              <w:t>3 semanas</w:t>
            </w:r>
          </w:p>
        </w:tc>
      </w:tr>
      <w:tr w:rsidR="00A60B90" w14:paraId="2A3660FB" w14:textId="77777777" w:rsidTr="006F7083">
        <w:tc>
          <w:tcPr>
            <w:tcW w:w="1145" w:type="dxa"/>
          </w:tcPr>
          <w:p w14:paraId="37501659" w14:textId="77777777" w:rsidR="00A60B90" w:rsidRDefault="00A60B90" w:rsidP="00E17117">
            <w:pPr>
              <w:jc w:val="center"/>
            </w:pPr>
            <w:r>
              <w:rPr>
                <w:rFonts w:ascii="Arial" w:eastAsia="Arial" w:hAnsi="Arial" w:cs="Arial"/>
                <w:sz w:val="20"/>
                <w:szCs w:val="20"/>
              </w:rPr>
              <w:t>4.1</w:t>
            </w:r>
          </w:p>
        </w:tc>
        <w:tc>
          <w:tcPr>
            <w:tcW w:w="1951" w:type="dxa"/>
          </w:tcPr>
          <w:p w14:paraId="167629FA" w14:textId="77777777" w:rsidR="00A60B90" w:rsidRDefault="00A60B90" w:rsidP="00E17117">
            <w:r>
              <w:rPr>
                <w:rFonts w:ascii="Arial" w:eastAsia="Arial" w:hAnsi="Arial" w:cs="Arial"/>
                <w:sz w:val="20"/>
                <w:szCs w:val="20"/>
              </w:rPr>
              <w:t>Diseño de arquitectura general</w:t>
            </w:r>
          </w:p>
        </w:tc>
        <w:tc>
          <w:tcPr>
            <w:tcW w:w="1762" w:type="dxa"/>
          </w:tcPr>
          <w:p w14:paraId="4E3526E6" w14:textId="77777777" w:rsidR="00A60B90" w:rsidRDefault="00A60B90" w:rsidP="00E17117">
            <w:r>
              <w:rPr>
                <w:rFonts w:ascii="Arial" w:eastAsia="Arial" w:hAnsi="Arial" w:cs="Arial"/>
                <w:sz w:val="20"/>
                <w:szCs w:val="20"/>
              </w:rPr>
              <w:t>Diseñadores UX/UI, arquitectos</w:t>
            </w:r>
          </w:p>
        </w:tc>
        <w:tc>
          <w:tcPr>
            <w:tcW w:w="1402" w:type="dxa"/>
          </w:tcPr>
          <w:p w14:paraId="68221F8B" w14:textId="77777777" w:rsidR="00A60B90" w:rsidRDefault="00A60B90" w:rsidP="00E17117">
            <w:pPr>
              <w:jc w:val="center"/>
            </w:pPr>
            <w:r>
              <w:rPr>
                <w:rFonts w:ascii="Arial" w:eastAsia="Arial" w:hAnsi="Arial" w:cs="Arial"/>
                <w:sz w:val="20"/>
                <w:szCs w:val="20"/>
              </w:rPr>
              <w:t>12/24/2025</w:t>
            </w:r>
          </w:p>
        </w:tc>
        <w:tc>
          <w:tcPr>
            <w:tcW w:w="1402" w:type="dxa"/>
          </w:tcPr>
          <w:p w14:paraId="0020F71C" w14:textId="77777777" w:rsidR="00A60B90" w:rsidRDefault="00A60B90" w:rsidP="00E17117">
            <w:pPr>
              <w:jc w:val="center"/>
            </w:pPr>
            <w:r>
              <w:rPr>
                <w:rFonts w:ascii="Arial" w:eastAsia="Arial" w:hAnsi="Arial" w:cs="Arial"/>
                <w:sz w:val="20"/>
                <w:szCs w:val="20"/>
              </w:rPr>
              <w:t>12/30/2025</w:t>
            </w:r>
          </w:p>
        </w:tc>
        <w:tc>
          <w:tcPr>
            <w:tcW w:w="1354" w:type="dxa"/>
          </w:tcPr>
          <w:p w14:paraId="0BB497F6" w14:textId="77777777" w:rsidR="00A60B90" w:rsidRDefault="00A60B90" w:rsidP="00E17117">
            <w:pPr>
              <w:jc w:val="center"/>
            </w:pPr>
            <w:r>
              <w:rPr>
                <w:rFonts w:ascii="Arial" w:eastAsia="Arial" w:hAnsi="Arial" w:cs="Arial"/>
                <w:sz w:val="20"/>
                <w:szCs w:val="20"/>
              </w:rPr>
              <w:t>1 semana</w:t>
            </w:r>
          </w:p>
        </w:tc>
      </w:tr>
      <w:tr w:rsidR="00A60B90" w14:paraId="662C7A50" w14:textId="77777777" w:rsidTr="006F7083">
        <w:tc>
          <w:tcPr>
            <w:tcW w:w="1145" w:type="dxa"/>
          </w:tcPr>
          <w:p w14:paraId="03335046" w14:textId="77777777" w:rsidR="00A60B90" w:rsidRDefault="00A60B90" w:rsidP="00E17117">
            <w:pPr>
              <w:jc w:val="center"/>
            </w:pPr>
            <w:r>
              <w:rPr>
                <w:rFonts w:ascii="Arial" w:eastAsia="Arial" w:hAnsi="Arial" w:cs="Arial"/>
                <w:sz w:val="20"/>
                <w:szCs w:val="20"/>
              </w:rPr>
              <w:t>4.2</w:t>
            </w:r>
          </w:p>
        </w:tc>
        <w:tc>
          <w:tcPr>
            <w:tcW w:w="1951" w:type="dxa"/>
          </w:tcPr>
          <w:p w14:paraId="629B4284" w14:textId="77777777" w:rsidR="00A60B90" w:rsidRDefault="00A60B90" w:rsidP="00E17117">
            <w:r>
              <w:rPr>
                <w:rFonts w:ascii="Arial" w:eastAsia="Arial" w:hAnsi="Arial" w:cs="Arial"/>
                <w:sz w:val="20"/>
                <w:szCs w:val="20"/>
              </w:rPr>
              <w:t>Prototipos y mockups</w:t>
            </w:r>
          </w:p>
        </w:tc>
        <w:tc>
          <w:tcPr>
            <w:tcW w:w="1762" w:type="dxa"/>
          </w:tcPr>
          <w:p w14:paraId="7953A32C" w14:textId="77777777" w:rsidR="00A60B90" w:rsidRDefault="00A60B90" w:rsidP="00E17117">
            <w:r>
              <w:rPr>
                <w:rFonts w:ascii="Arial" w:eastAsia="Arial" w:hAnsi="Arial" w:cs="Arial"/>
                <w:sz w:val="20"/>
                <w:szCs w:val="20"/>
              </w:rPr>
              <w:t>Diseñadores UX/UI, arquitectos</w:t>
            </w:r>
          </w:p>
        </w:tc>
        <w:tc>
          <w:tcPr>
            <w:tcW w:w="1402" w:type="dxa"/>
          </w:tcPr>
          <w:p w14:paraId="18A7C6A6" w14:textId="77777777" w:rsidR="00A60B90" w:rsidRDefault="00A60B90" w:rsidP="00E17117">
            <w:pPr>
              <w:jc w:val="center"/>
            </w:pPr>
            <w:r>
              <w:rPr>
                <w:rFonts w:ascii="Arial" w:eastAsia="Arial" w:hAnsi="Arial" w:cs="Arial"/>
                <w:sz w:val="20"/>
                <w:szCs w:val="20"/>
              </w:rPr>
              <w:t>12/31/2025</w:t>
            </w:r>
          </w:p>
        </w:tc>
        <w:tc>
          <w:tcPr>
            <w:tcW w:w="1402" w:type="dxa"/>
          </w:tcPr>
          <w:p w14:paraId="777C84ED" w14:textId="77777777" w:rsidR="00A60B90" w:rsidRDefault="00A60B90" w:rsidP="00E17117">
            <w:pPr>
              <w:jc w:val="center"/>
            </w:pPr>
            <w:r>
              <w:rPr>
                <w:rFonts w:ascii="Arial" w:eastAsia="Arial" w:hAnsi="Arial" w:cs="Arial"/>
                <w:sz w:val="20"/>
                <w:szCs w:val="20"/>
              </w:rPr>
              <w:t>01/06/2026</w:t>
            </w:r>
          </w:p>
        </w:tc>
        <w:tc>
          <w:tcPr>
            <w:tcW w:w="1354" w:type="dxa"/>
          </w:tcPr>
          <w:p w14:paraId="7F0461E5" w14:textId="77777777" w:rsidR="00A60B90" w:rsidRDefault="00A60B90" w:rsidP="00E17117">
            <w:pPr>
              <w:jc w:val="center"/>
            </w:pPr>
            <w:r>
              <w:rPr>
                <w:rFonts w:ascii="Arial" w:eastAsia="Arial" w:hAnsi="Arial" w:cs="Arial"/>
                <w:sz w:val="20"/>
                <w:szCs w:val="20"/>
              </w:rPr>
              <w:t>1 semana</w:t>
            </w:r>
          </w:p>
        </w:tc>
      </w:tr>
      <w:tr w:rsidR="00A60B90" w14:paraId="41B4D675" w14:textId="77777777" w:rsidTr="006F7083">
        <w:tc>
          <w:tcPr>
            <w:tcW w:w="1145" w:type="dxa"/>
          </w:tcPr>
          <w:p w14:paraId="535D2D19" w14:textId="77777777" w:rsidR="00A60B90" w:rsidRDefault="00A60B90" w:rsidP="00E17117">
            <w:pPr>
              <w:jc w:val="center"/>
            </w:pPr>
            <w:r>
              <w:rPr>
                <w:rFonts w:ascii="Arial" w:eastAsia="Arial" w:hAnsi="Arial" w:cs="Arial"/>
                <w:sz w:val="20"/>
                <w:szCs w:val="20"/>
              </w:rPr>
              <w:t>4.3</w:t>
            </w:r>
          </w:p>
        </w:tc>
        <w:tc>
          <w:tcPr>
            <w:tcW w:w="1951" w:type="dxa"/>
          </w:tcPr>
          <w:p w14:paraId="3897F059" w14:textId="77777777" w:rsidR="00A60B90" w:rsidRDefault="00A60B90" w:rsidP="00E17117">
            <w:r>
              <w:rPr>
                <w:rFonts w:ascii="Arial" w:eastAsia="Arial" w:hAnsi="Arial" w:cs="Arial"/>
                <w:sz w:val="20"/>
                <w:szCs w:val="20"/>
              </w:rPr>
              <w:t>Validación de prototipos</w:t>
            </w:r>
          </w:p>
        </w:tc>
        <w:tc>
          <w:tcPr>
            <w:tcW w:w="1762" w:type="dxa"/>
          </w:tcPr>
          <w:p w14:paraId="37EC5F1F" w14:textId="77777777" w:rsidR="00A60B90" w:rsidRDefault="00A60B90" w:rsidP="00E17117">
            <w:r>
              <w:rPr>
                <w:rFonts w:ascii="Arial" w:eastAsia="Arial" w:hAnsi="Arial" w:cs="Arial"/>
                <w:sz w:val="20"/>
                <w:szCs w:val="20"/>
              </w:rPr>
              <w:t>Diseñadores UX/UI, arquitectos</w:t>
            </w:r>
          </w:p>
        </w:tc>
        <w:tc>
          <w:tcPr>
            <w:tcW w:w="1402" w:type="dxa"/>
          </w:tcPr>
          <w:p w14:paraId="020A0B79" w14:textId="77777777" w:rsidR="00A60B90" w:rsidRDefault="00A60B90" w:rsidP="00E17117">
            <w:pPr>
              <w:jc w:val="center"/>
            </w:pPr>
            <w:r>
              <w:rPr>
                <w:rFonts w:ascii="Arial" w:eastAsia="Arial" w:hAnsi="Arial" w:cs="Arial"/>
                <w:sz w:val="20"/>
                <w:szCs w:val="20"/>
              </w:rPr>
              <w:t>01/07/2026</w:t>
            </w:r>
          </w:p>
        </w:tc>
        <w:tc>
          <w:tcPr>
            <w:tcW w:w="1402" w:type="dxa"/>
          </w:tcPr>
          <w:p w14:paraId="5666C0F3" w14:textId="77777777" w:rsidR="00A60B90" w:rsidRDefault="00A60B90" w:rsidP="00E17117">
            <w:pPr>
              <w:jc w:val="center"/>
            </w:pPr>
            <w:r>
              <w:rPr>
                <w:rFonts w:ascii="Arial" w:eastAsia="Arial" w:hAnsi="Arial" w:cs="Arial"/>
                <w:sz w:val="20"/>
                <w:szCs w:val="20"/>
              </w:rPr>
              <w:t>01/13/2026</w:t>
            </w:r>
          </w:p>
        </w:tc>
        <w:tc>
          <w:tcPr>
            <w:tcW w:w="1354" w:type="dxa"/>
          </w:tcPr>
          <w:p w14:paraId="3F0519A0" w14:textId="77777777" w:rsidR="00A60B90" w:rsidRDefault="00A60B90" w:rsidP="00E17117">
            <w:pPr>
              <w:jc w:val="center"/>
            </w:pPr>
            <w:r>
              <w:rPr>
                <w:rFonts w:ascii="Arial" w:eastAsia="Arial" w:hAnsi="Arial" w:cs="Arial"/>
                <w:sz w:val="20"/>
                <w:szCs w:val="20"/>
              </w:rPr>
              <w:t>1 semana</w:t>
            </w:r>
          </w:p>
        </w:tc>
      </w:tr>
      <w:tr w:rsidR="00A60B90" w14:paraId="300E8A88" w14:textId="77777777" w:rsidTr="006F7083">
        <w:tc>
          <w:tcPr>
            <w:tcW w:w="1145" w:type="dxa"/>
          </w:tcPr>
          <w:p w14:paraId="51941D58" w14:textId="77777777" w:rsidR="00A60B90" w:rsidRDefault="00A60B90" w:rsidP="00E17117">
            <w:pPr>
              <w:jc w:val="center"/>
            </w:pPr>
            <w:r>
              <w:rPr>
                <w:rFonts w:ascii="Arial" w:eastAsia="Arial" w:hAnsi="Arial" w:cs="Arial"/>
                <w:b/>
                <w:bCs/>
                <w:sz w:val="20"/>
                <w:szCs w:val="20"/>
              </w:rPr>
              <w:t>5</w:t>
            </w:r>
          </w:p>
        </w:tc>
        <w:tc>
          <w:tcPr>
            <w:tcW w:w="1951" w:type="dxa"/>
          </w:tcPr>
          <w:p w14:paraId="3A36A6D0" w14:textId="77777777" w:rsidR="00A60B90" w:rsidRDefault="00A60B90" w:rsidP="00E17117">
            <w:r>
              <w:rPr>
                <w:rFonts w:ascii="Arial" w:eastAsia="Arial" w:hAnsi="Arial" w:cs="Arial"/>
                <w:b/>
                <w:bCs/>
                <w:sz w:val="20"/>
                <w:szCs w:val="20"/>
              </w:rPr>
              <w:t>Desarrollo del documento</w:t>
            </w:r>
          </w:p>
        </w:tc>
        <w:tc>
          <w:tcPr>
            <w:tcW w:w="1762" w:type="dxa"/>
          </w:tcPr>
          <w:p w14:paraId="5DAA5E57" w14:textId="77777777" w:rsidR="00A60B90" w:rsidRDefault="00A60B90" w:rsidP="00E17117"/>
        </w:tc>
        <w:tc>
          <w:tcPr>
            <w:tcW w:w="1402" w:type="dxa"/>
          </w:tcPr>
          <w:p w14:paraId="6BF21535" w14:textId="77777777" w:rsidR="00A60B90" w:rsidRDefault="00A60B90" w:rsidP="00E17117">
            <w:pPr>
              <w:jc w:val="center"/>
            </w:pPr>
            <w:r>
              <w:rPr>
                <w:rFonts w:ascii="Arial" w:eastAsia="Arial" w:hAnsi="Arial" w:cs="Arial"/>
                <w:sz w:val="20"/>
                <w:szCs w:val="20"/>
              </w:rPr>
              <w:t>01/14/2026</w:t>
            </w:r>
          </w:p>
        </w:tc>
        <w:tc>
          <w:tcPr>
            <w:tcW w:w="1402" w:type="dxa"/>
          </w:tcPr>
          <w:p w14:paraId="412477C8" w14:textId="77777777" w:rsidR="00A60B90" w:rsidRDefault="00A60B90" w:rsidP="00E17117">
            <w:pPr>
              <w:jc w:val="center"/>
            </w:pPr>
            <w:r>
              <w:rPr>
                <w:rFonts w:ascii="Arial" w:eastAsia="Arial" w:hAnsi="Arial" w:cs="Arial"/>
                <w:sz w:val="20"/>
                <w:szCs w:val="20"/>
              </w:rPr>
              <w:t>02/24/2026</w:t>
            </w:r>
          </w:p>
        </w:tc>
        <w:tc>
          <w:tcPr>
            <w:tcW w:w="1354" w:type="dxa"/>
          </w:tcPr>
          <w:p w14:paraId="2F14124B" w14:textId="77777777" w:rsidR="00A60B90" w:rsidRDefault="00A60B90" w:rsidP="00E17117">
            <w:pPr>
              <w:jc w:val="center"/>
            </w:pPr>
            <w:r>
              <w:rPr>
                <w:rFonts w:ascii="Arial" w:eastAsia="Arial" w:hAnsi="Arial" w:cs="Arial"/>
                <w:b/>
                <w:bCs/>
                <w:sz w:val="20"/>
                <w:szCs w:val="20"/>
              </w:rPr>
              <w:t>6 semanas</w:t>
            </w:r>
          </w:p>
        </w:tc>
      </w:tr>
      <w:tr w:rsidR="00A60B90" w14:paraId="1E6ADC5C" w14:textId="77777777" w:rsidTr="006F7083">
        <w:tc>
          <w:tcPr>
            <w:tcW w:w="1145" w:type="dxa"/>
          </w:tcPr>
          <w:p w14:paraId="38E56198" w14:textId="77777777" w:rsidR="00A60B90" w:rsidRDefault="00A60B90" w:rsidP="00E17117">
            <w:pPr>
              <w:jc w:val="center"/>
            </w:pPr>
            <w:r>
              <w:rPr>
                <w:rFonts w:ascii="Arial" w:eastAsia="Arial" w:hAnsi="Arial" w:cs="Arial"/>
                <w:sz w:val="20"/>
                <w:szCs w:val="20"/>
              </w:rPr>
              <w:t>5.1</w:t>
            </w:r>
          </w:p>
        </w:tc>
        <w:tc>
          <w:tcPr>
            <w:tcW w:w="1951" w:type="dxa"/>
          </w:tcPr>
          <w:p w14:paraId="52DDC40F" w14:textId="77777777" w:rsidR="00A60B90" w:rsidRDefault="00A60B90" w:rsidP="00E17117">
            <w:r>
              <w:rPr>
                <w:rFonts w:ascii="Arial" w:eastAsia="Arial" w:hAnsi="Arial" w:cs="Arial"/>
                <w:sz w:val="20"/>
                <w:szCs w:val="20"/>
              </w:rPr>
              <w:t>Introducción, análisis de soluciones y requerimientos</w:t>
            </w:r>
          </w:p>
        </w:tc>
        <w:tc>
          <w:tcPr>
            <w:tcW w:w="1762" w:type="dxa"/>
          </w:tcPr>
          <w:p w14:paraId="20B74400" w14:textId="77777777" w:rsidR="00A60B90" w:rsidRDefault="00A60B90" w:rsidP="00E17117">
            <w:r>
              <w:rPr>
                <w:rFonts w:ascii="Arial" w:eastAsia="Arial" w:hAnsi="Arial" w:cs="Arial"/>
                <w:sz w:val="20"/>
                <w:szCs w:val="20"/>
              </w:rPr>
              <w:t>Equipo de desarrollo, analistas</w:t>
            </w:r>
          </w:p>
        </w:tc>
        <w:tc>
          <w:tcPr>
            <w:tcW w:w="1402" w:type="dxa"/>
          </w:tcPr>
          <w:p w14:paraId="31B87198" w14:textId="77777777" w:rsidR="00A60B90" w:rsidRDefault="00A60B90" w:rsidP="00E17117">
            <w:pPr>
              <w:jc w:val="center"/>
            </w:pPr>
            <w:r>
              <w:rPr>
                <w:rFonts w:ascii="Arial" w:eastAsia="Arial" w:hAnsi="Arial" w:cs="Arial"/>
                <w:sz w:val="20"/>
                <w:szCs w:val="20"/>
              </w:rPr>
              <w:t>01/14/2026</w:t>
            </w:r>
          </w:p>
        </w:tc>
        <w:tc>
          <w:tcPr>
            <w:tcW w:w="1402" w:type="dxa"/>
          </w:tcPr>
          <w:p w14:paraId="0BEA9389" w14:textId="77777777" w:rsidR="00A60B90" w:rsidRDefault="00A60B90" w:rsidP="00E17117">
            <w:pPr>
              <w:jc w:val="center"/>
            </w:pPr>
            <w:r>
              <w:rPr>
                <w:rFonts w:ascii="Arial" w:eastAsia="Arial" w:hAnsi="Arial" w:cs="Arial"/>
                <w:sz w:val="20"/>
                <w:szCs w:val="20"/>
              </w:rPr>
              <w:t>01/27/2026</w:t>
            </w:r>
          </w:p>
        </w:tc>
        <w:tc>
          <w:tcPr>
            <w:tcW w:w="1354" w:type="dxa"/>
          </w:tcPr>
          <w:p w14:paraId="412AB4E7" w14:textId="77777777" w:rsidR="00A60B90" w:rsidRDefault="00A60B90" w:rsidP="00E17117">
            <w:pPr>
              <w:jc w:val="center"/>
            </w:pPr>
            <w:r>
              <w:rPr>
                <w:rFonts w:ascii="Arial" w:eastAsia="Arial" w:hAnsi="Arial" w:cs="Arial"/>
                <w:sz w:val="20"/>
                <w:szCs w:val="20"/>
              </w:rPr>
              <w:t>2 semanas</w:t>
            </w:r>
          </w:p>
        </w:tc>
      </w:tr>
      <w:tr w:rsidR="00A60B90" w14:paraId="1E0279B5" w14:textId="77777777" w:rsidTr="006F7083">
        <w:tc>
          <w:tcPr>
            <w:tcW w:w="1145" w:type="dxa"/>
          </w:tcPr>
          <w:p w14:paraId="0494721E" w14:textId="77777777" w:rsidR="00A60B90" w:rsidRDefault="00A60B90" w:rsidP="00E17117">
            <w:pPr>
              <w:jc w:val="center"/>
            </w:pPr>
            <w:r>
              <w:rPr>
                <w:rFonts w:ascii="Arial" w:eastAsia="Arial" w:hAnsi="Arial" w:cs="Arial"/>
                <w:sz w:val="20"/>
                <w:szCs w:val="20"/>
              </w:rPr>
              <w:lastRenderedPageBreak/>
              <w:t>5.2</w:t>
            </w:r>
          </w:p>
        </w:tc>
        <w:tc>
          <w:tcPr>
            <w:tcW w:w="1951" w:type="dxa"/>
          </w:tcPr>
          <w:p w14:paraId="4DEAA152" w14:textId="77777777" w:rsidR="00A60B90" w:rsidRDefault="00A60B90" w:rsidP="00E17117">
            <w:r>
              <w:rPr>
                <w:rFonts w:ascii="Arial" w:eastAsia="Arial" w:hAnsi="Arial" w:cs="Arial"/>
                <w:sz w:val="20"/>
                <w:szCs w:val="20"/>
              </w:rPr>
              <w:t>Objetivos, alcance y planificación del proyecto</w:t>
            </w:r>
          </w:p>
        </w:tc>
        <w:tc>
          <w:tcPr>
            <w:tcW w:w="1762" w:type="dxa"/>
          </w:tcPr>
          <w:p w14:paraId="3D3B9803" w14:textId="77777777" w:rsidR="00A60B90" w:rsidRDefault="00A60B90" w:rsidP="00E17117">
            <w:r>
              <w:rPr>
                <w:rFonts w:ascii="Arial" w:eastAsia="Arial" w:hAnsi="Arial" w:cs="Arial"/>
                <w:sz w:val="20"/>
                <w:szCs w:val="20"/>
              </w:rPr>
              <w:t>Equipo de desarrollo, analistas</w:t>
            </w:r>
          </w:p>
        </w:tc>
        <w:tc>
          <w:tcPr>
            <w:tcW w:w="1402" w:type="dxa"/>
          </w:tcPr>
          <w:p w14:paraId="32438109" w14:textId="77777777" w:rsidR="00A60B90" w:rsidRDefault="00A60B90" w:rsidP="00E17117">
            <w:pPr>
              <w:jc w:val="center"/>
            </w:pPr>
            <w:r>
              <w:rPr>
                <w:rFonts w:ascii="Arial" w:eastAsia="Arial" w:hAnsi="Arial" w:cs="Arial"/>
                <w:sz w:val="20"/>
                <w:szCs w:val="20"/>
              </w:rPr>
              <w:t>01/28/2026</w:t>
            </w:r>
          </w:p>
        </w:tc>
        <w:tc>
          <w:tcPr>
            <w:tcW w:w="1402" w:type="dxa"/>
          </w:tcPr>
          <w:p w14:paraId="62B9F6DB" w14:textId="77777777" w:rsidR="00A60B90" w:rsidRDefault="00A60B90" w:rsidP="00E17117">
            <w:pPr>
              <w:jc w:val="center"/>
            </w:pPr>
            <w:r>
              <w:rPr>
                <w:rFonts w:ascii="Arial" w:eastAsia="Arial" w:hAnsi="Arial" w:cs="Arial"/>
                <w:sz w:val="20"/>
                <w:szCs w:val="20"/>
              </w:rPr>
              <w:t>02/10/2026</w:t>
            </w:r>
          </w:p>
        </w:tc>
        <w:tc>
          <w:tcPr>
            <w:tcW w:w="1354" w:type="dxa"/>
          </w:tcPr>
          <w:p w14:paraId="13401F6E" w14:textId="77777777" w:rsidR="00A60B90" w:rsidRDefault="00A60B90" w:rsidP="00E17117">
            <w:pPr>
              <w:jc w:val="center"/>
            </w:pPr>
            <w:r>
              <w:rPr>
                <w:rFonts w:ascii="Arial" w:eastAsia="Arial" w:hAnsi="Arial" w:cs="Arial"/>
                <w:sz w:val="20"/>
                <w:szCs w:val="20"/>
              </w:rPr>
              <w:t>2 semanas</w:t>
            </w:r>
          </w:p>
        </w:tc>
      </w:tr>
      <w:tr w:rsidR="00A60B90" w14:paraId="2A64A623" w14:textId="77777777" w:rsidTr="006F7083">
        <w:tc>
          <w:tcPr>
            <w:tcW w:w="1145" w:type="dxa"/>
          </w:tcPr>
          <w:p w14:paraId="6003D7D0" w14:textId="77777777" w:rsidR="00A60B90" w:rsidRDefault="00A60B90" w:rsidP="00E17117">
            <w:pPr>
              <w:jc w:val="center"/>
            </w:pPr>
            <w:r>
              <w:rPr>
                <w:rFonts w:ascii="Arial" w:eastAsia="Arial" w:hAnsi="Arial" w:cs="Arial"/>
                <w:sz w:val="20"/>
                <w:szCs w:val="20"/>
              </w:rPr>
              <w:t>5.3</w:t>
            </w:r>
          </w:p>
        </w:tc>
        <w:tc>
          <w:tcPr>
            <w:tcW w:w="1951" w:type="dxa"/>
          </w:tcPr>
          <w:p w14:paraId="0E7B3636" w14:textId="77777777" w:rsidR="00A60B90" w:rsidRDefault="00A60B90" w:rsidP="00E17117">
            <w:r>
              <w:rPr>
                <w:rFonts w:ascii="Arial" w:eastAsia="Arial" w:hAnsi="Arial" w:cs="Arial"/>
                <w:sz w:val="20"/>
                <w:szCs w:val="20"/>
              </w:rPr>
              <w:t>Marco teórico, revisión y entrega del documento</w:t>
            </w:r>
          </w:p>
        </w:tc>
        <w:tc>
          <w:tcPr>
            <w:tcW w:w="1762" w:type="dxa"/>
          </w:tcPr>
          <w:p w14:paraId="27DB5B75" w14:textId="77777777" w:rsidR="00A60B90" w:rsidRDefault="00A60B90" w:rsidP="00E17117">
            <w:r>
              <w:rPr>
                <w:rFonts w:ascii="Arial" w:eastAsia="Arial" w:hAnsi="Arial" w:cs="Arial"/>
                <w:sz w:val="20"/>
                <w:szCs w:val="20"/>
              </w:rPr>
              <w:t>Equipo de desarrollo, analistas</w:t>
            </w:r>
          </w:p>
        </w:tc>
        <w:tc>
          <w:tcPr>
            <w:tcW w:w="1402" w:type="dxa"/>
          </w:tcPr>
          <w:p w14:paraId="255066EE" w14:textId="77777777" w:rsidR="00A60B90" w:rsidRDefault="00A60B90" w:rsidP="00E17117">
            <w:pPr>
              <w:jc w:val="center"/>
            </w:pPr>
            <w:r>
              <w:rPr>
                <w:rFonts w:ascii="Arial" w:eastAsia="Arial" w:hAnsi="Arial" w:cs="Arial"/>
                <w:sz w:val="20"/>
                <w:szCs w:val="20"/>
              </w:rPr>
              <w:t>02/11/2026</w:t>
            </w:r>
          </w:p>
        </w:tc>
        <w:tc>
          <w:tcPr>
            <w:tcW w:w="1402" w:type="dxa"/>
          </w:tcPr>
          <w:p w14:paraId="1889809F" w14:textId="77777777" w:rsidR="00A60B90" w:rsidRDefault="00A60B90" w:rsidP="00E17117">
            <w:pPr>
              <w:jc w:val="center"/>
            </w:pPr>
            <w:r>
              <w:rPr>
                <w:rFonts w:ascii="Arial" w:eastAsia="Arial" w:hAnsi="Arial" w:cs="Arial"/>
                <w:sz w:val="20"/>
                <w:szCs w:val="20"/>
              </w:rPr>
              <w:t>02/24/2026</w:t>
            </w:r>
          </w:p>
        </w:tc>
        <w:tc>
          <w:tcPr>
            <w:tcW w:w="1354" w:type="dxa"/>
          </w:tcPr>
          <w:p w14:paraId="6E18042A" w14:textId="77777777" w:rsidR="00A60B90" w:rsidRDefault="00A60B90" w:rsidP="00E17117">
            <w:pPr>
              <w:jc w:val="center"/>
            </w:pPr>
            <w:r>
              <w:rPr>
                <w:rFonts w:ascii="Arial" w:eastAsia="Arial" w:hAnsi="Arial" w:cs="Arial"/>
                <w:sz w:val="20"/>
                <w:szCs w:val="20"/>
              </w:rPr>
              <w:t>2 semanas</w:t>
            </w:r>
          </w:p>
        </w:tc>
      </w:tr>
      <w:tr w:rsidR="00A60B90" w14:paraId="6CABBC3B" w14:textId="77777777" w:rsidTr="006F7083">
        <w:tc>
          <w:tcPr>
            <w:tcW w:w="1145" w:type="dxa"/>
          </w:tcPr>
          <w:p w14:paraId="72464F53" w14:textId="77777777" w:rsidR="00A60B90" w:rsidRDefault="00A60B90" w:rsidP="00E17117">
            <w:pPr>
              <w:jc w:val="center"/>
            </w:pPr>
            <w:r>
              <w:rPr>
                <w:rFonts w:ascii="Arial" w:eastAsia="Arial" w:hAnsi="Arial" w:cs="Arial"/>
                <w:b/>
                <w:bCs/>
                <w:sz w:val="20"/>
                <w:szCs w:val="20"/>
              </w:rPr>
              <w:t>6</w:t>
            </w:r>
          </w:p>
        </w:tc>
        <w:tc>
          <w:tcPr>
            <w:tcW w:w="1951" w:type="dxa"/>
          </w:tcPr>
          <w:p w14:paraId="0E5E0F5A" w14:textId="77777777" w:rsidR="00A60B90" w:rsidRDefault="00A60B90" w:rsidP="00E17117">
            <w:r>
              <w:rPr>
                <w:rFonts w:ascii="Arial" w:eastAsia="Arial" w:hAnsi="Arial" w:cs="Arial"/>
                <w:b/>
                <w:bCs/>
                <w:sz w:val="20"/>
                <w:szCs w:val="20"/>
              </w:rPr>
              <w:t>Desarrollo de la aplicación</w:t>
            </w:r>
          </w:p>
        </w:tc>
        <w:tc>
          <w:tcPr>
            <w:tcW w:w="1762" w:type="dxa"/>
          </w:tcPr>
          <w:p w14:paraId="497FAE43" w14:textId="77777777" w:rsidR="00A60B90" w:rsidRDefault="00A60B90" w:rsidP="00E17117"/>
        </w:tc>
        <w:tc>
          <w:tcPr>
            <w:tcW w:w="1402" w:type="dxa"/>
          </w:tcPr>
          <w:p w14:paraId="424D0D84" w14:textId="77777777" w:rsidR="00A60B90" w:rsidRDefault="00A60B90" w:rsidP="00E17117">
            <w:pPr>
              <w:jc w:val="center"/>
            </w:pPr>
            <w:r>
              <w:rPr>
                <w:rFonts w:ascii="Arial" w:eastAsia="Arial" w:hAnsi="Arial" w:cs="Arial"/>
                <w:sz w:val="20"/>
                <w:szCs w:val="20"/>
              </w:rPr>
              <w:t>02/25/2026</w:t>
            </w:r>
          </w:p>
        </w:tc>
        <w:tc>
          <w:tcPr>
            <w:tcW w:w="1402" w:type="dxa"/>
          </w:tcPr>
          <w:p w14:paraId="210C5E3E" w14:textId="77777777" w:rsidR="00A60B90" w:rsidRDefault="00A60B90" w:rsidP="00E17117">
            <w:pPr>
              <w:jc w:val="center"/>
            </w:pPr>
            <w:r>
              <w:rPr>
                <w:rFonts w:ascii="Arial" w:eastAsia="Arial" w:hAnsi="Arial" w:cs="Arial"/>
                <w:sz w:val="20"/>
                <w:szCs w:val="20"/>
              </w:rPr>
              <w:t>04/07/2026</w:t>
            </w:r>
          </w:p>
        </w:tc>
        <w:tc>
          <w:tcPr>
            <w:tcW w:w="1354" w:type="dxa"/>
          </w:tcPr>
          <w:p w14:paraId="72882977" w14:textId="77777777" w:rsidR="00A60B90" w:rsidRDefault="00A60B90" w:rsidP="00E17117">
            <w:pPr>
              <w:jc w:val="center"/>
            </w:pPr>
            <w:r>
              <w:rPr>
                <w:rFonts w:ascii="Arial" w:eastAsia="Arial" w:hAnsi="Arial" w:cs="Arial"/>
                <w:b/>
                <w:bCs/>
                <w:sz w:val="20"/>
                <w:szCs w:val="20"/>
              </w:rPr>
              <w:t>6 semanas</w:t>
            </w:r>
          </w:p>
        </w:tc>
      </w:tr>
      <w:tr w:rsidR="00A60B90" w14:paraId="0E01F2BB" w14:textId="77777777" w:rsidTr="006F7083">
        <w:tc>
          <w:tcPr>
            <w:tcW w:w="1145" w:type="dxa"/>
          </w:tcPr>
          <w:p w14:paraId="136102F8" w14:textId="77777777" w:rsidR="00A60B90" w:rsidRDefault="00A60B90" w:rsidP="00E17117">
            <w:pPr>
              <w:jc w:val="center"/>
            </w:pPr>
            <w:r>
              <w:rPr>
                <w:rFonts w:ascii="Arial" w:eastAsia="Arial" w:hAnsi="Arial" w:cs="Arial"/>
                <w:sz w:val="20"/>
                <w:szCs w:val="20"/>
              </w:rPr>
              <w:t>6.1</w:t>
            </w:r>
          </w:p>
        </w:tc>
        <w:tc>
          <w:tcPr>
            <w:tcW w:w="1951" w:type="dxa"/>
          </w:tcPr>
          <w:p w14:paraId="0BBBAE5A" w14:textId="77777777" w:rsidR="00A60B90" w:rsidRDefault="00A60B90" w:rsidP="00E17117">
            <w:r>
              <w:rPr>
                <w:rFonts w:ascii="Arial" w:eastAsia="Arial" w:hAnsi="Arial" w:cs="Arial"/>
                <w:sz w:val="20"/>
                <w:szCs w:val="20"/>
              </w:rPr>
              <w:t>Sprint 1: MS-Auth, MS-Estudiantes, MS-Instructores</w:t>
            </w:r>
          </w:p>
        </w:tc>
        <w:tc>
          <w:tcPr>
            <w:tcW w:w="1762" w:type="dxa"/>
          </w:tcPr>
          <w:p w14:paraId="3A1C6666"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6E911744" w14:textId="77777777" w:rsidR="00A60B90" w:rsidRDefault="00A60B90" w:rsidP="00E17117">
            <w:pPr>
              <w:jc w:val="center"/>
            </w:pPr>
            <w:r>
              <w:rPr>
                <w:rFonts w:ascii="Arial" w:eastAsia="Arial" w:hAnsi="Arial" w:cs="Arial"/>
                <w:sz w:val="20"/>
                <w:szCs w:val="20"/>
              </w:rPr>
              <w:t>02/25/2026</w:t>
            </w:r>
          </w:p>
        </w:tc>
        <w:tc>
          <w:tcPr>
            <w:tcW w:w="1402" w:type="dxa"/>
          </w:tcPr>
          <w:p w14:paraId="4F367F18" w14:textId="77777777" w:rsidR="00A60B90" w:rsidRDefault="00A60B90" w:rsidP="00E17117">
            <w:pPr>
              <w:jc w:val="center"/>
            </w:pPr>
            <w:r>
              <w:rPr>
                <w:rFonts w:ascii="Arial" w:eastAsia="Arial" w:hAnsi="Arial" w:cs="Arial"/>
                <w:sz w:val="20"/>
                <w:szCs w:val="20"/>
              </w:rPr>
              <w:t>03/10/2026</w:t>
            </w:r>
          </w:p>
        </w:tc>
        <w:tc>
          <w:tcPr>
            <w:tcW w:w="1354" w:type="dxa"/>
          </w:tcPr>
          <w:p w14:paraId="78B68B11" w14:textId="77777777" w:rsidR="00A60B90" w:rsidRDefault="00A60B90" w:rsidP="00E17117">
            <w:pPr>
              <w:jc w:val="center"/>
            </w:pPr>
            <w:r>
              <w:rPr>
                <w:rFonts w:ascii="Arial" w:eastAsia="Arial" w:hAnsi="Arial" w:cs="Arial"/>
                <w:sz w:val="20"/>
                <w:szCs w:val="20"/>
              </w:rPr>
              <w:t>2 semanas</w:t>
            </w:r>
          </w:p>
        </w:tc>
      </w:tr>
      <w:tr w:rsidR="00A60B90" w14:paraId="25D4FB25" w14:textId="77777777" w:rsidTr="006F7083">
        <w:tc>
          <w:tcPr>
            <w:tcW w:w="1145" w:type="dxa"/>
          </w:tcPr>
          <w:p w14:paraId="7BC9A49B" w14:textId="77777777" w:rsidR="00A60B90" w:rsidRDefault="00A60B90" w:rsidP="00E17117">
            <w:pPr>
              <w:jc w:val="center"/>
            </w:pPr>
            <w:r>
              <w:rPr>
                <w:rFonts w:ascii="Arial" w:eastAsia="Arial" w:hAnsi="Arial" w:cs="Arial"/>
                <w:sz w:val="20"/>
                <w:szCs w:val="20"/>
              </w:rPr>
              <w:t>6.2</w:t>
            </w:r>
          </w:p>
        </w:tc>
        <w:tc>
          <w:tcPr>
            <w:tcW w:w="1951" w:type="dxa"/>
          </w:tcPr>
          <w:p w14:paraId="01BCC2C0" w14:textId="77777777" w:rsidR="00A60B90" w:rsidRDefault="00A60B90" w:rsidP="00E17117">
            <w:r>
              <w:rPr>
                <w:rFonts w:ascii="Arial" w:eastAsia="Arial" w:hAnsi="Arial" w:cs="Arial"/>
                <w:sz w:val="20"/>
                <w:szCs w:val="20"/>
              </w:rPr>
              <w:t>Sprint 2: MS-Vehículos, MS-Asignaciones, MS-Cobros</w:t>
            </w:r>
          </w:p>
        </w:tc>
        <w:tc>
          <w:tcPr>
            <w:tcW w:w="1762" w:type="dxa"/>
          </w:tcPr>
          <w:p w14:paraId="4187FDB7"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191D37A4" w14:textId="77777777" w:rsidR="00A60B90" w:rsidRDefault="00A60B90" w:rsidP="00E17117">
            <w:pPr>
              <w:jc w:val="center"/>
            </w:pPr>
            <w:r>
              <w:rPr>
                <w:rFonts w:ascii="Arial" w:eastAsia="Arial" w:hAnsi="Arial" w:cs="Arial"/>
                <w:sz w:val="20"/>
                <w:szCs w:val="20"/>
              </w:rPr>
              <w:t>03/11/2026</w:t>
            </w:r>
          </w:p>
        </w:tc>
        <w:tc>
          <w:tcPr>
            <w:tcW w:w="1402" w:type="dxa"/>
          </w:tcPr>
          <w:p w14:paraId="10EC571D" w14:textId="77777777" w:rsidR="00A60B90" w:rsidRDefault="00A60B90" w:rsidP="00E17117">
            <w:pPr>
              <w:jc w:val="center"/>
            </w:pPr>
            <w:r>
              <w:rPr>
                <w:rFonts w:ascii="Arial" w:eastAsia="Arial" w:hAnsi="Arial" w:cs="Arial"/>
                <w:sz w:val="20"/>
                <w:szCs w:val="20"/>
              </w:rPr>
              <w:t>03/24/2026</w:t>
            </w:r>
          </w:p>
        </w:tc>
        <w:tc>
          <w:tcPr>
            <w:tcW w:w="1354" w:type="dxa"/>
          </w:tcPr>
          <w:p w14:paraId="55D6A06B" w14:textId="77777777" w:rsidR="00A60B90" w:rsidRDefault="00A60B90" w:rsidP="00E17117">
            <w:pPr>
              <w:jc w:val="center"/>
            </w:pPr>
            <w:r>
              <w:rPr>
                <w:rFonts w:ascii="Arial" w:eastAsia="Arial" w:hAnsi="Arial" w:cs="Arial"/>
                <w:sz w:val="20"/>
                <w:szCs w:val="20"/>
              </w:rPr>
              <w:t>2 semanas</w:t>
            </w:r>
          </w:p>
        </w:tc>
      </w:tr>
      <w:tr w:rsidR="00A60B90" w14:paraId="709D2AE1" w14:textId="77777777" w:rsidTr="006F7083">
        <w:tc>
          <w:tcPr>
            <w:tcW w:w="1145" w:type="dxa"/>
          </w:tcPr>
          <w:p w14:paraId="76B37ED9" w14:textId="77777777" w:rsidR="00A60B90" w:rsidRDefault="00A60B90" w:rsidP="00E17117">
            <w:pPr>
              <w:jc w:val="center"/>
            </w:pPr>
            <w:r>
              <w:rPr>
                <w:rFonts w:ascii="Arial" w:eastAsia="Arial" w:hAnsi="Arial" w:cs="Arial"/>
                <w:sz w:val="20"/>
                <w:szCs w:val="20"/>
              </w:rPr>
              <w:t>6.3</w:t>
            </w:r>
          </w:p>
        </w:tc>
        <w:tc>
          <w:tcPr>
            <w:tcW w:w="1951" w:type="dxa"/>
          </w:tcPr>
          <w:p w14:paraId="5F1644D0" w14:textId="77777777" w:rsidR="00A60B90" w:rsidRDefault="00A60B90" w:rsidP="00E17117">
            <w:r>
              <w:rPr>
                <w:rFonts w:ascii="Arial" w:eastAsia="Arial" w:hAnsi="Arial" w:cs="Arial"/>
                <w:sz w:val="20"/>
                <w:szCs w:val="20"/>
              </w:rPr>
              <w:t>Sprint 3: MS-Reportes, MS-Notificaciones e integración de módulos</w:t>
            </w:r>
          </w:p>
        </w:tc>
        <w:tc>
          <w:tcPr>
            <w:tcW w:w="1762" w:type="dxa"/>
          </w:tcPr>
          <w:p w14:paraId="745AD4AC" w14:textId="77777777" w:rsidR="00A60B90" w:rsidRDefault="00A60B90" w:rsidP="00E17117">
            <w:r>
              <w:rPr>
                <w:rFonts w:ascii="Arial" w:eastAsia="Arial" w:hAnsi="Arial" w:cs="Arial"/>
                <w:sz w:val="20"/>
                <w:szCs w:val="20"/>
              </w:rPr>
              <w:t xml:space="preserve">Desarrolladores </w:t>
            </w:r>
            <w:proofErr w:type="spellStart"/>
            <w:r>
              <w:rPr>
                <w:rFonts w:ascii="Arial" w:eastAsia="Arial" w:hAnsi="Arial" w:cs="Arial"/>
                <w:sz w:val="20"/>
                <w:szCs w:val="20"/>
              </w:rPr>
              <w:t>frontend</w:t>
            </w:r>
            <w:proofErr w:type="spellEnd"/>
            <w:r>
              <w:rPr>
                <w:rFonts w:ascii="Arial" w:eastAsia="Arial" w:hAnsi="Arial" w:cs="Arial"/>
                <w:sz w:val="20"/>
                <w:szCs w:val="20"/>
              </w:rPr>
              <w:t>/</w:t>
            </w:r>
            <w:proofErr w:type="spellStart"/>
            <w:r>
              <w:rPr>
                <w:rFonts w:ascii="Arial" w:eastAsia="Arial" w:hAnsi="Arial" w:cs="Arial"/>
                <w:sz w:val="20"/>
                <w:szCs w:val="20"/>
              </w:rPr>
              <w:t>backend</w:t>
            </w:r>
            <w:proofErr w:type="spellEnd"/>
          </w:p>
        </w:tc>
        <w:tc>
          <w:tcPr>
            <w:tcW w:w="1402" w:type="dxa"/>
          </w:tcPr>
          <w:p w14:paraId="5B9DC704" w14:textId="77777777" w:rsidR="00A60B90" w:rsidRDefault="00A60B90" w:rsidP="00E17117">
            <w:pPr>
              <w:jc w:val="center"/>
            </w:pPr>
            <w:r>
              <w:rPr>
                <w:rFonts w:ascii="Arial" w:eastAsia="Arial" w:hAnsi="Arial" w:cs="Arial"/>
                <w:sz w:val="20"/>
                <w:szCs w:val="20"/>
              </w:rPr>
              <w:t>03/25/2026</w:t>
            </w:r>
          </w:p>
        </w:tc>
        <w:tc>
          <w:tcPr>
            <w:tcW w:w="1402" w:type="dxa"/>
          </w:tcPr>
          <w:p w14:paraId="4EE8BA18" w14:textId="77777777" w:rsidR="00A60B90" w:rsidRDefault="00A60B90" w:rsidP="00E17117">
            <w:pPr>
              <w:jc w:val="center"/>
            </w:pPr>
            <w:r>
              <w:rPr>
                <w:rFonts w:ascii="Arial" w:eastAsia="Arial" w:hAnsi="Arial" w:cs="Arial"/>
                <w:sz w:val="20"/>
                <w:szCs w:val="20"/>
              </w:rPr>
              <w:t>04/07/2026</w:t>
            </w:r>
          </w:p>
        </w:tc>
        <w:tc>
          <w:tcPr>
            <w:tcW w:w="1354" w:type="dxa"/>
          </w:tcPr>
          <w:p w14:paraId="51381C29" w14:textId="77777777" w:rsidR="00A60B90" w:rsidRDefault="00A60B90" w:rsidP="00E17117">
            <w:pPr>
              <w:jc w:val="center"/>
            </w:pPr>
            <w:r>
              <w:rPr>
                <w:rFonts w:ascii="Arial" w:eastAsia="Arial" w:hAnsi="Arial" w:cs="Arial"/>
                <w:sz w:val="20"/>
                <w:szCs w:val="20"/>
              </w:rPr>
              <w:t>2 semanas</w:t>
            </w:r>
          </w:p>
        </w:tc>
      </w:tr>
      <w:tr w:rsidR="00A60B90" w14:paraId="27240CAD" w14:textId="77777777" w:rsidTr="006F7083">
        <w:tc>
          <w:tcPr>
            <w:tcW w:w="1145" w:type="dxa"/>
          </w:tcPr>
          <w:p w14:paraId="5882FFB5" w14:textId="77777777" w:rsidR="00A60B90" w:rsidRDefault="00A60B90" w:rsidP="00E17117">
            <w:pPr>
              <w:jc w:val="center"/>
            </w:pPr>
            <w:r>
              <w:rPr>
                <w:rFonts w:ascii="Arial" w:eastAsia="Arial" w:hAnsi="Arial" w:cs="Arial"/>
                <w:b/>
                <w:bCs/>
                <w:sz w:val="20"/>
                <w:szCs w:val="20"/>
              </w:rPr>
              <w:t>7</w:t>
            </w:r>
          </w:p>
        </w:tc>
        <w:tc>
          <w:tcPr>
            <w:tcW w:w="1951" w:type="dxa"/>
          </w:tcPr>
          <w:p w14:paraId="3498BA44" w14:textId="77777777" w:rsidR="00A60B90" w:rsidRDefault="00A60B90" w:rsidP="00E17117">
            <w:r>
              <w:rPr>
                <w:rFonts w:ascii="Arial" w:eastAsia="Arial" w:hAnsi="Arial" w:cs="Arial"/>
                <w:b/>
                <w:bCs/>
                <w:sz w:val="20"/>
                <w:szCs w:val="20"/>
              </w:rPr>
              <w:t>Pruebas y Cierre</w:t>
            </w:r>
          </w:p>
        </w:tc>
        <w:tc>
          <w:tcPr>
            <w:tcW w:w="1762" w:type="dxa"/>
          </w:tcPr>
          <w:p w14:paraId="622E91AD" w14:textId="77777777" w:rsidR="00A60B90" w:rsidRDefault="00A60B90" w:rsidP="00E17117"/>
        </w:tc>
        <w:tc>
          <w:tcPr>
            <w:tcW w:w="1402" w:type="dxa"/>
          </w:tcPr>
          <w:p w14:paraId="2F9784EC" w14:textId="77777777" w:rsidR="00A60B90" w:rsidRDefault="00A60B90" w:rsidP="00E17117">
            <w:pPr>
              <w:jc w:val="center"/>
            </w:pPr>
            <w:r>
              <w:rPr>
                <w:rFonts w:ascii="Arial" w:eastAsia="Arial" w:hAnsi="Arial" w:cs="Arial"/>
                <w:sz w:val="20"/>
                <w:szCs w:val="20"/>
              </w:rPr>
              <w:t>04/08/2026</w:t>
            </w:r>
          </w:p>
        </w:tc>
        <w:tc>
          <w:tcPr>
            <w:tcW w:w="1402" w:type="dxa"/>
          </w:tcPr>
          <w:p w14:paraId="62D31ADD" w14:textId="77777777" w:rsidR="00A60B90" w:rsidRDefault="00A60B90" w:rsidP="00E17117">
            <w:pPr>
              <w:jc w:val="center"/>
            </w:pPr>
            <w:r>
              <w:rPr>
                <w:rFonts w:ascii="Arial" w:eastAsia="Arial" w:hAnsi="Arial" w:cs="Arial"/>
                <w:sz w:val="20"/>
                <w:szCs w:val="20"/>
              </w:rPr>
              <w:t>05/05/2026</w:t>
            </w:r>
          </w:p>
        </w:tc>
        <w:tc>
          <w:tcPr>
            <w:tcW w:w="1354" w:type="dxa"/>
          </w:tcPr>
          <w:p w14:paraId="57BA74EA" w14:textId="77777777" w:rsidR="00A60B90" w:rsidRDefault="00A60B90" w:rsidP="00E17117">
            <w:pPr>
              <w:jc w:val="center"/>
            </w:pPr>
            <w:r>
              <w:rPr>
                <w:rFonts w:ascii="Arial" w:eastAsia="Arial" w:hAnsi="Arial" w:cs="Arial"/>
                <w:b/>
                <w:bCs/>
                <w:sz w:val="20"/>
                <w:szCs w:val="20"/>
              </w:rPr>
              <w:t>4 semanas</w:t>
            </w:r>
          </w:p>
        </w:tc>
      </w:tr>
      <w:tr w:rsidR="00A60B90" w14:paraId="1BA4C1DF" w14:textId="77777777" w:rsidTr="006F7083">
        <w:tc>
          <w:tcPr>
            <w:tcW w:w="1145" w:type="dxa"/>
          </w:tcPr>
          <w:p w14:paraId="2D071041" w14:textId="77777777" w:rsidR="00A60B90" w:rsidRDefault="00A60B90" w:rsidP="00E17117">
            <w:pPr>
              <w:jc w:val="center"/>
            </w:pPr>
            <w:r>
              <w:rPr>
                <w:rFonts w:ascii="Arial" w:eastAsia="Arial" w:hAnsi="Arial" w:cs="Arial"/>
                <w:sz w:val="20"/>
                <w:szCs w:val="20"/>
              </w:rPr>
              <w:t>7.1</w:t>
            </w:r>
          </w:p>
        </w:tc>
        <w:tc>
          <w:tcPr>
            <w:tcW w:w="1951" w:type="dxa"/>
          </w:tcPr>
          <w:p w14:paraId="03076B6D" w14:textId="77777777" w:rsidR="00A60B90" w:rsidRDefault="00A60B90" w:rsidP="00E17117">
            <w:r>
              <w:rPr>
                <w:rFonts w:ascii="Arial" w:eastAsia="Arial" w:hAnsi="Arial" w:cs="Arial"/>
                <w:sz w:val="20"/>
                <w:szCs w:val="20"/>
              </w:rPr>
              <w:t>Pruebas unitarias</w:t>
            </w:r>
          </w:p>
        </w:tc>
        <w:tc>
          <w:tcPr>
            <w:tcW w:w="1762" w:type="dxa"/>
          </w:tcPr>
          <w:p w14:paraId="4EB0F7F5"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6255728" w14:textId="77777777" w:rsidR="00A60B90" w:rsidRDefault="00A60B90" w:rsidP="00E17117">
            <w:pPr>
              <w:jc w:val="center"/>
            </w:pPr>
            <w:r>
              <w:rPr>
                <w:rFonts w:ascii="Arial" w:eastAsia="Arial" w:hAnsi="Arial" w:cs="Arial"/>
                <w:sz w:val="20"/>
                <w:szCs w:val="20"/>
              </w:rPr>
              <w:t>04/08/2026</w:t>
            </w:r>
          </w:p>
        </w:tc>
        <w:tc>
          <w:tcPr>
            <w:tcW w:w="1402" w:type="dxa"/>
          </w:tcPr>
          <w:p w14:paraId="118D929E" w14:textId="77777777" w:rsidR="00A60B90" w:rsidRDefault="00A60B90" w:rsidP="00E17117">
            <w:pPr>
              <w:jc w:val="center"/>
            </w:pPr>
            <w:r>
              <w:rPr>
                <w:rFonts w:ascii="Arial" w:eastAsia="Arial" w:hAnsi="Arial" w:cs="Arial"/>
                <w:sz w:val="20"/>
                <w:szCs w:val="20"/>
              </w:rPr>
              <w:t>04/14/2026</w:t>
            </w:r>
          </w:p>
        </w:tc>
        <w:tc>
          <w:tcPr>
            <w:tcW w:w="1354" w:type="dxa"/>
          </w:tcPr>
          <w:p w14:paraId="7F3E7F40" w14:textId="77777777" w:rsidR="00A60B90" w:rsidRDefault="00A60B90" w:rsidP="00E17117">
            <w:pPr>
              <w:jc w:val="center"/>
            </w:pPr>
            <w:r>
              <w:rPr>
                <w:rFonts w:ascii="Arial" w:eastAsia="Arial" w:hAnsi="Arial" w:cs="Arial"/>
                <w:sz w:val="20"/>
                <w:szCs w:val="20"/>
              </w:rPr>
              <w:t>1 semana</w:t>
            </w:r>
          </w:p>
        </w:tc>
      </w:tr>
      <w:tr w:rsidR="00A60B90" w14:paraId="3F39847D" w14:textId="77777777" w:rsidTr="006F7083">
        <w:tc>
          <w:tcPr>
            <w:tcW w:w="1145" w:type="dxa"/>
          </w:tcPr>
          <w:p w14:paraId="1AAE5929" w14:textId="77777777" w:rsidR="00A60B90" w:rsidRDefault="00A60B90" w:rsidP="00E17117">
            <w:pPr>
              <w:jc w:val="center"/>
            </w:pPr>
            <w:r>
              <w:rPr>
                <w:rFonts w:ascii="Arial" w:eastAsia="Arial" w:hAnsi="Arial" w:cs="Arial"/>
                <w:sz w:val="20"/>
                <w:szCs w:val="20"/>
              </w:rPr>
              <w:t>7.2</w:t>
            </w:r>
          </w:p>
        </w:tc>
        <w:tc>
          <w:tcPr>
            <w:tcW w:w="1951" w:type="dxa"/>
          </w:tcPr>
          <w:p w14:paraId="2D9F48DF" w14:textId="77777777" w:rsidR="00A60B90" w:rsidRDefault="00A60B90" w:rsidP="00E17117">
            <w:r>
              <w:rPr>
                <w:rFonts w:ascii="Arial" w:eastAsia="Arial" w:hAnsi="Arial" w:cs="Arial"/>
                <w:sz w:val="20"/>
                <w:szCs w:val="20"/>
              </w:rPr>
              <w:t>Pruebas de integración</w:t>
            </w:r>
          </w:p>
        </w:tc>
        <w:tc>
          <w:tcPr>
            <w:tcW w:w="1762" w:type="dxa"/>
          </w:tcPr>
          <w:p w14:paraId="52BB57B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p>
        </w:tc>
        <w:tc>
          <w:tcPr>
            <w:tcW w:w="1402" w:type="dxa"/>
          </w:tcPr>
          <w:p w14:paraId="78211D55" w14:textId="77777777" w:rsidR="00A60B90" w:rsidRDefault="00A60B90" w:rsidP="00E17117">
            <w:pPr>
              <w:jc w:val="center"/>
            </w:pPr>
            <w:r>
              <w:rPr>
                <w:rFonts w:ascii="Arial" w:eastAsia="Arial" w:hAnsi="Arial" w:cs="Arial"/>
                <w:sz w:val="20"/>
                <w:szCs w:val="20"/>
              </w:rPr>
              <w:t>04/15/2026</w:t>
            </w:r>
          </w:p>
        </w:tc>
        <w:tc>
          <w:tcPr>
            <w:tcW w:w="1402" w:type="dxa"/>
          </w:tcPr>
          <w:p w14:paraId="296F50DF" w14:textId="77777777" w:rsidR="00A60B90" w:rsidRDefault="00A60B90" w:rsidP="00E17117">
            <w:pPr>
              <w:jc w:val="center"/>
            </w:pPr>
            <w:r>
              <w:rPr>
                <w:rFonts w:ascii="Arial" w:eastAsia="Arial" w:hAnsi="Arial" w:cs="Arial"/>
                <w:sz w:val="20"/>
                <w:szCs w:val="20"/>
              </w:rPr>
              <w:t>04/21/2026</w:t>
            </w:r>
          </w:p>
        </w:tc>
        <w:tc>
          <w:tcPr>
            <w:tcW w:w="1354" w:type="dxa"/>
          </w:tcPr>
          <w:p w14:paraId="2E7E52C1" w14:textId="77777777" w:rsidR="00A60B90" w:rsidRDefault="00A60B90" w:rsidP="00E17117">
            <w:pPr>
              <w:jc w:val="center"/>
            </w:pPr>
            <w:r>
              <w:rPr>
                <w:rFonts w:ascii="Arial" w:eastAsia="Arial" w:hAnsi="Arial" w:cs="Arial"/>
                <w:sz w:val="20"/>
                <w:szCs w:val="20"/>
              </w:rPr>
              <w:t>1 semana</w:t>
            </w:r>
          </w:p>
        </w:tc>
      </w:tr>
      <w:tr w:rsidR="00A60B90" w14:paraId="7EB6EF2F" w14:textId="77777777" w:rsidTr="006F7083">
        <w:tc>
          <w:tcPr>
            <w:tcW w:w="1145" w:type="dxa"/>
          </w:tcPr>
          <w:p w14:paraId="1C9C891A" w14:textId="77777777" w:rsidR="00A60B90" w:rsidRDefault="00A60B90" w:rsidP="00E17117">
            <w:pPr>
              <w:jc w:val="center"/>
            </w:pPr>
            <w:r>
              <w:rPr>
                <w:rFonts w:ascii="Arial" w:eastAsia="Arial" w:hAnsi="Arial" w:cs="Arial"/>
                <w:sz w:val="20"/>
                <w:szCs w:val="20"/>
              </w:rPr>
              <w:t>7.3</w:t>
            </w:r>
          </w:p>
        </w:tc>
        <w:tc>
          <w:tcPr>
            <w:tcW w:w="1951" w:type="dxa"/>
          </w:tcPr>
          <w:p w14:paraId="3C446E2E" w14:textId="77777777" w:rsidR="00A60B90" w:rsidRDefault="00A60B90" w:rsidP="00E17117">
            <w:r>
              <w:rPr>
                <w:rFonts w:ascii="Arial" w:eastAsia="Arial" w:hAnsi="Arial" w:cs="Arial"/>
                <w:sz w:val="20"/>
                <w:szCs w:val="20"/>
              </w:rPr>
              <w:t>Documentación final y cierre</w:t>
            </w:r>
          </w:p>
        </w:tc>
        <w:tc>
          <w:tcPr>
            <w:tcW w:w="1762" w:type="dxa"/>
          </w:tcPr>
          <w:p w14:paraId="2843BC58" w14:textId="77777777" w:rsidR="00A60B90" w:rsidRDefault="00A60B90" w:rsidP="00E17117">
            <w:r>
              <w:rPr>
                <w:rFonts w:ascii="Arial" w:eastAsia="Arial" w:hAnsi="Arial" w:cs="Arial"/>
                <w:sz w:val="20"/>
                <w:szCs w:val="20"/>
              </w:rPr>
              <w:t xml:space="preserve">QA </w:t>
            </w:r>
            <w:proofErr w:type="spellStart"/>
            <w:r>
              <w:rPr>
                <w:rFonts w:ascii="Arial" w:eastAsia="Arial" w:hAnsi="Arial" w:cs="Arial"/>
                <w:sz w:val="20"/>
                <w:szCs w:val="20"/>
              </w:rPr>
              <w:t>Engineers</w:t>
            </w:r>
            <w:proofErr w:type="spellEnd"/>
            <w:r>
              <w:rPr>
                <w:rFonts w:ascii="Arial" w:eastAsia="Arial" w:hAnsi="Arial" w:cs="Arial"/>
                <w:sz w:val="20"/>
                <w:szCs w:val="20"/>
              </w:rPr>
              <w:t xml:space="preserve">, </w:t>
            </w:r>
            <w:proofErr w:type="spellStart"/>
            <w:r>
              <w:rPr>
                <w:rFonts w:ascii="Arial" w:eastAsia="Arial" w:hAnsi="Arial" w:cs="Arial"/>
                <w:sz w:val="20"/>
                <w:szCs w:val="20"/>
              </w:rPr>
              <w:t>Product</w:t>
            </w:r>
            <w:proofErr w:type="spellEnd"/>
            <w:r>
              <w:rPr>
                <w:rFonts w:ascii="Arial" w:eastAsia="Arial" w:hAnsi="Arial" w:cs="Arial"/>
                <w:sz w:val="20"/>
                <w:szCs w:val="20"/>
              </w:rPr>
              <w:t xml:space="preserve"> Owner</w:t>
            </w:r>
          </w:p>
        </w:tc>
        <w:tc>
          <w:tcPr>
            <w:tcW w:w="1402" w:type="dxa"/>
          </w:tcPr>
          <w:p w14:paraId="499D4972" w14:textId="77777777" w:rsidR="00A60B90" w:rsidRDefault="00A60B90" w:rsidP="00E17117">
            <w:pPr>
              <w:jc w:val="center"/>
            </w:pPr>
            <w:r>
              <w:rPr>
                <w:rFonts w:ascii="Arial" w:eastAsia="Arial" w:hAnsi="Arial" w:cs="Arial"/>
                <w:sz w:val="20"/>
                <w:szCs w:val="20"/>
              </w:rPr>
              <w:t>04/22/2026</w:t>
            </w:r>
          </w:p>
        </w:tc>
        <w:tc>
          <w:tcPr>
            <w:tcW w:w="1402" w:type="dxa"/>
          </w:tcPr>
          <w:p w14:paraId="32176D36" w14:textId="77777777" w:rsidR="00A60B90" w:rsidRDefault="00A60B90" w:rsidP="00E17117">
            <w:pPr>
              <w:jc w:val="center"/>
            </w:pPr>
            <w:r>
              <w:rPr>
                <w:rFonts w:ascii="Arial" w:eastAsia="Arial" w:hAnsi="Arial" w:cs="Arial"/>
                <w:sz w:val="20"/>
                <w:szCs w:val="20"/>
              </w:rPr>
              <w:t>05/05/2026</w:t>
            </w:r>
          </w:p>
        </w:tc>
        <w:tc>
          <w:tcPr>
            <w:tcW w:w="1354" w:type="dxa"/>
          </w:tcPr>
          <w:p w14:paraId="47C57F71" w14:textId="77777777" w:rsidR="00A60B90" w:rsidRDefault="00A60B90" w:rsidP="00E17117">
            <w:pPr>
              <w:jc w:val="center"/>
            </w:pPr>
            <w:r>
              <w:rPr>
                <w:rFonts w:ascii="Arial" w:eastAsia="Arial" w:hAnsi="Arial" w:cs="Arial"/>
                <w:sz w:val="20"/>
                <w:szCs w:val="20"/>
              </w:rPr>
              <w:t>2 semanas</w:t>
            </w:r>
          </w:p>
        </w:tc>
      </w:tr>
    </w:tbl>
    <w:p w14:paraId="732A7819" w14:textId="77777777" w:rsidR="00007259" w:rsidRDefault="00007259" w:rsidP="00E31230">
      <w:pPr>
        <w:spacing w:line="480" w:lineRule="auto"/>
        <w:jc w:val="both"/>
        <w:rPr>
          <w:rFonts w:ascii="Arial" w:hAnsi="Arial" w:cs="Arial"/>
        </w:rPr>
      </w:pPr>
    </w:p>
    <w:p w14:paraId="71A2B3A8" w14:textId="31FAA1C1" w:rsidR="00F97F63" w:rsidRDefault="001F32A6" w:rsidP="00E31230">
      <w:pPr>
        <w:spacing w:line="480" w:lineRule="auto"/>
        <w:jc w:val="both"/>
        <w:rPr>
          <w:rFonts w:ascii="Arial" w:hAnsi="Arial" w:cs="Arial"/>
          <w:b/>
          <w:bCs/>
        </w:rPr>
      </w:pPr>
      <w:r w:rsidRPr="001F32A6">
        <w:rPr>
          <w:rFonts w:ascii="Arial" w:hAnsi="Arial" w:cs="Arial"/>
          <w:b/>
          <w:bCs/>
        </w:rPr>
        <w:t>Costos del proyecto</w:t>
      </w:r>
    </w:p>
    <w:p w14:paraId="11AEC2E9" w14:textId="54FF6BCC" w:rsidR="001F32A6" w:rsidRDefault="001F32A6" w:rsidP="00E31230">
      <w:pPr>
        <w:spacing w:line="480" w:lineRule="auto"/>
        <w:jc w:val="both"/>
        <w:rPr>
          <w:rFonts w:ascii="Arial" w:hAnsi="Arial" w:cs="Arial"/>
        </w:rPr>
      </w:pPr>
      <w:r w:rsidRPr="001F32A6">
        <w:rPr>
          <w:rFonts w:ascii="Arial" w:hAnsi="Arial" w:cs="Arial"/>
        </w:rPr>
        <w:t>La siguiente tabla detalla el presupuesto del proyecto, desglosado por perfil profesional. Los costos están calculados con base en una tarifa estándar de $80 USD por día laboral, acorde al contexto del mercado tecnológico ecuatoriano.</w:t>
      </w:r>
    </w:p>
    <w:tbl>
      <w:tblPr>
        <w:tblStyle w:val="Tablaconcuadrcula"/>
        <w:tblW w:w="0" w:type="auto"/>
        <w:tblLook w:val="04A0" w:firstRow="1" w:lastRow="0" w:firstColumn="1" w:lastColumn="0" w:noHBand="0" w:noVBand="1"/>
      </w:tblPr>
      <w:tblGrid>
        <w:gridCol w:w="1537"/>
        <w:gridCol w:w="1502"/>
        <w:gridCol w:w="1503"/>
        <w:gridCol w:w="1195"/>
        <w:gridCol w:w="928"/>
        <w:gridCol w:w="2242"/>
      </w:tblGrid>
      <w:tr w:rsidR="003359FA" w:rsidRPr="006F6FBE" w14:paraId="60ABC573" w14:textId="77777777" w:rsidTr="003359FA">
        <w:tc>
          <w:tcPr>
            <w:tcW w:w="1502" w:type="dxa"/>
          </w:tcPr>
          <w:p w14:paraId="6ED40CAB" w14:textId="77777777" w:rsidR="003359FA" w:rsidRPr="006F6FBE" w:rsidRDefault="003359FA" w:rsidP="00E17117">
            <w:pPr>
              <w:jc w:val="center"/>
              <w:rPr>
                <w:rFonts w:ascii="Arial" w:hAnsi="Arial" w:cs="Arial"/>
              </w:rPr>
            </w:pPr>
            <w:r w:rsidRPr="006F6FBE">
              <w:rPr>
                <w:rFonts w:ascii="Arial" w:eastAsia="Arial" w:hAnsi="Arial" w:cs="Arial"/>
                <w:b/>
                <w:bCs/>
              </w:rPr>
              <w:t>Rol / Perfil</w:t>
            </w:r>
          </w:p>
        </w:tc>
        <w:tc>
          <w:tcPr>
            <w:tcW w:w="1502" w:type="dxa"/>
          </w:tcPr>
          <w:p w14:paraId="57F6E89E" w14:textId="77777777" w:rsidR="003359FA" w:rsidRPr="006F6FBE" w:rsidRDefault="003359FA" w:rsidP="00E17117">
            <w:pPr>
              <w:jc w:val="center"/>
              <w:rPr>
                <w:rFonts w:ascii="Arial" w:hAnsi="Arial" w:cs="Arial"/>
              </w:rPr>
            </w:pPr>
            <w:r w:rsidRPr="006F6FBE">
              <w:rPr>
                <w:rFonts w:ascii="Arial" w:eastAsia="Arial" w:hAnsi="Arial" w:cs="Arial"/>
                <w:b/>
                <w:bCs/>
              </w:rPr>
              <w:t>Cant.</w:t>
            </w:r>
          </w:p>
        </w:tc>
        <w:tc>
          <w:tcPr>
            <w:tcW w:w="1503" w:type="dxa"/>
          </w:tcPr>
          <w:p w14:paraId="3646CFD6" w14:textId="77777777" w:rsidR="003359FA" w:rsidRPr="006F6FBE" w:rsidRDefault="003359FA" w:rsidP="00E17117">
            <w:pPr>
              <w:jc w:val="center"/>
              <w:rPr>
                <w:rFonts w:ascii="Arial" w:hAnsi="Arial" w:cs="Arial"/>
              </w:rPr>
            </w:pPr>
            <w:r w:rsidRPr="006F6FBE">
              <w:rPr>
                <w:rFonts w:ascii="Arial" w:eastAsia="Arial" w:hAnsi="Arial" w:cs="Arial"/>
                <w:b/>
                <w:bCs/>
              </w:rPr>
              <w:t>Días</w:t>
            </w:r>
          </w:p>
        </w:tc>
        <w:tc>
          <w:tcPr>
            <w:tcW w:w="1130" w:type="dxa"/>
          </w:tcPr>
          <w:p w14:paraId="55A027CC" w14:textId="77777777" w:rsidR="003359FA" w:rsidRPr="006F6FBE" w:rsidRDefault="003359FA" w:rsidP="00E17117">
            <w:pPr>
              <w:jc w:val="center"/>
              <w:rPr>
                <w:rFonts w:ascii="Arial" w:hAnsi="Arial" w:cs="Arial"/>
              </w:rPr>
            </w:pPr>
            <w:r w:rsidRPr="006F6FBE">
              <w:rPr>
                <w:rFonts w:ascii="Arial" w:eastAsia="Arial" w:hAnsi="Arial" w:cs="Arial"/>
                <w:b/>
                <w:bCs/>
              </w:rPr>
              <w:t>Tarifa/día</w:t>
            </w:r>
          </w:p>
        </w:tc>
        <w:tc>
          <w:tcPr>
            <w:tcW w:w="928" w:type="dxa"/>
          </w:tcPr>
          <w:p w14:paraId="7C239BE4" w14:textId="77777777" w:rsidR="003359FA" w:rsidRPr="006F6FBE" w:rsidRDefault="003359FA" w:rsidP="00E17117">
            <w:pPr>
              <w:jc w:val="center"/>
              <w:rPr>
                <w:rFonts w:ascii="Arial" w:hAnsi="Arial" w:cs="Arial"/>
              </w:rPr>
            </w:pPr>
            <w:r w:rsidRPr="006F6FBE">
              <w:rPr>
                <w:rFonts w:ascii="Arial" w:eastAsia="Arial" w:hAnsi="Arial" w:cs="Arial"/>
                <w:b/>
                <w:bCs/>
              </w:rPr>
              <w:t>Total (USD)</w:t>
            </w:r>
          </w:p>
        </w:tc>
        <w:tc>
          <w:tcPr>
            <w:tcW w:w="2242" w:type="dxa"/>
          </w:tcPr>
          <w:p w14:paraId="7D207169" w14:textId="77777777" w:rsidR="003359FA" w:rsidRPr="006F6FBE" w:rsidRDefault="003359FA" w:rsidP="00E17117">
            <w:pPr>
              <w:jc w:val="center"/>
              <w:rPr>
                <w:rFonts w:ascii="Arial" w:hAnsi="Arial" w:cs="Arial"/>
              </w:rPr>
            </w:pPr>
            <w:r w:rsidRPr="006F6FBE">
              <w:rPr>
                <w:rFonts w:ascii="Arial" w:eastAsia="Arial" w:hAnsi="Arial" w:cs="Arial"/>
                <w:b/>
                <w:bCs/>
              </w:rPr>
              <w:t>Descripción</w:t>
            </w:r>
          </w:p>
        </w:tc>
      </w:tr>
      <w:tr w:rsidR="003359FA" w:rsidRPr="006F6FBE" w14:paraId="748FC8DB" w14:textId="77777777" w:rsidTr="003359FA">
        <w:tc>
          <w:tcPr>
            <w:tcW w:w="1502" w:type="dxa"/>
          </w:tcPr>
          <w:p w14:paraId="38C2B3CE" w14:textId="77777777" w:rsidR="003359FA" w:rsidRPr="006F6FBE" w:rsidRDefault="003359FA" w:rsidP="00E17117">
            <w:pPr>
              <w:rPr>
                <w:rFonts w:ascii="Arial" w:hAnsi="Arial" w:cs="Arial"/>
              </w:rPr>
            </w:pPr>
            <w:proofErr w:type="spellStart"/>
            <w:r w:rsidRPr="006F6FBE">
              <w:rPr>
                <w:rFonts w:ascii="Arial" w:eastAsia="Arial" w:hAnsi="Arial" w:cs="Arial"/>
              </w:rPr>
              <w:t>Product</w:t>
            </w:r>
            <w:proofErr w:type="spellEnd"/>
            <w:r w:rsidRPr="006F6FBE">
              <w:rPr>
                <w:rFonts w:ascii="Arial" w:eastAsia="Arial" w:hAnsi="Arial" w:cs="Arial"/>
              </w:rPr>
              <w:t xml:space="preserve"> Owner</w:t>
            </w:r>
          </w:p>
        </w:tc>
        <w:tc>
          <w:tcPr>
            <w:tcW w:w="1502" w:type="dxa"/>
          </w:tcPr>
          <w:p w14:paraId="2078B65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1F6D1AF"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04D71060"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99BF8A2"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7F9E3CCF" w14:textId="77777777" w:rsidR="003359FA" w:rsidRPr="006F6FBE" w:rsidRDefault="003359FA" w:rsidP="00E17117">
            <w:pPr>
              <w:rPr>
                <w:rFonts w:ascii="Arial" w:hAnsi="Arial" w:cs="Arial"/>
              </w:rPr>
            </w:pPr>
            <w:r w:rsidRPr="006F6FBE">
              <w:rPr>
                <w:rFonts w:ascii="Arial" w:eastAsia="Arial" w:hAnsi="Arial" w:cs="Arial"/>
              </w:rPr>
              <w:t xml:space="preserve">Gestión del producto, priorización del backlog y coordinación con </w:t>
            </w:r>
            <w:proofErr w:type="spellStart"/>
            <w:r w:rsidRPr="006F6FBE">
              <w:rPr>
                <w:rFonts w:ascii="Arial" w:eastAsia="Arial" w:hAnsi="Arial" w:cs="Arial"/>
              </w:rPr>
              <w:t>stakeholders</w:t>
            </w:r>
            <w:proofErr w:type="spellEnd"/>
            <w:r w:rsidRPr="006F6FBE">
              <w:rPr>
                <w:rFonts w:ascii="Arial" w:eastAsia="Arial" w:hAnsi="Arial" w:cs="Arial"/>
              </w:rPr>
              <w:t>.</w:t>
            </w:r>
          </w:p>
        </w:tc>
      </w:tr>
      <w:tr w:rsidR="003359FA" w:rsidRPr="006F6FBE" w14:paraId="545B25AE" w14:textId="77777777" w:rsidTr="003359FA">
        <w:tc>
          <w:tcPr>
            <w:tcW w:w="1502" w:type="dxa"/>
          </w:tcPr>
          <w:p w14:paraId="4B197CE8" w14:textId="77777777" w:rsidR="003359FA" w:rsidRPr="006F6FBE" w:rsidRDefault="003359FA" w:rsidP="00E17117">
            <w:pPr>
              <w:rPr>
                <w:rFonts w:ascii="Arial" w:hAnsi="Arial" w:cs="Arial"/>
              </w:rPr>
            </w:pPr>
            <w:r w:rsidRPr="006F6FBE">
              <w:rPr>
                <w:rFonts w:ascii="Arial" w:eastAsia="Arial" w:hAnsi="Arial" w:cs="Arial"/>
              </w:rPr>
              <w:t xml:space="preserve">Scrum </w:t>
            </w:r>
            <w:proofErr w:type="gramStart"/>
            <w:r w:rsidRPr="006F6FBE">
              <w:rPr>
                <w:rFonts w:ascii="Arial" w:eastAsia="Arial" w:hAnsi="Arial" w:cs="Arial"/>
              </w:rPr>
              <w:t>Master</w:t>
            </w:r>
            <w:proofErr w:type="gramEnd"/>
          </w:p>
        </w:tc>
        <w:tc>
          <w:tcPr>
            <w:tcW w:w="1502" w:type="dxa"/>
          </w:tcPr>
          <w:p w14:paraId="2BD9BA28"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5AC75D42"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2D5186D1"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2BADD199"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464EB3F9" w14:textId="77777777" w:rsidR="003359FA" w:rsidRPr="006F6FBE" w:rsidRDefault="003359FA" w:rsidP="00E17117">
            <w:pPr>
              <w:rPr>
                <w:rFonts w:ascii="Arial" w:hAnsi="Arial" w:cs="Arial"/>
              </w:rPr>
            </w:pPr>
            <w:r w:rsidRPr="006F6FBE">
              <w:rPr>
                <w:rFonts w:ascii="Arial" w:eastAsia="Arial" w:hAnsi="Arial" w:cs="Arial"/>
              </w:rPr>
              <w:t>Facilitación de ceremonias Scrum, eliminación de impedimentos y seguimiento del equipo.</w:t>
            </w:r>
          </w:p>
        </w:tc>
      </w:tr>
      <w:tr w:rsidR="003359FA" w:rsidRPr="006F6FBE" w14:paraId="4923F98F" w14:textId="77777777" w:rsidTr="003359FA">
        <w:tc>
          <w:tcPr>
            <w:tcW w:w="1502" w:type="dxa"/>
          </w:tcPr>
          <w:p w14:paraId="47C17654" w14:textId="77777777" w:rsidR="003359FA" w:rsidRPr="006F6FBE" w:rsidRDefault="003359FA" w:rsidP="00E17117">
            <w:pPr>
              <w:rPr>
                <w:rFonts w:ascii="Arial" w:hAnsi="Arial" w:cs="Arial"/>
              </w:rPr>
            </w:pPr>
            <w:r w:rsidRPr="006F6FBE">
              <w:rPr>
                <w:rFonts w:ascii="Arial" w:eastAsia="Arial" w:hAnsi="Arial" w:cs="Arial"/>
              </w:rPr>
              <w:t>Analista funcional</w:t>
            </w:r>
          </w:p>
        </w:tc>
        <w:tc>
          <w:tcPr>
            <w:tcW w:w="1502" w:type="dxa"/>
          </w:tcPr>
          <w:p w14:paraId="63E5407E"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CE802A7" w14:textId="77777777" w:rsidR="003359FA" w:rsidRPr="006F6FBE" w:rsidRDefault="003359FA" w:rsidP="00E17117">
            <w:pPr>
              <w:jc w:val="center"/>
              <w:rPr>
                <w:rFonts w:ascii="Arial" w:hAnsi="Arial" w:cs="Arial"/>
              </w:rPr>
            </w:pPr>
            <w:r w:rsidRPr="006F6FBE">
              <w:rPr>
                <w:rFonts w:ascii="Arial" w:eastAsia="Arial" w:hAnsi="Arial" w:cs="Arial"/>
              </w:rPr>
              <w:t>20</w:t>
            </w:r>
          </w:p>
        </w:tc>
        <w:tc>
          <w:tcPr>
            <w:tcW w:w="1130" w:type="dxa"/>
          </w:tcPr>
          <w:p w14:paraId="1BBABB8E"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65B9E5DD" w14:textId="77777777" w:rsidR="003359FA" w:rsidRPr="006F6FBE" w:rsidRDefault="003359FA" w:rsidP="00E17117">
            <w:pPr>
              <w:jc w:val="center"/>
              <w:rPr>
                <w:rFonts w:ascii="Arial" w:hAnsi="Arial" w:cs="Arial"/>
              </w:rPr>
            </w:pPr>
            <w:r w:rsidRPr="006F6FBE">
              <w:rPr>
                <w:rFonts w:ascii="Arial" w:eastAsia="Arial" w:hAnsi="Arial" w:cs="Arial"/>
              </w:rPr>
              <w:t>$1,600</w:t>
            </w:r>
          </w:p>
        </w:tc>
        <w:tc>
          <w:tcPr>
            <w:tcW w:w="2242" w:type="dxa"/>
          </w:tcPr>
          <w:p w14:paraId="27B440BA" w14:textId="77777777" w:rsidR="003359FA" w:rsidRPr="006F6FBE" w:rsidRDefault="003359FA" w:rsidP="00E17117">
            <w:pPr>
              <w:rPr>
                <w:rFonts w:ascii="Arial" w:hAnsi="Arial" w:cs="Arial"/>
              </w:rPr>
            </w:pPr>
            <w:r w:rsidRPr="006F6FBE">
              <w:rPr>
                <w:rFonts w:ascii="Arial" w:eastAsia="Arial" w:hAnsi="Arial" w:cs="Arial"/>
              </w:rPr>
              <w:t xml:space="preserve">Levantamiento de requerimientos, documentación funcional y </w:t>
            </w:r>
            <w:r w:rsidRPr="006F6FBE">
              <w:rPr>
                <w:rFonts w:ascii="Arial" w:eastAsia="Arial" w:hAnsi="Arial" w:cs="Arial"/>
              </w:rPr>
              <w:lastRenderedPageBreak/>
              <w:t>validación con el cliente.</w:t>
            </w:r>
          </w:p>
        </w:tc>
      </w:tr>
      <w:tr w:rsidR="003359FA" w:rsidRPr="006F6FBE" w14:paraId="0F7A63DE" w14:textId="77777777" w:rsidTr="003359FA">
        <w:tc>
          <w:tcPr>
            <w:tcW w:w="1502" w:type="dxa"/>
          </w:tcPr>
          <w:p w14:paraId="0429C290" w14:textId="77777777" w:rsidR="003359FA" w:rsidRPr="006F6FBE" w:rsidRDefault="003359FA" w:rsidP="00E17117">
            <w:pPr>
              <w:rPr>
                <w:rFonts w:ascii="Arial" w:hAnsi="Arial" w:cs="Arial"/>
              </w:rPr>
            </w:pPr>
            <w:r w:rsidRPr="006F6FBE">
              <w:rPr>
                <w:rFonts w:ascii="Arial" w:eastAsia="Arial" w:hAnsi="Arial" w:cs="Arial"/>
              </w:rPr>
              <w:lastRenderedPageBreak/>
              <w:t>Arquitecto de software</w:t>
            </w:r>
          </w:p>
        </w:tc>
        <w:tc>
          <w:tcPr>
            <w:tcW w:w="1502" w:type="dxa"/>
          </w:tcPr>
          <w:p w14:paraId="5119B91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62DEC30E"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16EDDB29"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FD7D0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40B233CF" w14:textId="77777777" w:rsidR="003359FA" w:rsidRPr="006F6FBE" w:rsidRDefault="003359FA" w:rsidP="00E17117">
            <w:pPr>
              <w:rPr>
                <w:rFonts w:ascii="Arial" w:hAnsi="Arial" w:cs="Arial"/>
              </w:rPr>
            </w:pPr>
            <w:r w:rsidRPr="006F6FBE">
              <w:rPr>
                <w:rFonts w:ascii="Arial" w:eastAsia="Arial" w:hAnsi="Arial" w:cs="Arial"/>
              </w:rPr>
              <w:t>Diseño de arquitectura de microservicios, revisión técnica y estándares de desarrollo.</w:t>
            </w:r>
          </w:p>
        </w:tc>
      </w:tr>
      <w:tr w:rsidR="003359FA" w:rsidRPr="006F6FBE" w14:paraId="5F40BF1B" w14:textId="77777777" w:rsidTr="003359FA">
        <w:tc>
          <w:tcPr>
            <w:tcW w:w="1502" w:type="dxa"/>
          </w:tcPr>
          <w:p w14:paraId="6556030E"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backend</w:t>
            </w:r>
            <w:proofErr w:type="spellEnd"/>
          </w:p>
        </w:tc>
        <w:tc>
          <w:tcPr>
            <w:tcW w:w="1502" w:type="dxa"/>
          </w:tcPr>
          <w:p w14:paraId="2FC00DE6" w14:textId="77777777" w:rsidR="003359FA" w:rsidRPr="006F6FBE" w:rsidRDefault="003359FA" w:rsidP="00E17117">
            <w:pPr>
              <w:jc w:val="center"/>
              <w:rPr>
                <w:rFonts w:ascii="Arial" w:hAnsi="Arial" w:cs="Arial"/>
              </w:rPr>
            </w:pPr>
            <w:r w:rsidRPr="006F6FBE">
              <w:rPr>
                <w:rFonts w:ascii="Arial" w:eastAsia="Arial" w:hAnsi="Arial" w:cs="Arial"/>
              </w:rPr>
              <w:t>2</w:t>
            </w:r>
          </w:p>
        </w:tc>
        <w:tc>
          <w:tcPr>
            <w:tcW w:w="1503" w:type="dxa"/>
          </w:tcPr>
          <w:p w14:paraId="75E1F3EA" w14:textId="77777777" w:rsidR="003359FA" w:rsidRPr="006F6FBE" w:rsidRDefault="003359FA" w:rsidP="00E17117">
            <w:pPr>
              <w:jc w:val="center"/>
              <w:rPr>
                <w:rFonts w:ascii="Arial" w:hAnsi="Arial" w:cs="Arial"/>
              </w:rPr>
            </w:pPr>
            <w:r w:rsidRPr="006F6FBE">
              <w:rPr>
                <w:rFonts w:ascii="Arial" w:eastAsia="Arial" w:hAnsi="Arial" w:cs="Arial"/>
              </w:rPr>
              <w:t>60</w:t>
            </w:r>
          </w:p>
        </w:tc>
        <w:tc>
          <w:tcPr>
            <w:tcW w:w="1130" w:type="dxa"/>
          </w:tcPr>
          <w:p w14:paraId="78573D28"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5D23020" w14:textId="77777777" w:rsidR="003359FA" w:rsidRPr="006F6FBE" w:rsidRDefault="003359FA" w:rsidP="00E17117">
            <w:pPr>
              <w:jc w:val="center"/>
              <w:rPr>
                <w:rFonts w:ascii="Arial" w:hAnsi="Arial" w:cs="Arial"/>
              </w:rPr>
            </w:pPr>
            <w:r w:rsidRPr="006F6FBE">
              <w:rPr>
                <w:rFonts w:ascii="Arial" w:eastAsia="Arial" w:hAnsi="Arial" w:cs="Arial"/>
              </w:rPr>
              <w:t>$9,600</w:t>
            </w:r>
          </w:p>
        </w:tc>
        <w:tc>
          <w:tcPr>
            <w:tcW w:w="2242" w:type="dxa"/>
          </w:tcPr>
          <w:p w14:paraId="2B8D1A90" w14:textId="77777777" w:rsidR="003359FA" w:rsidRPr="006F6FBE" w:rsidRDefault="003359FA" w:rsidP="00E17117">
            <w:pPr>
              <w:rPr>
                <w:rFonts w:ascii="Arial" w:hAnsi="Arial" w:cs="Arial"/>
              </w:rPr>
            </w:pPr>
            <w:r w:rsidRPr="006F6FBE">
              <w:rPr>
                <w:rFonts w:ascii="Arial" w:eastAsia="Arial" w:hAnsi="Arial" w:cs="Arial"/>
              </w:rPr>
              <w:t xml:space="preserve">Desarrollo de los 7 microservicios (Spring Boot, Java 21, PostgreSQL, </w:t>
            </w:r>
            <w:proofErr w:type="spellStart"/>
            <w:r w:rsidRPr="006F6FBE">
              <w:rPr>
                <w:rFonts w:ascii="Arial" w:eastAsia="Arial" w:hAnsi="Arial" w:cs="Arial"/>
              </w:rPr>
              <w:t>RabbitMQ</w:t>
            </w:r>
            <w:proofErr w:type="spellEnd"/>
            <w:r w:rsidRPr="006F6FBE">
              <w:rPr>
                <w:rFonts w:ascii="Arial" w:eastAsia="Arial" w:hAnsi="Arial" w:cs="Arial"/>
              </w:rPr>
              <w:t>).</w:t>
            </w:r>
          </w:p>
        </w:tc>
      </w:tr>
      <w:tr w:rsidR="003359FA" w:rsidRPr="006F6FBE" w14:paraId="33EDB684" w14:textId="77777777" w:rsidTr="003359FA">
        <w:tc>
          <w:tcPr>
            <w:tcW w:w="1502" w:type="dxa"/>
          </w:tcPr>
          <w:p w14:paraId="51F062DF" w14:textId="77777777" w:rsidR="003359FA" w:rsidRPr="006F6FBE" w:rsidRDefault="003359FA" w:rsidP="00E17117">
            <w:pPr>
              <w:rPr>
                <w:rFonts w:ascii="Arial" w:hAnsi="Arial" w:cs="Arial"/>
              </w:rPr>
            </w:pPr>
            <w:r w:rsidRPr="006F6FBE">
              <w:rPr>
                <w:rFonts w:ascii="Arial" w:eastAsia="Arial" w:hAnsi="Arial" w:cs="Arial"/>
              </w:rPr>
              <w:t xml:space="preserve">Desarrollador </w:t>
            </w:r>
            <w:proofErr w:type="spellStart"/>
            <w:r w:rsidRPr="006F6FBE">
              <w:rPr>
                <w:rFonts w:ascii="Arial" w:eastAsia="Arial" w:hAnsi="Arial" w:cs="Arial"/>
              </w:rPr>
              <w:t>frontend</w:t>
            </w:r>
            <w:proofErr w:type="spellEnd"/>
          </w:p>
        </w:tc>
        <w:tc>
          <w:tcPr>
            <w:tcW w:w="1502" w:type="dxa"/>
          </w:tcPr>
          <w:p w14:paraId="0E0DECB7"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473EEAF1" w14:textId="77777777" w:rsidR="003359FA" w:rsidRPr="006F6FBE" w:rsidRDefault="003359FA" w:rsidP="00E17117">
            <w:pPr>
              <w:jc w:val="center"/>
              <w:rPr>
                <w:rFonts w:ascii="Arial" w:hAnsi="Arial" w:cs="Arial"/>
              </w:rPr>
            </w:pPr>
            <w:r w:rsidRPr="006F6FBE">
              <w:rPr>
                <w:rFonts w:ascii="Arial" w:eastAsia="Arial" w:hAnsi="Arial" w:cs="Arial"/>
              </w:rPr>
              <w:t>30</w:t>
            </w:r>
          </w:p>
        </w:tc>
        <w:tc>
          <w:tcPr>
            <w:tcW w:w="1130" w:type="dxa"/>
          </w:tcPr>
          <w:p w14:paraId="53C7FDCF"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A60DB5F" w14:textId="77777777" w:rsidR="003359FA" w:rsidRPr="006F6FBE" w:rsidRDefault="003359FA" w:rsidP="00E17117">
            <w:pPr>
              <w:jc w:val="center"/>
              <w:rPr>
                <w:rFonts w:ascii="Arial" w:hAnsi="Arial" w:cs="Arial"/>
              </w:rPr>
            </w:pPr>
            <w:r w:rsidRPr="006F6FBE">
              <w:rPr>
                <w:rFonts w:ascii="Arial" w:eastAsia="Arial" w:hAnsi="Arial" w:cs="Arial"/>
              </w:rPr>
              <w:t>$2,400</w:t>
            </w:r>
          </w:p>
        </w:tc>
        <w:tc>
          <w:tcPr>
            <w:tcW w:w="2242" w:type="dxa"/>
          </w:tcPr>
          <w:p w14:paraId="30CC97F1" w14:textId="77777777" w:rsidR="003359FA" w:rsidRPr="006F6FBE" w:rsidRDefault="003359FA" w:rsidP="00E17117">
            <w:pPr>
              <w:rPr>
                <w:rFonts w:ascii="Arial" w:hAnsi="Arial" w:cs="Arial"/>
              </w:rPr>
            </w:pPr>
            <w:r w:rsidRPr="006F6FBE">
              <w:rPr>
                <w:rFonts w:ascii="Arial" w:eastAsia="Arial" w:hAnsi="Arial" w:cs="Arial"/>
              </w:rPr>
              <w:t>Desarrollo de la SPA en Vue.js 3, integración con API Gateway y diseño responsive.</w:t>
            </w:r>
          </w:p>
        </w:tc>
      </w:tr>
      <w:tr w:rsidR="003359FA" w:rsidRPr="006F6FBE" w14:paraId="11E14DFB" w14:textId="77777777" w:rsidTr="003359FA">
        <w:tc>
          <w:tcPr>
            <w:tcW w:w="1502" w:type="dxa"/>
          </w:tcPr>
          <w:p w14:paraId="417FC81C" w14:textId="77777777" w:rsidR="003359FA" w:rsidRPr="006F6FBE" w:rsidRDefault="003359FA" w:rsidP="00E17117">
            <w:pPr>
              <w:rPr>
                <w:rFonts w:ascii="Arial" w:hAnsi="Arial" w:cs="Arial"/>
              </w:rPr>
            </w:pPr>
            <w:r w:rsidRPr="006F6FBE">
              <w:rPr>
                <w:rFonts w:ascii="Arial" w:eastAsia="Arial" w:hAnsi="Arial" w:cs="Arial"/>
              </w:rPr>
              <w:t>Diseñador UX/UI</w:t>
            </w:r>
          </w:p>
        </w:tc>
        <w:tc>
          <w:tcPr>
            <w:tcW w:w="1502" w:type="dxa"/>
          </w:tcPr>
          <w:p w14:paraId="5E2CB210"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73B7EC1F" w14:textId="77777777" w:rsidR="003359FA" w:rsidRPr="006F6FBE" w:rsidRDefault="003359FA" w:rsidP="00E17117">
            <w:pPr>
              <w:jc w:val="center"/>
              <w:rPr>
                <w:rFonts w:ascii="Arial" w:hAnsi="Arial" w:cs="Arial"/>
              </w:rPr>
            </w:pPr>
            <w:r w:rsidRPr="006F6FBE">
              <w:rPr>
                <w:rFonts w:ascii="Arial" w:eastAsia="Arial" w:hAnsi="Arial" w:cs="Arial"/>
              </w:rPr>
              <w:t>15</w:t>
            </w:r>
          </w:p>
        </w:tc>
        <w:tc>
          <w:tcPr>
            <w:tcW w:w="1130" w:type="dxa"/>
          </w:tcPr>
          <w:p w14:paraId="71EA5912"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4667F276" w14:textId="77777777" w:rsidR="003359FA" w:rsidRPr="006F6FBE" w:rsidRDefault="003359FA" w:rsidP="00E17117">
            <w:pPr>
              <w:jc w:val="center"/>
              <w:rPr>
                <w:rFonts w:ascii="Arial" w:hAnsi="Arial" w:cs="Arial"/>
              </w:rPr>
            </w:pPr>
            <w:r w:rsidRPr="006F6FBE">
              <w:rPr>
                <w:rFonts w:ascii="Arial" w:eastAsia="Arial" w:hAnsi="Arial" w:cs="Arial"/>
              </w:rPr>
              <w:t>$1,200</w:t>
            </w:r>
          </w:p>
        </w:tc>
        <w:tc>
          <w:tcPr>
            <w:tcW w:w="2242" w:type="dxa"/>
          </w:tcPr>
          <w:p w14:paraId="1CCD7A80" w14:textId="77777777" w:rsidR="003359FA" w:rsidRPr="006F6FBE" w:rsidRDefault="003359FA" w:rsidP="00E17117">
            <w:pPr>
              <w:rPr>
                <w:rFonts w:ascii="Arial" w:hAnsi="Arial" w:cs="Arial"/>
              </w:rPr>
            </w:pPr>
            <w:r w:rsidRPr="006F6FBE">
              <w:rPr>
                <w:rFonts w:ascii="Arial" w:eastAsia="Arial" w:hAnsi="Arial" w:cs="Arial"/>
              </w:rPr>
              <w:t xml:space="preserve">Diseño de prototipos, </w:t>
            </w:r>
            <w:proofErr w:type="spellStart"/>
            <w:r w:rsidRPr="006F6FBE">
              <w:rPr>
                <w:rFonts w:ascii="Arial" w:eastAsia="Arial" w:hAnsi="Arial" w:cs="Arial"/>
              </w:rPr>
              <w:t>wireframes</w:t>
            </w:r>
            <w:proofErr w:type="spellEnd"/>
            <w:r w:rsidRPr="006F6FBE">
              <w:rPr>
                <w:rFonts w:ascii="Arial" w:eastAsia="Arial" w:hAnsi="Arial" w:cs="Arial"/>
              </w:rPr>
              <w:t xml:space="preserve"> y guía de estilos del sistema.</w:t>
            </w:r>
          </w:p>
        </w:tc>
      </w:tr>
      <w:tr w:rsidR="003359FA" w:rsidRPr="006F6FBE" w14:paraId="15B2FB3C" w14:textId="77777777" w:rsidTr="003359FA">
        <w:tc>
          <w:tcPr>
            <w:tcW w:w="1502" w:type="dxa"/>
          </w:tcPr>
          <w:p w14:paraId="0B79429F" w14:textId="77777777" w:rsidR="003359FA" w:rsidRPr="006F6FBE" w:rsidRDefault="003359FA" w:rsidP="00E17117">
            <w:pPr>
              <w:rPr>
                <w:rFonts w:ascii="Arial" w:hAnsi="Arial" w:cs="Arial"/>
              </w:rPr>
            </w:pPr>
            <w:r w:rsidRPr="006F6FBE">
              <w:rPr>
                <w:rFonts w:ascii="Arial" w:eastAsia="Arial" w:hAnsi="Arial" w:cs="Arial"/>
              </w:rPr>
              <w:t>QA Engineer</w:t>
            </w:r>
          </w:p>
        </w:tc>
        <w:tc>
          <w:tcPr>
            <w:tcW w:w="1502" w:type="dxa"/>
          </w:tcPr>
          <w:p w14:paraId="45FD7639"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27AD45D8" w14:textId="77777777" w:rsidR="003359FA" w:rsidRPr="006F6FBE" w:rsidRDefault="003359FA" w:rsidP="00E17117">
            <w:pPr>
              <w:jc w:val="center"/>
              <w:rPr>
                <w:rFonts w:ascii="Arial" w:hAnsi="Arial" w:cs="Arial"/>
              </w:rPr>
            </w:pPr>
            <w:r w:rsidRPr="006F6FBE">
              <w:rPr>
                <w:rFonts w:ascii="Arial" w:eastAsia="Arial" w:hAnsi="Arial" w:cs="Arial"/>
              </w:rPr>
              <w:t>14</w:t>
            </w:r>
          </w:p>
        </w:tc>
        <w:tc>
          <w:tcPr>
            <w:tcW w:w="1130" w:type="dxa"/>
          </w:tcPr>
          <w:p w14:paraId="3D5D40D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3D8D5BFC" w14:textId="77777777" w:rsidR="003359FA" w:rsidRPr="006F6FBE" w:rsidRDefault="003359FA" w:rsidP="00E17117">
            <w:pPr>
              <w:jc w:val="center"/>
              <w:rPr>
                <w:rFonts w:ascii="Arial" w:hAnsi="Arial" w:cs="Arial"/>
              </w:rPr>
            </w:pPr>
            <w:r w:rsidRPr="006F6FBE">
              <w:rPr>
                <w:rFonts w:ascii="Arial" w:eastAsia="Arial" w:hAnsi="Arial" w:cs="Arial"/>
              </w:rPr>
              <w:t>$1,120</w:t>
            </w:r>
          </w:p>
        </w:tc>
        <w:tc>
          <w:tcPr>
            <w:tcW w:w="2242" w:type="dxa"/>
          </w:tcPr>
          <w:p w14:paraId="730EB141" w14:textId="77777777" w:rsidR="003359FA" w:rsidRPr="006F6FBE" w:rsidRDefault="003359FA" w:rsidP="00E17117">
            <w:pPr>
              <w:rPr>
                <w:rFonts w:ascii="Arial" w:hAnsi="Arial" w:cs="Arial"/>
              </w:rPr>
            </w:pPr>
            <w:r w:rsidRPr="006F6FBE">
              <w:rPr>
                <w:rFonts w:ascii="Arial" w:eastAsia="Arial" w:hAnsi="Arial" w:cs="Arial"/>
              </w:rPr>
              <w:t>Diseño y ejecución de pruebas unitarias, integración y carga del sistema.</w:t>
            </w:r>
          </w:p>
        </w:tc>
      </w:tr>
      <w:tr w:rsidR="003359FA" w:rsidRPr="006F6FBE" w14:paraId="41CECFB3" w14:textId="77777777" w:rsidTr="003359FA">
        <w:tc>
          <w:tcPr>
            <w:tcW w:w="1502" w:type="dxa"/>
          </w:tcPr>
          <w:p w14:paraId="0E5CE093" w14:textId="77777777" w:rsidR="003359FA" w:rsidRPr="006F6FBE" w:rsidRDefault="003359FA" w:rsidP="00E17117">
            <w:pPr>
              <w:rPr>
                <w:rFonts w:ascii="Arial" w:hAnsi="Arial" w:cs="Arial"/>
              </w:rPr>
            </w:pPr>
            <w:r w:rsidRPr="006F6FBE">
              <w:rPr>
                <w:rFonts w:ascii="Arial" w:eastAsia="Arial" w:hAnsi="Arial" w:cs="Arial"/>
              </w:rPr>
              <w:t>DevOps Engineer</w:t>
            </w:r>
          </w:p>
        </w:tc>
        <w:tc>
          <w:tcPr>
            <w:tcW w:w="1502" w:type="dxa"/>
          </w:tcPr>
          <w:p w14:paraId="1C202E96" w14:textId="77777777" w:rsidR="003359FA" w:rsidRPr="006F6FBE" w:rsidRDefault="003359FA" w:rsidP="00E17117">
            <w:pPr>
              <w:jc w:val="center"/>
              <w:rPr>
                <w:rFonts w:ascii="Arial" w:hAnsi="Arial" w:cs="Arial"/>
              </w:rPr>
            </w:pPr>
            <w:r w:rsidRPr="006F6FBE">
              <w:rPr>
                <w:rFonts w:ascii="Arial" w:eastAsia="Arial" w:hAnsi="Arial" w:cs="Arial"/>
              </w:rPr>
              <w:t>1</w:t>
            </w:r>
          </w:p>
        </w:tc>
        <w:tc>
          <w:tcPr>
            <w:tcW w:w="1503" w:type="dxa"/>
          </w:tcPr>
          <w:p w14:paraId="19A7F966" w14:textId="77777777" w:rsidR="003359FA" w:rsidRPr="006F6FBE" w:rsidRDefault="003359FA" w:rsidP="00E17117">
            <w:pPr>
              <w:jc w:val="center"/>
              <w:rPr>
                <w:rFonts w:ascii="Arial" w:hAnsi="Arial" w:cs="Arial"/>
              </w:rPr>
            </w:pPr>
            <w:r w:rsidRPr="006F6FBE">
              <w:rPr>
                <w:rFonts w:ascii="Arial" w:eastAsia="Arial" w:hAnsi="Arial" w:cs="Arial"/>
              </w:rPr>
              <w:t>6</w:t>
            </w:r>
          </w:p>
        </w:tc>
        <w:tc>
          <w:tcPr>
            <w:tcW w:w="1130" w:type="dxa"/>
          </w:tcPr>
          <w:p w14:paraId="5C178DC7" w14:textId="77777777" w:rsidR="003359FA" w:rsidRPr="006F6FBE" w:rsidRDefault="003359FA" w:rsidP="00E17117">
            <w:pPr>
              <w:jc w:val="center"/>
              <w:rPr>
                <w:rFonts w:ascii="Arial" w:hAnsi="Arial" w:cs="Arial"/>
              </w:rPr>
            </w:pPr>
            <w:r w:rsidRPr="006F6FBE">
              <w:rPr>
                <w:rFonts w:ascii="Arial" w:eastAsia="Arial" w:hAnsi="Arial" w:cs="Arial"/>
              </w:rPr>
              <w:t>$80</w:t>
            </w:r>
          </w:p>
        </w:tc>
        <w:tc>
          <w:tcPr>
            <w:tcW w:w="928" w:type="dxa"/>
          </w:tcPr>
          <w:p w14:paraId="0EA6EF53" w14:textId="77777777" w:rsidR="003359FA" w:rsidRPr="006F6FBE" w:rsidRDefault="003359FA" w:rsidP="00E17117">
            <w:pPr>
              <w:jc w:val="center"/>
              <w:rPr>
                <w:rFonts w:ascii="Arial" w:hAnsi="Arial" w:cs="Arial"/>
              </w:rPr>
            </w:pPr>
            <w:r w:rsidRPr="006F6FBE">
              <w:rPr>
                <w:rFonts w:ascii="Arial" w:eastAsia="Arial" w:hAnsi="Arial" w:cs="Arial"/>
              </w:rPr>
              <w:t>$480</w:t>
            </w:r>
          </w:p>
        </w:tc>
        <w:tc>
          <w:tcPr>
            <w:tcW w:w="2242" w:type="dxa"/>
          </w:tcPr>
          <w:p w14:paraId="35380970" w14:textId="77777777" w:rsidR="003359FA" w:rsidRPr="006F6FBE" w:rsidRDefault="003359FA" w:rsidP="00E17117">
            <w:pPr>
              <w:rPr>
                <w:rFonts w:ascii="Arial" w:hAnsi="Arial" w:cs="Arial"/>
              </w:rPr>
            </w:pPr>
            <w:r w:rsidRPr="006F6FBE">
              <w:rPr>
                <w:rFonts w:ascii="Arial" w:eastAsia="Arial" w:hAnsi="Arial" w:cs="Arial"/>
              </w:rPr>
              <w:t>Configuración de pipelines CI/CD, contenedores Docker y entornos de despliegue.</w:t>
            </w:r>
          </w:p>
        </w:tc>
      </w:tr>
      <w:tr w:rsidR="003359FA" w:rsidRPr="006F6FBE" w14:paraId="39FB1D93" w14:textId="77777777" w:rsidTr="003359FA">
        <w:trPr>
          <w:gridAfter w:val="3"/>
          <w:wAfter w:w="4300" w:type="dxa"/>
        </w:trPr>
        <w:tc>
          <w:tcPr>
            <w:tcW w:w="1502" w:type="dxa"/>
          </w:tcPr>
          <w:p w14:paraId="3602E0D7" w14:textId="77777777" w:rsidR="003359FA" w:rsidRPr="006F6FBE" w:rsidRDefault="00186727" w:rsidP="00E17117">
            <w:pPr>
              <w:jc w:val="right"/>
              <w:rPr>
                <w:rFonts w:ascii="Arial" w:hAnsi="Arial" w:cs="Arial"/>
              </w:rPr>
            </w:pPr>
            <w:proofErr w:type="gramStart"/>
            <w:r w:rsidRPr="006F6FBE">
              <w:rPr>
                <w:rFonts w:ascii="Arial" w:eastAsia="Arial" w:hAnsi="Arial" w:cs="Arial"/>
                <w:b/>
                <w:bCs/>
              </w:rPr>
              <w:t>TOTAL</w:t>
            </w:r>
            <w:proofErr w:type="gramEnd"/>
            <w:r w:rsidR="00D62F54" w:rsidRPr="006F6FBE">
              <w:rPr>
                <w:rFonts w:ascii="Arial" w:eastAsia="Arial" w:hAnsi="Arial" w:cs="Arial"/>
                <w:b/>
                <w:bCs/>
              </w:rPr>
              <w:t xml:space="preserve"> </w:t>
            </w:r>
            <w:r w:rsidR="003359FA" w:rsidRPr="006F6FBE">
              <w:rPr>
                <w:rFonts w:ascii="Arial" w:eastAsia="Arial" w:hAnsi="Arial" w:cs="Arial"/>
                <w:b/>
                <w:bCs/>
              </w:rPr>
              <w:t>DEL PROYECTO</w:t>
            </w:r>
          </w:p>
        </w:tc>
        <w:tc>
          <w:tcPr>
            <w:tcW w:w="1502" w:type="dxa"/>
          </w:tcPr>
          <w:p w14:paraId="277877A4" w14:textId="77777777" w:rsidR="003359FA" w:rsidRPr="006F6FBE" w:rsidRDefault="003359FA" w:rsidP="00E17117">
            <w:pPr>
              <w:jc w:val="center"/>
              <w:rPr>
                <w:rFonts w:ascii="Arial" w:hAnsi="Arial" w:cs="Arial"/>
              </w:rPr>
            </w:pPr>
            <w:r w:rsidRPr="006F6FBE">
              <w:rPr>
                <w:rFonts w:ascii="Arial" w:eastAsia="Arial" w:hAnsi="Arial" w:cs="Arial"/>
                <w:b/>
                <w:bCs/>
              </w:rPr>
              <w:t>$22,400</w:t>
            </w:r>
          </w:p>
        </w:tc>
        <w:tc>
          <w:tcPr>
            <w:tcW w:w="1503" w:type="dxa"/>
          </w:tcPr>
          <w:p w14:paraId="539298C2" w14:textId="77777777" w:rsidR="003359FA" w:rsidRPr="006F6FBE" w:rsidRDefault="003359FA" w:rsidP="00E17117">
            <w:pPr>
              <w:rPr>
                <w:rFonts w:ascii="Arial" w:hAnsi="Arial" w:cs="Arial"/>
              </w:rPr>
            </w:pPr>
          </w:p>
        </w:tc>
      </w:tr>
    </w:tbl>
    <w:p w14:paraId="10B08EF3" w14:textId="77777777" w:rsidR="001F32A6" w:rsidRDefault="001F32A6" w:rsidP="00E31230">
      <w:pPr>
        <w:spacing w:line="480" w:lineRule="auto"/>
        <w:jc w:val="both"/>
        <w:rPr>
          <w:rFonts w:ascii="Arial" w:hAnsi="Arial" w:cs="Arial"/>
        </w:rPr>
      </w:pPr>
    </w:p>
    <w:p w14:paraId="40D83744" w14:textId="2E3C2834" w:rsidR="006F6FBE" w:rsidRPr="001F32A6" w:rsidRDefault="006F6FBE" w:rsidP="00E31230">
      <w:pPr>
        <w:spacing w:line="480" w:lineRule="auto"/>
        <w:jc w:val="both"/>
        <w:rPr>
          <w:rFonts w:ascii="Arial" w:hAnsi="Arial" w:cs="Arial"/>
        </w:rPr>
      </w:pPr>
      <w:r w:rsidRPr="006F6FBE">
        <w:rPr>
          <w:rFonts w:ascii="Arial" w:hAnsi="Arial" w:cs="Arial"/>
        </w:rPr>
        <w:t xml:space="preserve">El costo total estimado del proyecto asciende a $22,400 USD, distribuidos en nueve perfiles profesionales. Los rubros de mayor inversión corresponden al equipo de desarrollo </w:t>
      </w:r>
      <w:proofErr w:type="spellStart"/>
      <w:r w:rsidRPr="006F6FBE">
        <w:rPr>
          <w:rFonts w:ascii="Arial" w:hAnsi="Arial" w:cs="Arial"/>
        </w:rPr>
        <w:t>backend</w:t>
      </w:r>
      <w:proofErr w:type="spellEnd"/>
      <w:r w:rsidRPr="006F6FBE">
        <w:rPr>
          <w:rFonts w:ascii="Arial" w:hAnsi="Arial" w:cs="Arial"/>
        </w:rPr>
        <w:t xml:space="preserve"> ($9,600 USD, 43% del presupuesto total), dado que concentra la construcción de los siete microservicios del sistema. El </w:t>
      </w:r>
      <w:proofErr w:type="spellStart"/>
      <w:r w:rsidRPr="006F6FBE">
        <w:rPr>
          <w:rFonts w:ascii="Arial" w:hAnsi="Arial" w:cs="Arial"/>
        </w:rPr>
        <w:t>Product</w:t>
      </w:r>
      <w:proofErr w:type="spellEnd"/>
      <w:r w:rsidRPr="006F6FBE">
        <w:rPr>
          <w:rFonts w:ascii="Arial" w:hAnsi="Arial" w:cs="Arial"/>
        </w:rPr>
        <w:t xml:space="preserve"> Owner y el Scrum </w:t>
      </w:r>
      <w:proofErr w:type="gramStart"/>
      <w:r w:rsidRPr="006F6FBE">
        <w:rPr>
          <w:rFonts w:ascii="Arial" w:hAnsi="Arial" w:cs="Arial"/>
        </w:rPr>
        <w:t>Master</w:t>
      </w:r>
      <w:proofErr w:type="gramEnd"/>
      <w:r w:rsidRPr="006F6FBE">
        <w:rPr>
          <w:rFonts w:ascii="Arial" w:hAnsi="Arial" w:cs="Arial"/>
        </w:rPr>
        <w:t xml:space="preserve"> representan conjuntamente $4,800 USD (21%), reflejando la importancia de la gestión ágil del proyecto. Los demás perfiles (analista, arquitecto, </w:t>
      </w:r>
      <w:proofErr w:type="spellStart"/>
      <w:r w:rsidRPr="006F6FBE">
        <w:rPr>
          <w:rFonts w:ascii="Arial" w:hAnsi="Arial" w:cs="Arial"/>
        </w:rPr>
        <w:t>frontend</w:t>
      </w:r>
      <w:proofErr w:type="spellEnd"/>
      <w:r w:rsidRPr="006F6FBE">
        <w:rPr>
          <w:rFonts w:ascii="Arial" w:hAnsi="Arial" w:cs="Arial"/>
        </w:rPr>
        <w:t>, UX/UI, QA y DevOps) suman $8,000 USD (36%), cubriendo las necesidades de análisis, diseño, calidad y despliegue del sistema.</w:t>
      </w:r>
    </w:p>
    <w:p w14:paraId="104B96D3" w14:textId="60AE7161" w:rsidR="00972CB3" w:rsidRPr="00E245B7" w:rsidRDefault="000C2E29" w:rsidP="000B258D">
      <w:pPr>
        <w:pStyle w:val="Ttulo1"/>
        <w:numPr>
          <w:ilvl w:val="0"/>
          <w:numId w:val="1"/>
        </w:numPr>
        <w:spacing w:line="480" w:lineRule="auto"/>
        <w:jc w:val="both"/>
        <w:rPr>
          <w:rFonts w:cs="Arial"/>
          <w:szCs w:val="22"/>
        </w:rPr>
      </w:pPr>
      <w:bookmarkStart w:id="50" w:name="_Toc227521388"/>
      <w:r w:rsidRPr="00E245B7">
        <w:rPr>
          <w:rFonts w:cs="Arial"/>
          <w:szCs w:val="22"/>
        </w:rPr>
        <w:t xml:space="preserve">Descripción de estudios </w:t>
      </w:r>
      <w:r w:rsidR="28FF3A75" w:rsidRPr="00E245B7">
        <w:rPr>
          <w:rFonts w:cs="Arial"/>
          <w:szCs w:val="22"/>
        </w:rPr>
        <w:t>realizados</w:t>
      </w:r>
      <w:bookmarkEnd w:id="50"/>
    </w:p>
    <w:p w14:paraId="56EECE66"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Esta sección presenta una revisión bibliográfica que respalda teóricamente el desarrollo del sistema propuesto para la coordinación administrativa y financiera de escuelas de conducción en Ecuador, la investigación se enfoca en cuatro ejes fundamentales: transformación digital en instituciones educativas, arquitectura de microservicios, tecnologías y metodologías de desarrollo ágil, y criterios de calidad del software; estos estudios permiten comprender cómo la aplicación de arquitecturas distribuidas y tecnologías contemporáneas contribuye a resolver la problemática identificada en las escuelas de conducción en Ecuador.</w:t>
      </w:r>
    </w:p>
    <w:p w14:paraId="22710C01" w14:textId="77777777" w:rsidR="00D0754E" w:rsidRPr="00D0754E" w:rsidRDefault="00D0754E" w:rsidP="00D0754E">
      <w:pPr>
        <w:spacing w:line="480" w:lineRule="auto"/>
        <w:jc w:val="both"/>
        <w:rPr>
          <w:rFonts w:ascii="Arial" w:hAnsi="Arial" w:cs="Arial"/>
        </w:rPr>
      </w:pPr>
      <w:r w:rsidRPr="00D0754E">
        <w:rPr>
          <w:rFonts w:ascii="Arial" w:hAnsi="Arial" w:cs="Arial"/>
        </w:rPr>
        <w:t>Transformación digital en sistemas de educación</w:t>
      </w:r>
    </w:p>
    <w:p w14:paraId="65E639E2" w14:textId="77777777" w:rsidR="00D0754E" w:rsidRPr="00D0754E" w:rsidRDefault="00D0754E" w:rsidP="00D0754E">
      <w:pPr>
        <w:spacing w:line="480" w:lineRule="auto"/>
        <w:jc w:val="both"/>
        <w:rPr>
          <w:rFonts w:ascii="Arial" w:hAnsi="Arial" w:cs="Arial"/>
        </w:rPr>
      </w:pPr>
      <w:r w:rsidRPr="00D0754E">
        <w:rPr>
          <w:rFonts w:ascii="Arial" w:hAnsi="Arial" w:cs="Arial"/>
        </w:rPr>
        <w:t>La investigación de Al-</w:t>
      </w:r>
      <w:proofErr w:type="spellStart"/>
      <w:r w:rsidRPr="00D0754E">
        <w:rPr>
          <w:rFonts w:ascii="Arial" w:hAnsi="Arial" w:cs="Arial"/>
        </w:rPr>
        <w:t>Fraihat</w:t>
      </w:r>
      <w:proofErr w:type="spellEnd"/>
      <w:r w:rsidRPr="00D0754E">
        <w:rPr>
          <w:rFonts w:ascii="Arial" w:hAnsi="Arial" w:cs="Arial"/>
        </w:rPr>
        <w:t xml:space="preserve"> et al. (2020) en </w:t>
      </w:r>
      <w:proofErr w:type="spellStart"/>
      <w:r w:rsidRPr="00D0754E">
        <w:rPr>
          <w:rFonts w:ascii="Arial" w:hAnsi="Arial" w:cs="Arial"/>
        </w:rPr>
        <w:t>Computers</w:t>
      </w:r>
      <w:proofErr w:type="spellEnd"/>
      <w:r w:rsidRPr="00D0754E">
        <w:rPr>
          <w:rFonts w:ascii="Arial" w:hAnsi="Arial" w:cs="Arial"/>
        </w:rPr>
        <w:t xml:space="preserve"> &amp; </w:t>
      </w:r>
      <w:proofErr w:type="spellStart"/>
      <w:r w:rsidRPr="00D0754E">
        <w:rPr>
          <w:rFonts w:ascii="Arial" w:hAnsi="Arial" w:cs="Arial"/>
        </w:rPr>
        <w:t>Education</w:t>
      </w:r>
      <w:proofErr w:type="spellEnd"/>
      <w:r w:rsidRPr="00D0754E">
        <w:rPr>
          <w:rFonts w:ascii="Arial" w:hAnsi="Arial" w:cs="Arial"/>
        </w:rPr>
        <w:t xml:space="preserve"> demuestra que la adopción de sistemas integrados mejora la eficiencia operativa en un 35% y aumenta la satisfacción del personal administrativo en un 42%.</w:t>
      </w:r>
    </w:p>
    <w:p w14:paraId="4C4783CB" w14:textId="77777777" w:rsidR="00D0754E" w:rsidRPr="00D0754E" w:rsidRDefault="00D0754E" w:rsidP="00D0754E">
      <w:pPr>
        <w:spacing w:line="480" w:lineRule="auto"/>
        <w:jc w:val="both"/>
        <w:rPr>
          <w:rFonts w:ascii="Arial" w:hAnsi="Arial" w:cs="Arial"/>
        </w:rPr>
      </w:pPr>
      <w:r w:rsidRPr="00D0754E">
        <w:rPr>
          <w:rFonts w:ascii="Arial" w:hAnsi="Arial" w:cs="Arial"/>
        </w:rPr>
        <w:t>En el contexto ecuatoriano, Mena y Moyano (2020) identificaron que más del 80% de los procesos en la escuela de conducción carecen de formalización y control adecuado, con apenas un 16.67% de cumplimiento en identificación de procesos documentados, esta carencia de sistematización genera ineficiencias operativas e inconsistencias, justificando la necesidad de soluciones tecnológicas integrales.</w:t>
      </w:r>
    </w:p>
    <w:p w14:paraId="6E97E3C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sistemas de </w:t>
      </w:r>
      <w:proofErr w:type="spellStart"/>
      <w:r w:rsidRPr="00D0754E">
        <w:rPr>
          <w:rFonts w:ascii="Arial" w:hAnsi="Arial" w:cs="Arial"/>
        </w:rPr>
        <w:t>administracion</w:t>
      </w:r>
      <w:proofErr w:type="spellEnd"/>
      <w:r w:rsidRPr="00D0754E">
        <w:rPr>
          <w:rFonts w:ascii="Arial" w:hAnsi="Arial" w:cs="Arial"/>
        </w:rPr>
        <w:t xml:space="preserve"> educativa se clasifican tradicionalmente en tres categorías principales: </w:t>
      </w:r>
      <w:proofErr w:type="spellStart"/>
      <w:r w:rsidRPr="00D0754E">
        <w:rPr>
          <w:rFonts w:ascii="Arial" w:hAnsi="Arial" w:cs="Arial"/>
        </w:rPr>
        <w:t>Learning</w:t>
      </w:r>
      <w:proofErr w:type="spellEnd"/>
      <w:r w:rsidRPr="00D0754E">
        <w:rPr>
          <w:rFonts w:ascii="Arial" w:hAnsi="Arial" w:cs="Arial"/>
        </w:rPr>
        <w:t xml:space="preserve"> Management </w:t>
      </w:r>
      <w:proofErr w:type="spellStart"/>
      <w:r w:rsidRPr="00D0754E">
        <w:rPr>
          <w:rFonts w:ascii="Arial" w:hAnsi="Arial" w:cs="Arial"/>
        </w:rPr>
        <w:t>Systems</w:t>
      </w:r>
      <w:proofErr w:type="spellEnd"/>
      <w:r w:rsidRPr="00D0754E">
        <w:rPr>
          <w:rFonts w:ascii="Arial" w:hAnsi="Arial" w:cs="Arial"/>
        </w:rPr>
        <w:t xml:space="preserve"> (LMS), enfocados en la entrega y seguimiento de contenido educativo; Student </w:t>
      </w:r>
      <w:proofErr w:type="spellStart"/>
      <w:r w:rsidRPr="00D0754E">
        <w:rPr>
          <w:rFonts w:ascii="Arial" w:hAnsi="Arial" w:cs="Arial"/>
        </w:rPr>
        <w:t>Information</w:t>
      </w:r>
      <w:proofErr w:type="spellEnd"/>
      <w:r w:rsidRPr="00D0754E">
        <w:rPr>
          <w:rFonts w:ascii="Arial" w:hAnsi="Arial" w:cs="Arial"/>
        </w:rPr>
        <w:t xml:space="preserve"> </w:t>
      </w:r>
      <w:proofErr w:type="spellStart"/>
      <w:r w:rsidRPr="00D0754E">
        <w:rPr>
          <w:rFonts w:ascii="Arial" w:hAnsi="Arial" w:cs="Arial"/>
        </w:rPr>
        <w:t>Systems</w:t>
      </w:r>
      <w:proofErr w:type="spellEnd"/>
      <w:r w:rsidRPr="00D0754E">
        <w:rPr>
          <w:rFonts w:ascii="Arial" w:hAnsi="Arial" w:cs="Arial"/>
        </w:rPr>
        <w:t xml:space="preserve"> (SIS), orientados a la administrativa de estudiantes; y Enterprise </w:t>
      </w:r>
      <w:proofErr w:type="spellStart"/>
      <w:r w:rsidRPr="00D0754E">
        <w:rPr>
          <w:rFonts w:ascii="Arial" w:hAnsi="Arial" w:cs="Arial"/>
        </w:rPr>
        <w:t>Resource</w:t>
      </w:r>
      <w:proofErr w:type="spellEnd"/>
      <w:r w:rsidRPr="00D0754E">
        <w:rPr>
          <w:rFonts w:ascii="Arial" w:hAnsi="Arial" w:cs="Arial"/>
        </w:rPr>
        <w:t xml:space="preserve"> </w:t>
      </w:r>
      <w:proofErr w:type="spellStart"/>
      <w:r w:rsidRPr="00D0754E">
        <w:rPr>
          <w:rFonts w:ascii="Arial" w:hAnsi="Arial" w:cs="Arial"/>
        </w:rPr>
        <w:t>Planning</w:t>
      </w:r>
      <w:proofErr w:type="spellEnd"/>
      <w:r w:rsidRPr="00D0754E">
        <w:rPr>
          <w:rFonts w:ascii="Arial" w:hAnsi="Arial" w:cs="Arial"/>
        </w:rPr>
        <w:t xml:space="preserve"> (ERP) educativo, que integran múltiples procesos organizacionales (</w:t>
      </w:r>
      <w:proofErr w:type="spellStart"/>
      <w:r w:rsidRPr="00D0754E">
        <w:rPr>
          <w:rFonts w:ascii="Arial" w:hAnsi="Arial" w:cs="Arial"/>
        </w:rPr>
        <w:t>Educause</w:t>
      </w:r>
      <w:proofErr w:type="spellEnd"/>
      <w:r w:rsidRPr="00D0754E">
        <w:rPr>
          <w:rFonts w:ascii="Arial" w:hAnsi="Arial" w:cs="Arial"/>
        </w:rPr>
        <w:t>, 2022), sin embargo, instituciones especializadas como en escuelas de conducción presenta necesidades híbridas que combinan elementos de control académico, operativo y financiero, requiriendo soluciones personalizadas que no se encuentran en sistemas genéricos del mercado.</w:t>
      </w:r>
    </w:p>
    <w:p w14:paraId="540A2BBF" w14:textId="77777777" w:rsidR="00D0754E" w:rsidRPr="00D0754E" w:rsidRDefault="00D0754E" w:rsidP="00D0754E">
      <w:pPr>
        <w:spacing w:line="480" w:lineRule="auto"/>
        <w:jc w:val="both"/>
        <w:rPr>
          <w:rFonts w:ascii="Arial" w:hAnsi="Arial" w:cs="Arial"/>
        </w:rPr>
      </w:pPr>
      <w:r w:rsidRPr="00D0754E">
        <w:rPr>
          <w:rFonts w:ascii="Arial" w:hAnsi="Arial" w:cs="Arial"/>
        </w:rPr>
        <w:t>Arquitectura de microservicios: fundamentos y beneficios</w:t>
      </w:r>
    </w:p>
    <w:p w14:paraId="253D324E"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Los principios fundamentales de los microservicios, según Fowler y Lewis (2014), incluyen: organización alrededor de capacidades de negocio, autonomía de equipos, productos no proyectos, </w:t>
      </w:r>
      <w:proofErr w:type="spellStart"/>
      <w:r w:rsidRPr="00D0754E">
        <w:rPr>
          <w:rFonts w:ascii="Arial" w:hAnsi="Arial" w:cs="Arial"/>
        </w:rPr>
        <w:t>endpoints</w:t>
      </w:r>
      <w:proofErr w:type="spellEnd"/>
      <w:r w:rsidRPr="00D0754E">
        <w:rPr>
          <w:rFonts w:ascii="Arial" w:hAnsi="Arial" w:cs="Arial"/>
        </w:rPr>
        <w:t xml:space="preserve"> inteligentes y pipes simples, gobernanza descentralizada, control descentralizada de datos, automatización de infraestructura, diseño para fallo, y diseño evolutivo; estos principios se alinean perfectamente con los requerimientos de un sistema que debe escalar para atender aproximadamente 563 escuelas de conducción en Ecuador, cada una con necesidades y volúmenes de datos variables.</w:t>
      </w:r>
    </w:p>
    <w:p w14:paraId="37BF8DB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Un estudio empírico realizado por Taibi et al. (2017) en IEEE Software analiza 72 organizaciones que migraron de arquitecturas monolíticas a microservicios, identificando que el 89% reportó mejoras en mantenibilidad del código, 76% en escalabilidad del sistema, y 68% en velocidad de introducción de nuevas funcionalidades; sin embargo, el estudio también advierte sobre desafíos inherentes: complejidad operacional incrementada (reportada por 82% de organizaciones), dificultades en </w:t>
      </w:r>
      <w:proofErr w:type="spellStart"/>
      <w:r w:rsidRPr="00D0754E">
        <w:rPr>
          <w:rFonts w:ascii="Arial" w:hAnsi="Arial" w:cs="Arial"/>
        </w:rPr>
        <w:t>testing</w:t>
      </w:r>
      <w:proofErr w:type="spellEnd"/>
      <w:r w:rsidRPr="00D0754E">
        <w:rPr>
          <w:rFonts w:ascii="Arial" w:hAnsi="Arial" w:cs="Arial"/>
        </w:rPr>
        <w:t xml:space="preserve"> distribuido (73%), y curva de aprendizaje del equipo (65%).</w:t>
      </w:r>
    </w:p>
    <w:p w14:paraId="4AAD565D"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investigación de Soldani et al. (2018) complementa estos hallazgos al identificar patrones arquitectónicos esenciales para el éxito de sistemas basados en microservicios: API Gateway para punto de entrada unificado, Service Discovery para registro dinámico de servicios, </w:t>
      </w:r>
      <w:proofErr w:type="spellStart"/>
      <w:r w:rsidRPr="00D0754E">
        <w:rPr>
          <w:rFonts w:ascii="Arial" w:hAnsi="Arial" w:cs="Arial"/>
        </w:rPr>
        <w:t>Circuit</w:t>
      </w:r>
      <w:proofErr w:type="spellEnd"/>
      <w:r w:rsidRPr="00D0754E">
        <w:rPr>
          <w:rFonts w:ascii="Arial" w:hAnsi="Arial" w:cs="Arial"/>
        </w:rPr>
        <w:t xml:space="preserve"> Breaker para tolerancia a fallos, </w:t>
      </w:r>
      <w:proofErr w:type="spellStart"/>
      <w:r w:rsidRPr="00D0754E">
        <w:rPr>
          <w:rFonts w:ascii="Arial" w:hAnsi="Arial" w:cs="Arial"/>
        </w:rPr>
        <w:t>Event</w:t>
      </w:r>
      <w:proofErr w:type="spellEnd"/>
      <w:r w:rsidRPr="00D0754E">
        <w:rPr>
          <w:rFonts w:ascii="Arial" w:hAnsi="Arial" w:cs="Arial"/>
        </w:rPr>
        <w:t xml:space="preserve"> </w:t>
      </w:r>
      <w:proofErr w:type="spellStart"/>
      <w:r w:rsidRPr="00D0754E">
        <w:rPr>
          <w:rFonts w:ascii="Arial" w:hAnsi="Arial" w:cs="Arial"/>
        </w:rPr>
        <w:t>Sourcing</w:t>
      </w:r>
      <w:proofErr w:type="spellEnd"/>
      <w:r w:rsidRPr="00D0754E">
        <w:rPr>
          <w:rFonts w:ascii="Arial" w:hAnsi="Arial" w:cs="Arial"/>
        </w:rPr>
        <w:t xml:space="preserve"> para trazabilidad de cambios, y </w:t>
      </w:r>
      <w:proofErr w:type="spellStart"/>
      <w:r w:rsidRPr="00D0754E">
        <w:rPr>
          <w:rFonts w:ascii="Arial" w:hAnsi="Arial" w:cs="Arial"/>
        </w:rPr>
        <w:t>Database</w:t>
      </w:r>
      <w:proofErr w:type="spellEnd"/>
      <w:r w:rsidRPr="00D0754E">
        <w:rPr>
          <w:rFonts w:ascii="Arial" w:hAnsi="Arial" w:cs="Arial"/>
        </w:rPr>
        <w:t xml:space="preserve"> per Service para autonomía de datos, la implementación de estos patrones en el sistema propuesto garantiza robustez arquitectónica desde la concepción.</w:t>
      </w:r>
    </w:p>
    <w:p w14:paraId="76D70B4B"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y modelado de microservicios</w:t>
      </w:r>
    </w:p>
    <w:p w14:paraId="32D93076" w14:textId="77777777" w:rsidR="00D0754E" w:rsidRPr="00D0754E" w:rsidRDefault="00D0754E" w:rsidP="00D0754E">
      <w:pPr>
        <w:spacing w:line="480" w:lineRule="auto"/>
        <w:jc w:val="both"/>
        <w:rPr>
          <w:rFonts w:ascii="Arial" w:hAnsi="Arial" w:cs="Arial"/>
        </w:rPr>
      </w:pPr>
      <w:r w:rsidRPr="00D0754E">
        <w:rPr>
          <w:rFonts w:ascii="Arial" w:hAnsi="Arial" w:cs="Arial"/>
        </w:rPr>
        <w:t>Domain-</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Design</w:t>
      </w:r>
      <w:proofErr w:type="spellEnd"/>
      <w:r w:rsidRPr="00D0754E">
        <w:rPr>
          <w:rFonts w:ascii="Arial" w:hAnsi="Arial" w:cs="Arial"/>
        </w:rPr>
        <w:t xml:space="preserve"> (DDD), introducido por Evans (2003), proporciona el marco conceptual ideal para identificar y delimitar microservicios en sistemas complejos. </w:t>
      </w:r>
    </w:p>
    <w:p w14:paraId="5124EE37"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de administración de escuelas de conducción, el análisis de dominio mediante DDD permite identificar contextos acotados claros: asignación de estudiantes, administración de Instructores, mantenimiento y control de vehículos, asignaciones, cobros, reportes y </w:t>
      </w:r>
      <w:r w:rsidRPr="00D0754E">
        <w:rPr>
          <w:rFonts w:ascii="Arial" w:hAnsi="Arial" w:cs="Arial"/>
        </w:rPr>
        <w:lastRenderedPageBreak/>
        <w:t>autenticación, donde cada uno de estos contextos representa un microservicio independiente con responsabilidades bien definidas y mínimas dependencias con otros servicios.</w:t>
      </w:r>
    </w:p>
    <w:p w14:paraId="10D39B89" w14:textId="77777777" w:rsidR="00D0754E" w:rsidRPr="00D0754E" w:rsidRDefault="00D0754E" w:rsidP="00D0754E">
      <w:pPr>
        <w:spacing w:line="480" w:lineRule="auto"/>
        <w:jc w:val="both"/>
        <w:rPr>
          <w:rFonts w:ascii="Arial" w:hAnsi="Arial" w:cs="Arial"/>
        </w:rPr>
      </w:pP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y Stack tecnológico</w:t>
      </w:r>
    </w:p>
    <w:p w14:paraId="21028B4C"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La arquitectura REST (Fielding, 2000) constituye el estándar para comunicación entre microservicios; un estudio de </w:t>
      </w:r>
      <w:proofErr w:type="spellStart"/>
      <w:r w:rsidRPr="00D0754E">
        <w:rPr>
          <w:rFonts w:ascii="Arial" w:hAnsi="Arial" w:cs="Arial"/>
        </w:rPr>
        <w:t>Pautasso</w:t>
      </w:r>
      <w:proofErr w:type="spellEnd"/>
      <w:r w:rsidRPr="00D0754E">
        <w:rPr>
          <w:rFonts w:ascii="Arial" w:hAnsi="Arial" w:cs="Arial"/>
        </w:rPr>
        <w:t xml:space="preserve"> et al. (2008) concluye que REST ofrece 60% de reducción en código </w:t>
      </w:r>
      <w:proofErr w:type="spellStart"/>
      <w:r w:rsidRPr="00D0754E">
        <w:rPr>
          <w:rFonts w:ascii="Arial" w:hAnsi="Arial" w:cs="Arial"/>
        </w:rPr>
        <w:t>boilerplate</w:t>
      </w:r>
      <w:proofErr w:type="spellEnd"/>
      <w:r w:rsidRPr="00D0754E">
        <w:rPr>
          <w:rFonts w:ascii="Arial" w:hAnsi="Arial" w:cs="Arial"/>
        </w:rPr>
        <w:t xml:space="preserve">, 25% más rendimiento y mejor escalabilidad comparado con SOAP; la especificación </w:t>
      </w:r>
      <w:proofErr w:type="spellStart"/>
      <w:r w:rsidRPr="00D0754E">
        <w:rPr>
          <w:rFonts w:ascii="Arial" w:hAnsi="Arial" w:cs="Arial"/>
        </w:rPr>
        <w:t>OpenAPI</w:t>
      </w:r>
      <w:proofErr w:type="spellEnd"/>
      <w:r w:rsidRPr="00D0754E">
        <w:rPr>
          <w:rFonts w:ascii="Arial" w:hAnsi="Arial" w:cs="Arial"/>
        </w:rPr>
        <w:t xml:space="preserve"> permite describir y documentar </w:t>
      </w:r>
      <w:proofErr w:type="spellStart"/>
      <w:r w:rsidRPr="00D0754E">
        <w:rPr>
          <w:rFonts w:ascii="Arial" w:hAnsi="Arial" w:cs="Arial"/>
        </w:rPr>
        <w:t>APIs</w:t>
      </w:r>
      <w:proofErr w:type="spellEnd"/>
      <w:r w:rsidRPr="00D0754E">
        <w:rPr>
          <w:rFonts w:ascii="Arial" w:hAnsi="Arial" w:cs="Arial"/>
        </w:rPr>
        <w:t xml:space="preserve"> </w:t>
      </w:r>
      <w:proofErr w:type="spellStart"/>
      <w:r w:rsidRPr="00D0754E">
        <w:rPr>
          <w:rFonts w:ascii="Arial" w:hAnsi="Arial" w:cs="Arial"/>
        </w:rPr>
        <w:t>RESTful</w:t>
      </w:r>
      <w:proofErr w:type="spellEnd"/>
      <w:r w:rsidRPr="00D0754E">
        <w:rPr>
          <w:rFonts w:ascii="Arial" w:hAnsi="Arial" w:cs="Arial"/>
        </w:rPr>
        <w:t xml:space="preserve"> de manera estandarizada, reduciendo errores de integración en aproximadamente 70% según Postman (2022).</w:t>
      </w:r>
    </w:p>
    <w:p w14:paraId="79A6A2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comunicación asíncrona, Richardson (2018) recomienda el patrón de mensajería mediante </w:t>
      </w:r>
      <w:proofErr w:type="spellStart"/>
      <w:r w:rsidRPr="00D0754E">
        <w:rPr>
          <w:rFonts w:ascii="Arial" w:hAnsi="Arial" w:cs="Arial"/>
        </w:rPr>
        <w:t>brokers</w:t>
      </w:r>
      <w:proofErr w:type="spellEnd"/>
      <w:r w:rsidRPr="00D0754E">
        <w:rPr>
          <w:rFonts w:ascii="Arial" w:hAnsi="Arial" w:cs="Arial"/>
        </w:rPr>
        <w:t xml:space="preserve"> como </w:t>
      </w:r>
      <w:proofErr w:type="spellStart"/>
      <w:r w:rsidRPr="00D0754E">
        <w:rPr>
          <w:rFonts w:ascii="Arial" w:hAnsi="Arial" w:cs="Arial"/>
        </w:rPr>
        <w:t>RabbitMQ</w:t>
      </w:r>
      <w:proofErr w:type="spellEnd"/>
      <w:r w:rsidRPr="00D0754E">
        <w:rPr>
          <w:rFonts w:ascii="Arial" w:hAnsi="Arial" w:cs="Arial"/>
        </w:rPr>
        <w:t xml:space="preserve"> o Apache Kafka, este patrón es esencial en el sistema propuesto para eventos como "</w:t>
      </w:r>
      <w:proofErr w:type="spellStart"/>
      <w:r w:rsidRPr="00D0754E">
        <w:rPr>
          <w:rFonts w:ascii="Arial" w:hAnsi="Arial" w:cs="Arial"/>
        </w:rPr>
        <w:t>PagoRegistrado</w:t>
      </w:r>
      <w:proofErr w:type="spellEnd"/>
      <w:r w:rsidRPr="00D0754E">
        <w:rPr>
          <w:rFonts w:ascii="Arial" w:hAnsi="Arial" w:cs="Arial"/>
        </w:rPr>
        <w:t>" que debe notificar al MS-Estudiantes, o "</w:t>
      </w:r>
      <w:proofErr w:type="spellStart"/>
      <w:r w:rsidRPr="00D0754E">
        <w:rPr>
          <w:rFonts w:ascii="Arial" w:hAnsi="Arial" w:cs="Arial"/>
        </w:rPr>
        <w:t>MantenimientoVencido</w:t>
      </w:r>
      <w:proofErr w:type="spellEnd"/>
      <w:r w:rsidRPr="00D0754E">
        <w:rPr>
          <w:rFonts w:ascii="Arial" w:hAnsi="Arial" w:cs="Arial"/>
        </w:rPr>
        <w:t>" que genera alertas automáticas, garantizando desacoplamiento temporal entre servicios.</w:t>
      </w:r>
    </w:p>
    <w:p w14:paraId="08BE65D0" w14:textId="77777777" w:rsidR="00D0754E" w:rsidRPr="00D0754E" w:rsidRDefault="00D0754E" w:rsidP="00D0754E">
      <w:pPr>
        <w:spacing w:line="480" w:lineRule="auto"/>
        <w:jc w:val="both"/>
        <w:rPr>
          <w:rFonts w:ascii="Arial" w:hAnsi="Arial" w:cs="Arial"/>
        </w:rPr>
      </w:pPr>
      <w:r w:rsidRPr="00D0754E">
        <w:rPr>
          <w:rFonts w:ascii="Arial" w:hAnsi="Arial" w:cs="Arial"/>
        </w:rPr>
        <w:t>Metodologías ágiles: Scrum y 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p>
    <w:p w14:paraId="0B5489B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Scrum es utilizado por el 87% de equipos ágiles a nivel mundial. </w:t>
      </w:r>
      <w:proofErr w:type="spellStart"/>
      <w:r w:rsidRPr="00D0754E">
        <w:rPr>
          <w:rFonts w:ascii="Arial" w:hAnsi="Arial" w:cs="Arial"/>
        </w:rPr>
        <w:t>VersionOne</w:t>
      </w:r>
      <w:proofErr w:type="spellEnd"/>
      <w:r w:rsidRPr="00D0754E">
        <w:rPr>
          <w:rFonts w:ascii="Arial" w:hAnsi="Arial" w:cs="Arial"/>
        </w:rPr>
        <w:t xml:space="preserve"> (2022) reporta mejoras del 64% en productividad, 58% en calidad del software y 53% en satisfacción del cliente junto con el uso de </w:t>
      </w:r>
      <w:proofErr w:type="spellStart"/>
      <w:r w:rsidRPr="00D0754E">
        <w:rPr>
          <w:rFonts w:ascii="Arial" w:hAnsi="Arial" w:cs="Arial"/>
        </w:rPr>
        <w:t>sprints</w:t>
      </w:r>
      <w:proofErr w:type="spellEnd"/>
      <w:r w:rsidRPr="00D0754E">
        <w:rPr>
          <w:rFonts w:ascii="Arial" w:hAnsi="Arial" w:cs="Arial"/>
        </w:rPr>
        <w:t xml:space="preserve"> de 2 semanas permite balancear planificación, desarrollo y revisión académica, siendo particularmente efectivo en proyectos de tesis.</w:t>
      </w:r>
    </w:p>
    <w:p w14:paraId="45352C2B" w14:textId="77777777" w:rsidR="00D0754E" w:rsidRPr="00D0754E" w:rsidRDefault="00D0754E" w:rsidP="00D0754E">
      <w:pPr>
        <w:spacing w:line="480" w:lineRule="auto"/>
        <w:jc w:val="both"/>
        <w:rPr>
          <w:rFonts w:ascii="Arial" w:hAnsi="Arial" w:cs="Arial"/>
        </w:rPr>
      </w:pPr>
      <w:r w:rsidRPr="00D0754E">
        <w:rPr>
          <w:rFonts w:ascii="Arial" w:hAnsi="Arial" w:cs="Arial"/>
        </w:rPr>
        <w:t>Test-</w:t>
      </w:r>
      <w:proofErr w:type="spellStart"/>
      <w:r w:rsidRPr="00D0754E">
        <w:rPr>
          <w:rFonts w:ascii="Arial" w:hAnsi="Arial" w:cs="Arial"/>
        </w:rPr>
        <w:t>Driven</w:t>
      </w:r>
      <w:proofErr w:type="spellEnd"/>
      <w:r w:rsidRPr="00D0754E">
        <w:rPr>
          <w:rFonts w:ascii="Arial" w:hAnsi="Arial" w:cs="Arial"/>
        </w:rPr>
        <w:t xml:space="preserve"> </w:t>
      </w:r>
      <w:proofErr w:type="spellStart"/>
      <w:r w:rsidRPr="00D0754E">
        <w:rPr>
          <w:rFonts w:ascii="Arial" w:hAnsi="Arial" w:cs="Arial"/>
        </w:rPr>
        <w:t>Development</w:t>
      </w:r>
      <w:proofErr w:type="spellEnd"/>
      <w:r w:rsidRPr="00D0754E">
        <w:rPr>
          <w:rFonts w:ascii="Arial" w:hAnsi="Arial" w:cs="Arial"/>
        </w:rPr>
        <w:t xml:space="preserve"> (Beck, 2003) sigue el ciclo Red-Green-Refactor. George y Williams (2004) demostraron que TDD resulta en 18% menos defectos, mientras que </w:t>
      </w:r>
      <w:proofErr w:type="spellStart"/>
      <w:r w:rsidRPr="00D0754E">
        <w:rPr>
          <w:rFonts w:ascii="Arial" w:hAnsi="Arial" w:cs="Arial"/>
        </w:rPr>
        <w:t>Aniche</w:t>
      </w:r>
      <w:proofErr w:type="spellEnd"/>
      <w:r w:rsidRPr="00D0754E">
        <w:rPr>
          <w:rFonts w:ascii="Arial" w:hAnsi="Arial" w:cs="Arial"/>
        </w:rPr>
        <w:t xml:space="preserve"> et al. (2019) concluyen que el código resultante tiene 20-30% más cobertura de </w:t>
      </w:r>
      <w:proofErr w:type="spellStart"/>
      <w:r w:rsidRPr="00D0754E">
        <w:rPr>
          <w:rFonts w:ascii="Arial" w:hAnsi="Arial" w:cs="Arial"/>
        </w:rPr>
        <w:t>tests</w:t>
      </w:r>
      <w:proofErr w:type="spellEnd"/>
      <w:r w:rsidRPr="00D0754E">
        <w:rPr>
          <w:rFonts w:ascii="Arial" w:hAnsi="Arial" w:cs="Arial"/>
        </w:rPr>
        <w:t xml:space="preserve"> y es 25% más fácil de refactorizar.</w:t>
      </w:r>
    </w:p>
    <w:p w14:paraId="23EC47E9" w14:textId="77777777" w:rsidR="00D0754E" w:rsidRPr="00D0754E" w:rsidRDefault="00D0754E" w:rsidP="00D0754E">
      <w:pPr>
        <w:spacing w:line="480" w:lineRule="auto"/>
        <w:jc w:val="both"/>
        <w:rPr>
          <w:rFonts w:ascii="Arial" w:hAnsi="Arial" w:cs="Arial"/>
        </w:rPr>
      </w:pPr>
      <w:r w:rsidRPr="00D0754E">
        <w:rPr>
          <w:rFonts w:ascii="Arial" w:hAnsi="Arial" w:cs="Arial"/>
        </w:rPr>
        <w:t>Calidad del software según ISO/IEC 25010</w:t>
      </w:r>
    </w:p>
    <w:p w14:paraId="3A8F8AC4"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 xml:space="preserve">La norma ISO/IEC 25010:2011 define ocho características de calidad: adecuación funcional, eficiencia de desempeño, compatibilidad, usabilidad, fiabilidad, seguridad, mantenibilidad y portabilidad. </w:t>
      </w:r>
    </w:p>
    <w:p w14:paraId="2FCB41DE" w14:textId="77777777" w:rsidR="00D0754E" w:rsidRPr="00D0754E" w:rsidRDefault="00D0754E" w:rsidP="00D0754E">
      <w:pPr>
        <w:spacing w:line="480" w:lineRule="auto"/>
        <w:jc w:val="both"/>
        <w:rPr>
          <w:rFonts w:ascii="Arial" w:hAnsi="Arial" w:cs="Arial"/>
        </w:rPr>
      </w:pPr>
      <w:r w:rsidRPr="00D0754E">
        <w:rPr>
          <w:rFonts w:ascii="Arial" w:hAnsi="Arial" w:cs="Arial"/>
        </w:rPr>
        <w:t>Wagner (2013) documenta que es adoptado por el 76% de organizaciones con procesos formales de aseguramiento de calidad.</w:t>
      </w:r>
    </w:p>
    <w:p w14:paraId="23AAB22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Para el sistema propuesto, los atributos críticos son: Funcional (25%), evaluando si el sistema satisface necesidades específicas del sector; Fiabilidad (15%), abarcando disponibilidad y tolerancia a fallos con objetivos de 99.9%; Mantenibilidad (10%), potenciada por la arquitectura de microservicios con mejoras del 40-60% según Taibi et al. (2017); y Seguridad (15%), implementando OAuth 2.0, JWT y cifrado TLS/SSL según estándares OWASP (2021). </w:t>
      </w:r>
    </w:p>
    <w:p w14:paraId="66802C3F" w14:textId="77777777" w:rsidR="00D0754E" w:rsidRPr="00D0754E" w:rsidRDefault="00D0754E" w:rsidP="00D0754E">
      <w:pPr>
        <w:spacing w:line="480" w:lineRule="auto"/>
        <w:jc w:val="both"/>
        <w:rPr>
          <w:rFonts w:ascii="Arial" w:hAnsi="Arial" w:cs="Arial"/>
        </w:rPr>
      </w:pPr>
      <w:r w:rsidRPr="00D0754E">
        <w:rPr>
          <w:rFonts w:ascii="Arial" w:hAnsi="Arial" w:cs="Arial"/>
        </w:rPr>
        <w:t>Análisis comparativo: microservicios vs arquitectura monolítica</w:t>
      </w:r>
    </w:p>
    <w:p w14:paraId="5E2E56AF"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Chen (2018) presenta un análisis basado en 89 proyectos industriales; los microservicios permiten escalado granular aplicando el principio de Pareto (Newman, 2015), donde solo el 20% de funcionalidades requiere escalamiento intensivo, reduciendo desperdicio de recursos del 40-60% comparado con monolitos. </w:t>
      </w:r>
    </w:p>
    <w:p w14:paraId="32C063B2"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Taibi et al. (2017) reportan que microservicios promedian 2,000-5,000 líneas de código versus 50,000-200,000 en monolitos, resultando en 50% menos tiempo de comprensión y 60% más rápido </w:t>
      </w:r>
      <w:proofErr w:type="spellStart"/>
      <w:r w:rsidRPr="00D0754E">
        <w:rPr>
          <w:rFonts w:ascii="Arial" w:hAnsi="Arial" w:cs="Arial"/>
        </w:rPr>
        <w:t>onboarding</w:t>
      </w:r>
      <w:proofErr w:type="spellEnd"/>
      <w:r w:rsidRPr="00D0754E">
        <w:rPr>
          <w:rFonts w:ascii="Arial" w:hAnsi="Arial" w:cs="Arial"/>
        </w:rPr>
        <w:t>.</w:t>
      </w:r>
    </w:p>
    <w:p w14:paraId="19BD81A0"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Forsgren et al. (2018) en </w:t>
      </w:r>
      <w:proofErr w:type="spellStart"/>
      <w:r w:rsidRPr="00D0754E">
        <w:rPr>
          <w:rFonts w:ascii="Arial" w:hAnsi="Arial" w:cs="Arial"/>
        </w:rPr>
        <w:t>Accelerate</w:t>
      </w:r>
      <w:proofErr w:type="spellEnd"/>
      <w:r w:rsidRPr="00D0754E">
        <w:rPr>
          <w:rFonts w:ascii="Arial" w:hAnsi="Arial" w:cs="Arial"/>
        </w:rPr>
        <w:t xml:space="preserve"> documentan que organizaciones con microservicios despliegan 200 veces más frecuentemente, sin embargo, Shadija et al. (2017) advierten sobre complejidad operacional incrementada y Villamizar et al. (2015) demuestran 20-30% más tiempo de desarrollo inicial, aunque después del segundo año los microservicios son 40% más rápidos para nuevas funcionalidades.</w:t>
      </w:r>
    </w:p>
    <w:p w14:paraId="1622A86D" w14:textId="77777777" w:rsidR="00D0754E" w:rsidRPr="00D0754E" w:rsidRDefault="00D0754E" w:rsidP="00D0754E">
      <w:pPr>
        <w:spacing w:line="480" w:lineRule="auto"/>
        <w:jc w:val="both"/>
        <w:rPr>
          <w:rFonts w:ascii="Arial" w:hAnsi="Arial" w:cs="Arial"/>
        </w:rPr>
      </w:pPr>
      <w:r w:rsidRPr="00D0754E">
        <w:rPr>
          <w:rFonts w:ascii="Arial" w:hAnsi="Arial" w:cs="Arial"/>
        </w:rPr>
        <w:t>Brechas identificadas y diferenciadores de la solución propuesta</w:t>
      </w:r>
    </w:p>
    <w:p w14:paraId="4AA41425" w14:textId="77777777" w:rsidR="00D0754E" w:rsidRPr="00D0754E" w:rsidRDefault="00D0754E" w:rsidP="00D0754E">
      <w:pPr>
        <w:spacing w:line="480" w:lineRule="auto"/>
        <w:jc w:val="both"/>
        <w:rPr>
          <w:rFonts w:ascii="Arial" w:hAnsi="Arial" w:cs="Arial"/>
        </w:rPr>
      </w:pPr>
      <w:r w:rsidRPr="00D0754E">
        <w:rPr>
          <w:rFonts w:ascii="Arial" w:hAnsi="Arial" w:cs="Arial"/>
        </w:rPr>
        <w:lastRenderedPageBreak/>
        <w:t>El análisis del estado del arte revela brechas significativas en las soluciones existentes para administración de escuelas de conducción que justifican el desarrollo de una solución especializada:</w:t>
      </w:r>
    </w:p>
    <w:p w14:paraId="13A5B246" w14:textId="77777777" w:rsidR="00D0754E" w:rsidRPr="00D0754E" w:rsidRDefault="00D0754E" w:rsidP="00D0754E">
      <w:pPr>
        <w:spacing w:line="480" w:lineRule="auto"/>
        <w:jc w:val="both"/>
        <w:rPr>
          <w:rFonts w:ascii="Arial" w:hAnsi="Arial" w:cs="Arial"/>
        </w:rPr>
      </w:pPr>
      <w:r w:rsidRPr="00D0754E">
        <w:rPr>
          <w:rFonts w:ascii="Arial" w:hAnsi="Arial" w:cs="Arial"/>
        </w:rPr>
        <w:t>Ausencia de soluciones especializadas: A pesar de existir 563 escuelas de conducción autorizadas en Ecuador (Ecuador221, 2024), no existen sistemas comerciales diseñados específicamente para el sector educativo vial ecuatoriano.</w:t>
      </w:r>
    </w:p>
    <w:p w14:paraId="56B4F14F" w14:textId="77777777" w:rsidR="00D0754E" w:rsidRPr="00D0754E" w:rsidRDefault="00D0754E" w:rsidP="00D0754E">
      <w:pPr>
        <w:spacing w:line="480" w:lineRule="auto"/>
        <w:jc w:val="both"/>
        <w:rPr>
          <w:rFonts w:ascii="Arial" w:hAnsi="Arial" w:cs="Arial"/>
        </w:rPr>
      </w:pPr>
      <w:r w:rsidRPr="00D0754E">
        <w:rPr>
          <w:rFonts w:ascii="Arial" w:hAnsi="Arial" w:cs="Arial"/>
        </w:rPr>
        <w:t>Las escuelas recurren a soluciones genéricas que no contemplan procesos específicos como control de flotas vehiculares con mantenimientos o asignación tripartita instructor-estudiante-vehículo.</w:t>
      </w:r>
    </w:p>
    <w:p w14:paraId="769A4148"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Limitaciones de sistemas internacionales: Soluciones como </w:t>
      </w:r>
      <w:proofErr w:type="spellStart"/>
      <w:r w:rsidRPr="00D0754E">
        <w:rPr>
          <w:rFonts w:ascii="Arial" w:hAnsi="Arial" w:cs="Arial"/>
        </w:rPr>
        <w:t>DrivingSchoolPro</w:t>
      </w:r>
      <w:proofErr w:type="spellEnd"/>
      <w:r w:rsidRPr="00D0754E">
        <w:rPr>
          <w:rFonts w:ascii="Arial" w:hAnsi="Arial" w:cs="Arial"/>
        </w:rPr>
        <w:t xml:space="preserve"> (USA) carecen de adaptación a requisitos ecuatorianos como integración con facturación electrónica SRI o formatos ANT; sus costos ($100-$300 USD mensuales) son prohibitivos para el mercado local.</w:t>
      </w:r>
    </w:p>
    <w:p w14:paraId="16C76257" w14:textId="77777777" w:rsidR="00D0754E" w:rsidRPr="00D0754E" w:rsidRDefault="00D0754E" w:rsidP="00D0754E">
      <w:pPr>
        <w:spacing w:line="480" w:lineRule="auto"/>
        <w:jc w:val="both"/>
        <w:rPr>
          <w:rFonts w:ascii="Arial" w:hAnsi="Arial" w:cs="Arial"/>
        </w:rPr>
      </w:pPr>
      <w:r w:rsidRPr="00D0754E">
        <w:rPr>
          <w:rFonts w:ascii="Arial" w:hAnsi="Arial" w:cs="Arial"/>
        </w:rPr>
        <w:t>Arquitecturas no escalables: Los sistemas genéricos operan mediante arquitecturas monolíticas que no permiten escalado selectivo, generando ineficiencia de costos.</w:t>
      </w:r>
    </w:p>
    <w:p w14:paraId="7A146EC1" w14:textId="77777777" w:rsidR="00D0754E" w:rsidRPr="00D0754E" w:rsidRDefault="00D0754E" w:rsidP="00D0754E">
      <w:pPr>
        <w:spacing w:line="480" w:lineRule="auto"/>
        <w:jc w:val="both"/>
        <w:rPr>
          <w:rFonts w:ascii="Arial" w:hAnsi="Arial" w:cs="Arial"/>
        </w:rPr>
      </w:pPr>
      <w:r w:rsidRPr="00D0754E">
        <w:rPr>
          <w:rFonts w:ascii="Arial" w:hAnsi="Arial" w:cs="Arial"/>
        </w:rPr>
        <w:t xml:space="preserve">Los diferenciadores de la solución propuesta incluyen: (1) Especialización en el dominio con necesidades específicas de escuelas ecuatorianas; (2) Arquitectura </w:t>
      </w:r>
      <w:proofErr w:type="spellStart"/>
      <w:r w:rsidRPr="00D0754E">
        <w:rPr>
          <w:rFonts w:ascii="Arial" w:hAnsi="Arial" w:cs="Arial"/>
        </w:rPr>
        <w:t>cloud</w:t>
      </w:r>
      <w:proofErr w:type="spellEnd"/>
      <w:r w:rsidRPr="00D0754E">
        <w:rPr>
          <w:rFonts w:ascii="Arial" w:hAnsi="Arial" w:cs="Arial"/>
        </w:rPr>
        <w:t xml:space="preserve">-native escalable mediante microservicios con modelo SaaS </w:t>
      </w:r>
      <w:proofErr w:type="spellStart"/>
      <w:r w:rsidRPr="00D0754E">
        <w:rPr>
          <w:rFonts w:ascii="Arial" w:hAnsi="Arial" w:cs="Arial"/>
        </w:rPr>
        <w:t>multi-tenant</w:t>
      </w:r>
      <w:proofErr w:type="spellEnd"/>
      <w:r w:rsidRPr="00D0754E">
        <w:rPr>
          <w:rFonts w:ascii="Arial" w:hAnsi="Arial" w:cs="Arial"/>
        </w:rPr>
        <w:t xml:space="preserve">; (3) Costos accesibles para el mercado local; y (4) Desarrollo ágil iterativo con Scrum permitiendo adaptación continua a </w:t>
      </w:r>
      <w:proofErr w:type="spellStart"/>
      <w:r w:rsidRPr="00D0754E">
        <w:rPr>
          <w:rFonts w:ascii="Arial" w:hAnsi="Arial" w:cs="Arial"/>
        </w:rPr>
        <w:t>feedback</w:t>
      </w:r>
      <w:proofErr w:type="spellEnd"/>
      <w:r w:rsidRPr="00D0754E">
        <w:rPr>
          <w:rFonts w:ascii="Arial" w:hAnsi="Arial" w:cs="Arial"/>
        </w:rPr>
        <w:t xml:space="preserve"> de usuarios.</w:t>
      </w:r>
    </w:p>
    <w:p w14:paraId="48541A71" w14:textId="7CE9E96E" w:rsidR="00F56615" w:rsidRPr="00D0754E" w:rsidRDefault="00D0754E" w:rsidP="00D0754E">
      <w:pPr>
        <w:spacing w:line="480" w:lineRule="auto"/>
        <w:jc w:val="both"/>
        <w:rPr>
          <w:rFonts w:ascii="Arial" w:hAnsi="Arial" w:cs="Arial"/>
        </w:rPr>
      </w:pPr>
      <w:r w:rsidRPr="00D0754E">
        <w:rPr>
          <w:rFonts w:ascii="Arial" w:hAnsi="Arial" w:cs="Arial"/>
        </w:rPr>
        <w:t>Estas brechas y diferenciadores validan la necesidad y viabilidad de desarrollar una solución especializada que aborde sistemáticamente las carencias identificadas en el estado del arte, aportando valor significativo al sector educativo vial ecuatoriano.</w:t>
      </w:r>
    </w:p>
    <w:p w14:paraId="4D20B476" w14:textId="2648DB5E" w:rsidR="003E26F0" w:rsidRPr="00E245B7" w:rsidRDefault="003E26F0" w:rsidP="000B258D">
      <w:pPr>
        <w:pStyle w:val="Ttulo1"/>
        <w:numPr>
          <w:ilvl w:val="0"/>
          <w:numId w:val="1"/>
        </w:numPr>
        <w:spacing w:line="480" w:lineRule="auto"/>
        <w:jc w:val="both"/>
        <w:rPr>
          <w:rFonts w:cs="Arial"/>
          <w:szCs w:val="22"/>
        </w:rPr>
      </w:pPr>
      <w:bookmarkStart w:id="51" w:name="_Toc227521389"/>
      <w:r w:rsidRPr="00E245B7">
        <w:rPr>
          <w:rFonts w:cs="Arial"/>
          <w:szCs w:val="22"/>
        </w:rPr>
        <w:t>Desarrollo de</w:t>
      </w:r>
      <w:r w:rsidR="224DD8DB" w:rsidRPr="00E245B7">
        <w:rPr>
          <w:rFonts w:cs="Arial"/>
          <w:szCs w:val="22"/>
        </w:rPr>
        <w:t>l proyecto</w:t>
      </w:r>
      <w:bookmarkEnd w:id="51"/>
    </w:p>
    <w:p>
      <w:pStyle w:val="Caption"/>
      <w:r>
        <w:t>Tabla 18: Datos técnicos y especificaciones</w:t>
      </w:r>
    </w:p>
    <w:p w14:paraId="7AB7ED01" w14:textId="25EE504D" w:rsidR="003E26F0" w:rsidRPr="00E245B7" w:rsidRDefault="00E54704" w:rsidP="00E54704">
      <w:pPr>
        <w:spacing w:line="480" w:lineRule="auto"/>
        <w:ind w:left="204"/>
        <w:jc w:val="both"/>
      </w:pPr>
      <w:r w:rsidRPr="00E54704">
        <w:rPr>
          <w:rFonts w:ascii="Arial" w:hAnsi="Arial" w:cs="Arial"/>
        </w:rPr>
        <w:lastRenderedPageBreak/>
        <w:t xml:space="preserve">El desarrollo del sistema de control administrativo y financiero para escuelas de conducción se estructuró en tres etapas integradas y complementarias: el diseño de la solución, donde se definió la arquitectura de microservicios con el estándar C4, el modelo de datos y el </w:t>
      </w:r>
      <w:proofErr w:type="spellStart"/>
      <w:r w:rsidRPr="00E54704">
        <w:rPr>
          <w:rFonts w:ascii="Arial" w:hAnsi="Arial" w:cs="Arial"/>
        </w:rPr>
        <w:t>stack</w:t>
      </w:r>
      <w:proofErr w:type="spellEnd"/>
      <w:r w:rsidRPr="00E54704">
        <w:rPr>
          <w:rFonts w:ascii="Arial" w:hAnsi="Arial" w:cs="Arial"/>
        </w:rPr>
        <w:t xml:space="preserve"> tecnológico; el desarrollo iterativo bajo la metodología Scrum en tres </w:t>
      </w:r>
      <w:proofErr w:type="spellStart"/>
      <w:r w:rsidRPr="00E54704">
        <w:rPr>
          <w:rFonts w:ascii="Arial" w:hAnsi="Arial" w:cs="Arial"/>
        </w:rPr>
        <w:t>sprints</w:t>
      </w:r>
      <w:proofErr w:type="spellEnd"/>
      <w:r w:rsidRPr="00E54704">
        <w:rPr>
          <w:rFonts w:ascii="Arial" w:hAnsi="Arial" w:cs="Arial"/>
        </w:rPr>
        <w:t xml:space="preserve"> de dos semanas, construyendo los ocho microservicios del sistema con integración continua y despliegue automatizado; y finalmente la etapa de pruebas y evaluación, que combinó pruebas unitarias, de integración, de rendimiento y de aceptación para validar el cumplimiento de los requisitos funcionales y no funcionales definidos en la norma ISO/IEC 25010-2023, logrando una cobertura de pruebas del 84.7% y una disponibilidad medida del 99.95% en el ambiente de </w:t>
      </w:r>
      <w:proofErr w:type="spellStart"/>
      <w:r w:rsidRPr="00E54704">
        <w:rPr>
          <w:rFonts w:ascii="Arial" w:hAnsi="Arial" w:cs="Arial"/>
        </w:rPr>
        <w:t>pre-producción</w:t>
      </w:r>
      <w:proofErr w:type="spellEnd"/>
      <w:r w:rsidRPr="00E54704">
        <w:rPr>
          <w:rFonts w:ascii="Arial" w:hAnsi="Arial" w:cs="Arial"/>
        </w:rPr>
        <w:t>.</w:t>
      </w:r>
    </w:p>
    <w:p w14:paraId="7D0C2CE8" w14:textId="39500C20" w:rsidR="003E26F0" w:rsidRPr="00E245B7" w:rsidRDefault="00637778" w:rsidP="000B258D">
      <w:pPr>
        <w:pStyle w:val="Ttulo2"/>
        <w:numPr>
          <w:ilvl w:val="1"/>
          <w:numId w:val="1"/>
        </w:numPr>
        <w:spacing w:line="480" w:lineRule="auto"/>
        <w:jc w:val="both"/>
        <w:rPr>
          <w:rFonts w:cs="Arial"/>
          <w:b w:val="0"/>
          <w:bCs/>
          <w:color w:val="auto"/>
          <w:szCs w:val="22"/>
          <w:lang w:eastAsia="en-US"/>
        </w:rPr>
      </w:pPr>
      <w:bookmarkStart w:id="52" w:name="_Toc227521390"/>
      <w:r w:rsidRPr="00E245B7">
        <w:rPr>
          <w:rFonts w:cs="Arial"/>
          <w:bCs/>
          <w:color w:val="000000"/>
          <w:szCs w:val="22"/>
          <w:lang w:eastAsia="en-US"/>
        </w:rPr>
        <w:t>Diseño de la solución</w:t>
      </w:r>
      <w:bookmarkEnd w:id="52"/>
    </w:p>
    <w:p w14:paraId="1F25D386" w14:textId="5BD5B3A6" w:rsidR="006E7CC1" w:rsidRDefault="00B93340" w:rsidP="00B93340">
      <w:pPr>
        <w:spacing w:line="480" w:lineRule="auto"/>
        <w:ind w:left="-709"/>
        <w:jc w:val="both"/>
        <w:rPr>
          <w:rFonts w:ascii="Arial" w:hAnsi="Arial" w:cs="Arial"/>
          <w:color w:val="0000FF"/>
        </w:rPr>
      </w:pPr>
      <w:r w:rsidRPr="00B93340">
        <w:rPr>
          <w:rFonts w:ascii="Arial" w:hAnsi="Arial" w:cs="Arial"/>
          <w:noProof/>
          <w:color w:val="000000"/>
        </w:rPr>
        <w:drawing>
          <wp:inline distT="0" distB="0" distL="0" distR="0" wp14:anchorId="3059DA65" wp14:editId="475517F2">
            <wp:extent cx="6624553" cy="4564380"/>
            <wp:effectExtent l="0" t="0" r="5080" b="7620"/>
            <wp:docPr id="14095233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3340" name=""/>
                    <pic:cNvPicPr/>
                  </pic:nvPicPr>
                  <pic:blipFill>
                    <a:blip r:embed="rId43"/>
                    <a:stretch>
                      <a:fillRect/>
                    </a:stretch>
                  </pic:blipFill>
                  <pic:spPr>
                    <a:xfrm>
                      <a:off x="0" y="0"/>
                      <a:ext cx="6632556" cy="4569894"/>
                    </a:xfrm>
                    <a:prstGeom prst="rect">
                      <a:avLst/>
                    </a:prstGeom>
                  </pic:spPr>
                </pic:pic>
              </a:graphicData>
            </a:graphic>
          </wp:inline>
        </w:drawing>
      </w:r>
    </w:p>
    <w:p w14:paraId="41A68678" w14:textId="77777777" w:rsidR="00B93340" w:rsidRDefault="00B93340" w:rsidP="00B93340">
      <w:pPr>
        <w:spacing w:line="480" w:lineRule="auto"/>
        <w:ind w:left="-709"/>
        <w:jc w:val="both"/>
        <w:rPr>
          <w:rFonts w:ascii="Arial" w:hAnsi="Arial" w:cs="Arial"/>
          <w:color w:val="0000FF"/>
        </w:rPr>
      </w:pPr>
    </w:p>
    <w:p w14:paraId="7EB8F536" w14:textId="4CE74A6F" w:rsidR="00B93340" w:rsidRDefault="006F5F9B" w:rsidP="00B93340">
      <w:pPr>
        <w:spacing w:line="480" w:lineRule="auto"/>
        <w:ind w:left="-709"/>
        <w:jc w:val="both"/>
        <w:rPr>
          <w:rFonts w:ascii="Arial" w:hAnsi="Arial" w:cs="Arial"/>
          <w:color w:val="0000FF"/>
        </w:rPr>
      </w:pPr>
      <w:r w:rsidRPr="006F5F9B">
        <w:rPr>
          <w:rFonts w:ascii="Arial" w:hAnsi="Arial" w:cs="Arial"/>
          <w:noProof/>
          <w:color w:val="000000"/>
        </w:rPr>
        <w:lastRenderedPageBreak/>
        <w:drawing>
          <wp:inline distT="0" distB="0" distL="0" distR="0" wp14:anchorId="601F553F" wp14:editId="668FE005">
            <wp:extent cx="5731510" cy="3887470"/>
            <wp:effectExtent l="0" t="0" r="2540" b="0"/>
            <wp:docPr id="877550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50926" name=""/>
                    <pic:cNvPicPr/>
                  </pic:nvPicPr>
                  <pic:blipFill>
                    <a:blip r:embed="rId44"/>
                    <a:stretch>
                      <a:fillRect/>
                    </a:stretch>
                  </pic:blipFill>
                  <pic:spPr>
                    <a:xfrm>
                      <a:off x="0" y="0"/>
                      <a:ext cx="5731510" cy="3887470"/>
                    </a:xfrm>
                    <a:prstGeom prst="rect">
                      <a:avLst/>
                    </a:prstGeom>
                  </pic:spPr>
                </pic:pic>
              </a:graphicData>
            </a:graphic>
          </wp:inline>
        </w:drawing>
      </w:r>
    </w:p>
    <w:p>
      <w:pStyle w:val="Caption"/>
      <w:r>
        <w:t>Tabla 19: Datos técnicos y especificaciones</w:t>
      </w:r>
    </w:p>
    <w:p w14:paraId="44DA7362" w14:textId="124F6B7E" w:rsidR="00643943" w:rsidRPr="00E245B7" w:rsidRDefault="00643943" w:rsidP="00B93340">
      <w:pPr>
        <w:spacing w:line="480" w:lineRule="auto"/>
        <w:ind w:left="-709"/>
        <w:jc w:val="both"/>
        <w:rPr>
          <w:rFonts w:ascii="Arial" w:hAnsi="Arial" w:cs="Arial"/>
          <w:color w:val="0000FF"/>
        </w:rPr>
      </w:pPr>
      <w:r w:rsidRPr="00643943">
        <w:rPr>
          <w:rFonts w:ascii="Arial" w:hAnsi="Arial" w:cs="Arial"/>
          <w:noProof/>
          <w:color w:val="000000"/>
        </w:rPr>
        <w:drawing>
          <wp:inline distT="0" distB="0" distL="0" distR="0" wp14:anchorId="5B1F158D" wp14:editId="19B62541">
            <wp:extent cx="5731510" cy="3688080"/>
            <wp:effectExtent l="0" t="0" r="2540" b="7620"/>
            <wp:docPr id="877240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40292" name=""/>
                    <pic:cNvPicPr/>
                  </pic:nvPicPr>
                  <pic:blipFill>
                    <a:blip r:embed="rId45"/>
                    <a:stretch>
                      <a:fillRect/>
                    </a:stretch>
                  </pic:blipFill>
                  <pic:spPr>
                    <a:xfrm>
                      <a:off x="0" y="0"/>
                      <a:ext cx="5731510" cy="3688080"/>
                    </a:xfrm>
                    <a:prstGeom prst="rect">
                      <a:avLst/>
                    </a:prstGeom>
                  </pic:spPr>
                </pic:pic>
              </a:graphicData>
            </a:graphic>
          </wp:inline>
        </w:drawing>
      </w:r>
    </w:p>
    <w:p w14:paraId="188DD014" w14:textId="73CD0745" w:rsidR="006057C0" w:rsidRPr="00E245B7" w:rsidRDefault="006057C0" w:rsidP="4C0AF0EB">
      <w:pPr>
        <w:spacing w:line="480" w:lineRule="auto"/>
        <w:jc w:val="both"/>
        <w:rPr>
          <w:rFonts w:ascii="Arial" w:hAnsi="Arial" w:cs="Arial"/>
          <w:color w:val="0000FF"/>
        </w:rPr>
      </w:pPr>
    </w:p>
    <w:p w14:paraId="57AD52B2" w14:textId="4B19CC6B" w:rsidR="006629D5" w:rsidRPr="00E245B7" w:rsidRDefault="006629D5" w:rsidP="005729C3">
      <w:pPr>
        <w:pStyle w:val="Ttulo2"/>
        <w:numPr>
          <w:ilvl w:val="1"/>
          <w:numId w:val="1"/>
        </w:numPr>
        <w:spacing w:line="480" w:lineRule="auto"/>
        <w:jc w:val="both"/>
        <w:rPr>
          <w:rFonts w:cs="Arial"/>
          <w:b w:val="0"/>
          <w:bCs/>
          <w:color w:val="auto"/>
          <w:szCs w:val="22"/>
          <w:lang w:eastAsia="en-US"/>
        </w:rPr>
      </w:pPr>
      <w:bookmarkStart w:id="53" w:name="_Toc227521391"/>
      <w:r w:rsidRPr="00E245B7">
        <w:rPr>
          <w:rFonts w:cs="Arial"/>
          <w:bCs/>
          <w:color w:val="000000"/>
          <w:szCs w:val="22"/>
          <w:lang w:eastAsia="en-US"/>
        </w:rPr>
        <w:lastRenderedPageBreak/>
        <w:t>D</w:t>
      </w:r>
      <w:r w:rsidR="006746FE" w:rsidRPr="00E245B7">
        <w:rPr>
          <w:rFonts w:cs="Arial"/>
          <w:bCs/>
          <w:color w:val="000000"/>
          <w:szCs w:val="22"/>
          <w:lang w:eastAsia="en-US"/>
        </w:rPr>
        <w:t>esarrollo</w:t>
      </w:r>
      <w:r w:rsidRPr="00E245B7">
        <w:rPr>
          <w:rFonts w:cs="Arial"/>
          <w:bCs/>
          <w:color w:val="000000"/>
          <w:szCs w:val="22"/>
          <w:lang w:eastAsia="en-US"/>
        </w:rPr>
        <w:t xml:space="preserve"> de la solución</w:t>
      </w:r>
      <w:bookmarkEnd w:id="53"/>
    </w:p>
    <w:p w14:paraId="05F7FC75" w14:textId="77777777" w:rsidR="00F24BC0" w:rsidRPr="00F24BC0" w:rsidRDefault="00F24BC0" w:rsidP="00F24BC0">
      <w:pPr>
        <w:spacing w:line="360" w:lineRule="auto"/>
        <w:jc w:val="both"/>
        <w:rPr>
          <w:rFonts w:ascii="Arial" w:hAnsi="Arial" w:cs="Arial"/>
        </w:rPr>
      </w:pPr>
      <w:r w:rsidRPr="00F24BC0">
        <w:rPr>
          <w:rFonts w:ascii="Arial" w:hAnsi="Arial" w:cs="Arial"/>
        </w:rPr>
        <w:t>Metodología aplicada: Scrum</w:t>
      </w:r>
    </w:p>
    <w:p>
      <w:pStyle w:val="Caption"/>
      <w:r>
        <w:t>Tabla 20: Datos técnicos y especificaciones</w:t>
      </w:r>
    </w:p>
    <w:p w14:paraId="7C1B394B" w14:textId="18214F8C" w:rsidR="00E319A5" w:rsidRDefault="00A54665" w:rsidP="00F24BC0">
      <w:pPr>
        <w:spacing w:line="360" w:lineRule="auto"/>
        <w:jc w:val="both"/>
        <w:rPr>
          <w:rFonts w:ascii="Arial" w:hAnsi="Arial" w:cs="Arial"/>
        </w:rPr>
      </w:pPr>
      <w:r w:rsidRPr="00A54665">
        <w:rPr>
          <w:rFonts w:ascii="Arial" w:hAnsi="Arial" w:cs="Arial"/>
        </w:rPr>
        <w:t xml:space="preserve">El desarrollo del sistema se ejecutó bajo la metodología ágil Scrum, con </w:t>
      </w:r>
      <w:proofErr w:type="spellStart"/>
      <w:r w:rsidRPr="00A54665">
        <w:rPr>
          <w:rFonts w:ascii="Arial" w:hAnsi="Arial" w:cs="Arial"/>
        </w:rPr>
        <w:t>sprints</w:t>
      </w:r>
      <w:proofErr w:type="spellEnd"/>
      <w:r w:rsidRPr="00A54665">
        <w:rPr>
          <w:rFonts w:ascii="Arial" w:hAnsi="Arial" w:cs="Arial"/>
        </w:rPr>
        <w:t xml:space="preserve"> de una semana de duración, ceremonias obligatorias (Sprint </w:t>
      </w:r>
      <w:proofErr w:type="spellStart"/>
      <w:r w:rsidRPr="00A54665">
        <w:rPr>
          <w:rFonts w:ascii="Arial" w:hAnsi="Arial" w:cs="Arial"/>
        </w:rPr>
        <w:t>Planning</w:t>
      </w:r>
      <w:proofErr w:type="spellEnd"/>
      <w:r w:rsidRPr="00A54665">
        <w:rPr>
          <w:rFonts w:ascii="Arial" w:hAnsi="Arial" w:cs="Arial"/>
        </w:rPr>
        <w:t xml:space="preserve">, Daily </w:t>
      </w:r>
      <w:proofErr w:type="spellStart"/>
      <w:r w:rsidRPr="00A54665">
        <w:rPr>
          <w:rFonts w:ascii="Arial" w:hAnsi="Arial" w:cs="Arial"/>
        </w:rPr>
        <w:t>Standup</w:t>
      </w:r>
      <w:proofErr w:type="spellEnd"/>
      <w:r w:rsidRPr="00A54665">
        <w:rPr>
          <w:rFonts w:ascii="Arial" w:hAnsi="Arial" w:cs="Arial"/>
        </w:rPr>
        <w:t xml:space="preserve">, Sprint </w:t>
      </w:r>
      <w:proofErr w:type="spellStart"/>
      <w:r w:rsidRPr="00A54665">
        <w:rPr>
          <w:rFonts w:ascii="Arial" w:hAnsi="Arial" w:cs="Arial"/>
        </w:rPr>
        <w:t>Review</w:t>
      </w:r>
      <w:proofErr w:type="spellEnd"/>
      <w:r w:rsidRPr="00A54665">
        <w:rPr>
          <w:rFonts w:ascii="Arial" w:hAnsi="Arial" w:cs="Arial"/>
        </w:rPr>
        <w:t xml:space="preserve"> y Sprint Retrospective) y seguimiento de tareas mediante Jira. El equipo estuvo conformado por Hernán Mateo Jurado Morán y Raúl Sebastián Cruz Baño como desarrolladores y responsables de la documentación del proyecto, y Víctor Javier Gómez Regalado como tutor. La estrategia de desarrollo adoptó un enfoque híbrido: los </w:t>
      </w:r>
      <w:proofErr w:type="spellStart"/>
      <w:r w:rsidRPr="00A54665">
        <w:rPr>
          <w:rFonts w:ascii="Arial" w:hAnsi="Arial" w:cs="Arial"/>
        </w:rPr>
        <w:t>Sprints</w:t>
      </w:r>
      <w:proofErr w:type="spellEnd"/>
      <w:r w:rsidRPr="00A54665">
        <w:rPr>
          <w:rFonts w:ascii="Arial" w:hAnsi="Arial" w:cs="Arial"/>
        </w:rPr>
        <w:t xml:space="preserve"> 0 al 4 se ejecutaron de forma horizontal, avanzando simultáneamente una capa de infraestructura en todos los microservicios; a partir del Sprint 5 se adoptó un enfoque vertical por grupos, completando </w:t>
      </w:r>
      <w:proofErr w:type="spellStart"/>
      <w:r w:rsidRPr="00A54665">
        <w:rPr>
          <w:rFonts w:ascii="Arial" w:hAnsi="Arial" w:cs="Arial"/>
        </w:rPr>
        <w:t>backend</w:t>
      </w:r>
      <w:proofErr w:type="spellEnd"/>
      <w:r w:rsidRPr="00A54665">
        <w:rPr>
          <w:rFonts w:ascii="Arial" w:hAnsi="Arial" w:cs="Arial"/>
        </w:rPr>
        <w:t xml:space="preserve">, </w:t>
      </w:r>
      <w:proofErr w:type="spellStart"/>
      <w:r w:rsidRPr="00A54665">
        <w:rPr>
          <w:rFonts w:ascii="Arial" w:hAnsi="Arial" w:cs="Arial"/>
        </w:rPr>
        <w:t>frontend</w:t>
      </w:r>
      <w:proofErr w:type="spellEnd"/>
      <w:r w:rsidRPr="00A54665">
        <w:rPr>
          <w:rFonts w:ascii="Arial" w:hAnsi="Arial" w:cs="Arial"/>
        </w:rPr>
        <w:t xml:space="preserve"> y pruebas de un grupo de microservicios antes de pasar al siguiente.</w:t>
      </w:r>
    </w:p>
    <w:p w14:paraId="49F08C9B" w14:textId="58033F09" w:rsidR="00774979" w:rsidRPr="00774979" w:rsidRDefault="00774979" w:rsidP="00F24BC0">
      <w:pPr>
        <w:spacing w:line="360" w:lineRule="auto"/>
        <w:jc w:val="both"/>
        <w:rPr>
          <w:rFonts w:ascii="Arial" w:hAnsi="Arial" w:cs="Arial"/>
          <w:b/>
          <w:bCs/>
        </w:rPr>
      </w:pPr>
      <w:proofErr w:type="spellStart"/>
      <w:r w:rsidRPr="00774979">
        <w:rPr>
          <w:rFonts w:ascii="Arial" w:hAnsi="Arial" w:cs="Arial"/>
          <w:b/>
          <w:bCs/>
        </w:rPr>
        <w:t>Product</w:t>
      </w:r>
      <w:proofErr w:type="spellEnd"/>
      <w:r w:rsidRPr="00774979">
        <w:rPr>
          <w:rFonts w:ascii="Arial" w:hAnsi="Arial" w:cs="Arial"/>
          <w:b/>
          <w:bCs/>
        </w:rPr>
        <w:t xml:space="preserve"> Backlog priorizado</w:t>
      </w:r>
    </w:p>
    <w:p w14:paraId="414F8174" w14:textId="77777777" w:rsidR="00A54665" w:rsidRPr="00A54665" w:rsidRDefault="00A54665" w:rsidP="00A54665">
      <w:pPr>
        <w:spacing w:line="360" w:lineRule="auto"/>
        <w:jc w:val="both"/>
        <w:rPr>
          <w:rFonts w:ascii="Arial" w:hAnsi="Arial" w:cs="Arial"/>
        </w:rPr>
      </w:pPr>
      <w:r w:rsidRPr="00A54665">
        <w:rPr>
          <w:rFonts w:ascii="Arial" w:hAnsi="Arial" w:cs="Arial"/>
        </w:rPr>
        <w:t xml:space="preserve">El </w:t>
      </w:r>
      <w:proofErr w:type="spellStart"/>
      <w:r w:rsidRPr="00A54665">
        <w:rPr>
          <w:rFonts w:ascii="Arial" w:hAnsi="Arial" w:cs="Arial"/>
        </w:rPr>
        <w:t>Product</w:t>
      </w:r>
      <w:proofErr w:type="spellEnd"/>
      <w:r w:rsidRPr="00A54665">
        <w:rPr>
          <w:rFonts w:ascii="Arial" w:hAnsi="Arial" w:cs="Arial"/>
        </w:rPr>
        <w:t xml:space="preserve"> Backlog del proyecto se organizó en 14 </w:t>
      </w:r>
      <w:proofErr w:type="spellStart"/>
      <w:r w:rsidRPr="00A54665">
        <w:rPr>
          <w:rFonts w:ascii="Arial" w:hAnsi="Arial" w:cs="Arial"/>
        </w:rPr>
        <w:t>sprints</w:t>
      </w:r>
      <w:proofErr w:type="spellEnd"/>
      <w:r w:rsidRPr="00A54665">
        <w:rPr>
          <w:rFonts w:ascii="Arial" w:hAnsi="Arial" w:cs="Arial"/>
        </w:rPr>
        <w:t xml:space="preserve"> distribuidos en cuatro fases: Infraestructura Horizontal (</w:t>
      </w:r>
      <w:proofErr w:type="spellStart"/>
      <w:r w:rsidRPr="00A54665">
        <w:rPr>
          <w:rFonts w:ascii="Arial" w:hAnsi="Arial" w:cs="Arial"/>
        </w:rPr>
        <w:t>Sprints</w:t>
      </w:r>
      <w:proofErr w:type="spellEnd"/>
      <w:r w:rsidRPr="00A54665">
        <w:rPr>
          <w:rFonts w:ascii="Arial" w:hAnsi="Arial" w:cs="Arial"/>
        </w:rPr>
        <w:t xml:space="preserve"> 0–4), Fase 1 Grupo A (</w:t>
      </w:r>
      <w:proofErr w:type="spellStart"/>
      <w:r w:rsidRPr="00A54665">
        <w:rPr>
          <w:rFonts w:ascii="Arial" w:hAnsi="Arial" w:cs="Arial"/>
        </w:rPr>
        <w:t>Sprints</w:t>
      </w:r>
      <w:proofErr w:type="spellEnd"/>
      <w:r w:rsidRPr="00A54665">
        <w:rPr>
          <w:rFonts w:ascii="Arial" w:hAnsi="Arial" w:cs="Arial"/>
        </w:rPr>
        <w:t xml:space="preserve"> 5–8), Estabilización (Sprint 9) y Fase 2 Grupo B con Cierre (</w:t>
      </w:r>
      <w:proofErr w:type="spellStart"/>
      <w:r w:rsidRPr="00A54665">
        <w:rPr>
          <w:rFonts w:ascii="Arial" w:hAnsi="Arial" w:cs="Arial"/>
        </w:rPr>
        <w:t>Sprints</w:t>
      </w:r>
      <w:proofErr w:type="spellEnd"/>
      <w:r w:rsidRPr="00A54665">
        <w:rPr>
          <w:rFonts w:ascii="Arial" w:hAnsi="Arial" w:cs="Arial"/>
        </w:rPr>
        <w:t xml:space="preserve"> 10–13). Los microservicios se dividieron en dos grupos según su complejidad y dependencias:</w:t>
      </w:r>
    </w:p>
    <w:p w14:paraId="22261A55" w14:textId="77777777" w:rsidR="00A54665" w:rsidRPr="00A54665" w:rsidRDefault="00A54665" w:rsidP="00A54665">
      <w:pPr>
        <w:spacing w:line="360" w:lineRule="auto"/>
        <w:jc w:val="both"/>
        <w:rPr>
          <w:rFonts w:ascii="Arial" w:hAnsi="Arial" w:cs="Arial"/>
        </w:rPr>
      </w:pPr>
    </w:p>
    <w:p w14:paraId="2ACCE487" w14:textId="77777777" w:rsidR="00A54665" w:rsidRPr="00A54665" w:rsidRDefault="00A54665" w:rsidP="00A54665">
      <w:pPr>
        <w:spacing w:line="360" w:lineRule="auto"/>
        <w:jc w:val="both"/>
        <w:rPr>
          <w:rFonts w:ascii="Arial" w:hAnsi="Arial" w:cs="Arial"/>
        </w:rPr>
      </w:pPr>
      <w:r w:rsidRPr="00A54665">
        <w:rPr>
          <w:rFonts w:ascii="Arial" w:hAnsi="Arial" w:cs="Arial"/>
        </w:rPr>
        <w:t>Grupo A — Microservicios principales (6 MS): MS-Auth, MS-Estudiantes, MS-Instructores, MS-Vehículos, MS-Asignaciones y MS-Cobros. Concentran la mayor carga de lógica de negocio.</w:t>
      </w:r>
    </w:p>
    <w:p w14:paraId="376F89B5" w14:textId="1167EAFC" w:rsidR="00A026E8" w:rsidRPr="00A026E8" w:rsidRDefault="00A54665" w:rsidP="00A54665">
      <w:pPr>
        <w:spacing w:line="360" w:lineRule="auto"/>
        <w:jc w:val="both"/>
        <w:rPr>
          <w:rFonts w:ascii="Arial" w:hAnsi="Arial" w:cs="Arial"/>
        </w:rPr>
      </w:pPr>
      <w:r w:rsidRPr="00A54665">
        <w:rPr>
          <w:rFonts w:ascii="Arial" w:hAnsi="Arial" w:cs="Arial"/>
        </w:rPr>
        <w:t>Grupo B — Microservicios secundarios (2 MS): MS-Notificaciones y MS-Reportes. Dependen de los datos y eventos del Grupo A.</w:t>
      </w:r>
    </w:p>
    <w:p w14:paraId="01440F69" w14:textId="4D02C782" w:rsidR="00F24BC0" w:rsidRDefault="00A026E8" w:rsidP="00A026E8">
      <w:pPr>
        <w:spacing w:line="360" w:lineRule="auto"/>
        <w:jc w:val="both"/>
        <w:rPr>
          <w:rFonts w:ascii="Arial" w:hAnsi="Arial" w:cs="Arial"/>
        </w:rPr>
      </w:pPr>
      <w:r w:rsidRPr="00A026E8">
        <w:rPr>
          <w:rFonts w:ascii="Arial" w:hAnsi="Arial" w:cs="Arial"/>
        </w:rPr>
        <w:t>La tabla a continuación resume el backlog de alto nivel con su estado de ejecución al momento de redacción de este documento:</w:t>
      </w:r>
    </w:p>
    <w:tbl>
      <w:tblPr>
        <w:tblStyle w:val="Tablaconcuadrcula"/>
        <w:tblW w:w="0" w:type="auto"/>
        <w:tblLook w:val="04A0" w:firstRow="1" w:lastRow="0" w:firstColumn="1" w:lastColumn="0" w:noHBand="0" w:noVBand="1"/>
      </w:tblPr>
      <w:tblGrid>
        <w:gridCol w:w="704"/>
        <w:gridCol w:w="5954"/>
        <w:gridCol w:w="1134"/>
        <w:gridCol w:w="1224"/>
      </w:tblGrid>
      <w:tr w:rsidR="00A54665" w:rsidRPr="00175FA0" w14:paraId="53AC7C7A" w14:textId="77777777" w:rsidTr="00175FA0">
        <w:tc>
          <w:tcPr>
            <w:tcW w:w="704" w:type="dxa"/>
          </w:tcPr>
          <w:p w14:paraId="3B307C5B"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ID</w:t>
            </w:r>
          </w:p>
        </w:tc>
        <w:tc>
          <w:tcPr>
            <w:tcW w:w="5954" w:type="dxa"/>
          </w:tcPr>
          <w:p w14:paraId="4E1F72DE"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Épica / Foco</w:t>
            </w:r>
          </w:p>
        </w:tc>
        <w:tc>
          <w:tcPr>
            <w:tcW w:w="1134" w:type="dxa"/>
          </w:tcPr>
          <w:p w14:paraId="27869740"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Sprint</w:t>
            </w:r>
          </w:p>
        </w:tc>
        <w:tc>
          <w:tcPr>
            <w:tcW w:w="1224" w:type="dxa"/>
          </w:tcPr>
          <w:p w14:paraId="71653B9A"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2FE9B340" w14:textId="77777777" w:rsidTr="00175FA0">
        <w:tc>
          <w:tcPr>
            <w:tcW w:w="704" w:type="dxa"/>
          </w:tcPr>
          <w:p w14:paraId="1B30462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S0</w:t>
            </w:r>
          </w:p>
        </w:tc>
        <w:tc>
          <w:tcPr>
            <w:tcW w:w="5954" w:type="dxa"/>
          </w:tcPr>
          <w:p w14:paraId="25FF832F"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Setup</w:t>
            </w:r>
            <w:proofErr w:type="spellEnd"/>
            <w:r w:rsidRPr="00A54665">
              <w:rPr>
                <w:rFonts w:ascii="Arial" w:hAnsi="Arial" w:cs="Arial"/>
                <w:sz w:val="20"/>
                <w:szCs w:val="20"/>
              </w:rPr>
              <w:t xml:space="preserve"> </w:t>
            </w:r>
            <w:proofErr w:type="spellStart"/>
            <w:r w:rsidRPr="00A54665">
              <w:rPr>
                <w:rFonts w:ascii="Arial" w:hAnsi="Arial" w:cs="Arial"/>
                <w:sz w:val="20"/>
                <w:szCs w:val="20"/>
              </w:rPr>
              <w:t>monorepo</w:t>
            </w:r>
            <w:proofErr w:type="spellEnd"/>
            <w:r w:rsidRPr="00A54665">
              <w:rPr>
                <w:rFonts w:ascii="Arial" w:hAnsi="Arial" w:cs="Arial"/>
                <w:sz w:val="20"/>
                <w:szCs w:val="20"/>
              </w:rPr>
              <w:t xml:space="preserve"> + infraestructura Docker</w:t>
            </w:r>
          </w:p>
        </w:tc>
        <w:tc>
          <w:tcPr>
            <w:tcW w:w="1134" w:type="dxa"/>
          </w:tcPr>
          <w:p w14:paraId="56586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0</w:t>
            </w:r>
          </w:p>
        </w:tc>
        <w:tc>
          <w:tcPr>
            <w:tcW w:w="1224" w:type="dxa"/>
          </w:tcPr>
          <w:p w14:paraId="195D6B4A" w14:textId="58E3281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E4FCEE7" w14:textId="77777777" w:rsidTr="00175FA0">
        <w:tc>
          <w:tcPr>
            <w:tcW w:w="704" w:type="dxa"/>
          </w:tcPr>
          <w:p w14:paraId="338E6F0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w:t>
            </w:r>
          </w:p>
        </w:tc>
        <w:tc>
          <w:tcPr>
            <w:tcW w:w="5954" w:type="dxa"/>
          </w:tcPr>
          <w:p w14:paraId="7A460BA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Estructura Maven + Eureka + Gateway + </w:t>
            </w:r>
            <w:proofErr w:type="spellStart"/>
            <w:r w:rsidRPr="00A54665">
              <w:rPr>
                <w:rFonts w:ascii="Arial" w:hAnsi="Arial" w:cs="Arial"/>
                <w:sz w:val="20"/>
                <w:szCs w:val="20"/>
              </w:rPr>
              <w:t>Contenedorización</w:t>
            </w:r>
            <w:proofErr w:type="spellEnd"/>
          </w:p>
        </w:tc>
        <w:tc>
          <w:tcPr>
            <w:tcW w:w="1134" w:type="dxa"/>
          </w:tcPr>
          <w:p w14:paraId="6C3AC52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w:t>
            </w:r>
          </w:p>
        </w:tc>
        <w:tc>
          <w:tcPr>
            <w:tcW w:w="1224" w:type="dxa"/>
          </w:tcPr>
          <w:p w14:paraId="25AAA384" w14:textId="1D86C10C"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F05870D" w14:textId="77777777" w:rsidTr="00175FA0">
        <w:tc>
          <w:tcPr>
            <w:tcW w:w="704" w:type="dxa"/>
          </w:tcPr>
          <w:p w14:paraId="76C1467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S2</w:t>
            </w:r>
          </w:p>
        </w:tc>
        <w:tc>
          <w:tcPr>
            <w:tcW w:w="5954" w:type="dxa"/>
          </w:tcPr>
          <w:p w14:paraId="6FBA09B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Diseño BD + Migraciones </w:t>
            </w:r>
            <w:proofErr w:type="spellStart"/>
            <w:r w:rsidRPr="00A54665">
              <w:rPr>
                <w:rFonts w:ascii="Arial" w:hAnsi="Arial" w:cs="Arial"/>
                <w:sz w:val="20"/>
                <w:szCs w:val="20"/>
              </w:rPr>
              <w:t>Flyway</w:t>
            </w:r>
            <w:proofErr w:type="spellEnd"/>
            <w:r w:rsidRPr="00A54665">
              <w:rPr>
                <w:rFonts w:ascii="Arial" w:hAnsi="Arial" w:cs="Arial"/>
                <w:sz w:val="20"/>
                <w:szCs w:val="20"/>
              </w:rPr>
              <w:t xml:space="preserve"> + Entidades JPA</w:t>
            </w:r>
          </w:p>
        </w:tc>
        <w:tc>
          <w:tcPr>
            <w:tcW w:w="1134" w:type="dxa"/>
          </w:tcPr>
          <w:p w14:paraId="4F12B4E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2</w:t>
            </w:r>
          </w:p>
        </w:tc>
        <w:tc>
          <w:tcPr>
            <w:tcW w:w="1224" w:type="dxa"/>
          </w:tcPr>
          <w:p w14:paraId="1BB1CCAB" w14:textId="55A89B0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5E6F5D" w14:textId="77777777" w:rsidTr="00175FA0">
        <w:tc>
          <w:tcPr>
            <w:tcW w:w="704" w:type="dxa"/>
          </w:tcPr>
          <w:p w14:paraId="621AC9C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S3</w:t>
            </w:r>
          </w:p>
        </w:tc>
        <w:tc>
          <w:tcPr>
            <w:tcW w:w="5954" w:type="dxa"/>
          </w:tcPr>
          <w:p w14:paraId="38BB98C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Mensajería </w:t>
            </w:r>
            <w:proofErr w:type="spellStart"/>
            <w:r w:rsidRPr="00A54665">
              <w:rPr>
                <w:rFonts w:ascii="Arial" w:hAnsi="Arial" w:cs="Arial"/>
                <w:sz w:val="20"/>
                <w:szCs w:val="20"/>
              </w:rPr>
              <w:t>RabbitMQ</w:t>
            </w:r>
            <w:proofErr w:type="spellEnd"/>
            <w:r w:rsidRPr="00A54665">
              <w:rPr>
                <w:rFonts w:ascii="Arial" w:hAnsi="Arial" w:cs="Arial"/>
                <w:sz w:val="20"/>
                <w:szCs w:val="20"/>
              </w:rPr>
              <w:t xml:space="preserve"> + eventos asíncronos + idempotencia</w:t>
            </w:r>
          </w:p>
        </w:tc>
        <w:tc>
          <w:tcPr>
            <w:tcW w:w="1134" w:type="dxa"/>
          </w:tcPr>
          <w:p w14:paraId="0FE1010F"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3</w:t>
            </w:r>
          </w:p>
        </w:tc>
        <w:tc>
          <w:tcPr>
            <w:tcW w:w="1224" w:type="dxa"/>
          </w:tcPr>
          <w:p w14:paraId="45F24C1B" w14:textId="405092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4B28CF" w14:textId="77777777" w:rsidTr="00175FA0">
        <w:tc>
          <w:tcPr>
            <w:tcW w:w="704" w:type="dxa"/>
          </w:tcPr>
          <w:p w14:paraId="70E32E8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S4</w:t>
            </w:r>
          </w:p>
        </w:tc>
        <w:tc>
          <w:tcPr>
            <w:tcW w:w="5954" w:type="dxa"/>
          </w:tcPr>
          <w:p w14:paraId="567CF90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Autenticación JWT + API Gateway + Notificaciones base</w:t>
            </w:r>
          </w:p>
        </w:tc>
        <w:tc>
          <w:tcPr>
            <w:tcW w:w="1134" w:type="dxa"/>
          </w:tcPr>
          <w:p w14:paraId="136AC23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4</w:t>
            </w:r>
          </w:p>
        </w:tc>
        <w:tc>
          <w:tcPr>
            <w:tcW w:w="1224" w:type="dxa"/>
          </w:tcPr>
          <w:p w14:paraId="01A85ED8" w14:textId="6E11C185"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044F916" w14:textId="77777777" w:rsidTr="00175FA0">
        <w:tc>
          <w:tcPr>
            <w:tcW w:w="704" w:type="dxa"/>
          </w:tcPr>
          <w:p w14:paraId="65696AB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S5</w:t>
            </w:r>
          </w:p>
        </w:tc>
        <w:tc>
          <w:tcPr>
            <w:tcW w:w="5954" w:type="dxa"/>
          </w:tcPr>
          <w:p w14:paraId="182FA179"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pt.1: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Auth, Estudiantes, Instructores, Vehículos</w:t>
            </w:r>
          </w:p>
        </w:tc>
        <w:tc>
          <w:tcPr>
            <w:tcW w:w="1134" w:type="dxa"/>
          </w:tcPr>
          <w:p w14:paraId="7652568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5</w:t>
            </w:r>
          </w:p>
        </w:tc>
        <w:tc>
          <w:tcPr>
            <w:tcW w:w="1224" w:type="dxa"/>
          </w:tcPr>
          <w:p w14:paraId="4FCF56E2" w14:textId="3A39F6E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D659B30" w14:textId="77777777" w:rsidTr="00175FA0">
        <w:tc>
          <w:tcPr>
            <w:tcW w:w="704" w:type="dxa"/>
          </w:tcPr>
          <w:p w14:paraId="5114AAC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S6</w:t>
            </w:r>
          </w:p>
        </w:tc>
        <w:tc>
          <w:tcPr>
            <w:tcW w:w="5954" w:type="dxa"/>
          </w:tcPr>
          <w:p w14:paraId="20E8F38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A pt.2: </w:t>
            </w:r>
            <w:proofErr w:type="spellStart"/>
            <w:r w:rsidRPr="00A54665">
              <w:rPr>
                <w:rFonts w:ascii="Arial" w:hAnsi="Arial" w:cs="Arial"/>
                <w:sz w:val="20"/>
                <w:szCs w:val="20"/>
              </w:rPr>
              <w:t>CRUDs</w:t>
            </w:r>
            <w:proofErr w:type="spellEnd"/>
            <w:r w:rsidRPr="00A54665">
              <w:rPr>
                <w:rFonts w:ascii="Arial" w:hAnsi="Arial" w:cs="Arial"/>
                <w:sz w:val="20"/>
                <w:szCs w:val="20"/>
              </w:rPr>
              <w:t xml:space="preserve"> Asignaciones, Cobros, Resilience4j</w:t>
            </w:r>
          </w:p>
        </w:tc>
        <w:tc>
          <w:tcPr>
            <w:tcW w:w="1134" w:type="dxa"/>
          </w:tcPr>
          <w:p w14:paraId="23D279D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6</w:t>
            </w:r>
          </w:p>
        </w:tc>
        <w:tc>
          <w:tcPr>
            <w:tcW w:w="1224" w:type="dxa"/>
          </w:tcPr>
          <w:p w14:paraId="5C9864F3" w14:textId="5CC2428D"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AE487F2" w14:textId="77777777" w:rsidTr="00175FA0">
        <w:tc>
          <w:tcPr>
            <w:tcW w:w="704" w:type="dxa"/>
          </w:tcPr>
          <w:p w14:paraId="1DFF634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lastRenderedPageBreak/>
              <w:t>S7</w:t>
            </w:r>
          </w:p>
        </w:tc>
        <w:tc>
          <w:tcPr>
            <w:tcW w:w="5954" w:type="dxa"/>
          </w:tcPr>
          <w:p w14:paraId="699017F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completo Grupo A (Vue 3, </w:t>
            </w:r>
            <w:proofErr w:type="spellStart"/>
            <w:r w:rsidRPr="00A54665">
              <w:rPr>
                <w:rFonts w:ascii="Arial" w:hAnsi="Arial" w:cs="Arial"/>
                <w:sz w:val="20"/>
                <w:szCs w:val="20"/>
              </w:rPr>
              <w:t>PrimeVue</w:t>
            </w:r>
            <w:proofErr w:type="spellEnd"/>
            <w:r w:rsidRPr="00A54665">
              <w:rPr>
                <w:rFonts w:ascii="Arial" w:hAnsi="Arial" w:cs="Arial"/>
                <w:sz w:val="20"/>
                <w:szCs w:val="20"/>
              </w:rPr>
              <w:t xml:space="preserve">, </w:t>
            </w:r>
            <w:proofErr w:type="spellStart"/>
            <w:r w:rsidRPr="00A54665">
              <w:rPr>
                <w:rFonts w:ascii="Arial" w:hAnsi="Arial" w:cs="Arial"/>
                <w:sz w:val="20"/>
                <w:szCs w:val="20"/>
              </w:rPr>
              <w:t>FullCalendar</w:t>
            </w:r>
            <w:proofErr w:type="spellEnd"/>
            <w:r w:rsidRPr="00A54665">
              <w:rPr>
                <w:rFonts w:ascii="Arial" w:hAnsi="Arial" w:cs="Arial"/>
                <w:sz w:val="20"/>
                <w:szCs w:val="20"/>
              </w:rPr>
              <w:t>)</w:t>
            </w:r>
          </w:p>
        </w:tc>
        <w:tc>
          <w:tcPr>
            <w:tcW w:w="1134" w:type="dxa"/>
          </w:tcPr>
          <w:p w14:paraId="57F37C8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7</w:t>
            </w:r>
          </w:p>
        </w:tc>
        <w:tc>
          <w:tcPr>
            <w:tcW w:w="1224" w:type="dxa"/>
          </w:tcPr>
          <w:p w14:paraId="32FC0F52" w14:textId="2380095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402D449" w14:textId="77777777" w:rsidTr="00175FA0">
        <w:tc>
          <w:tcPr>
            <w:tcW w:w="704" w:type="dxa"/>
          </w:tcPr>
          <w:p w14:paraId="7C40098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S8</w:t>
            </w:r>
          </w:p>
        </w:tc>
        <w:tc>
          <w:tcPr>
            <w:tcW w:w="5954" w:type="dxa"/>
          </w:tcPr>
          <w:p w14:paraId="3FB99BB7"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A: unitario, integración y E2E Cypress</w:t>
            </w:r>
          </w:p>
        </w:tc>
        <w:tc>
          <w:tcPr>
            <w:tcW w:w="1134" w:type="dxa"/>
          </w:tcPr>
          <w:p w14:paraId="4E978D14"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8</w:t>
            </w:r>
          </w:p>
        </w:tc>
        <w:tc>
          <w:tcPr>
            <w:tcW w:w="1224" w:type="dxa"/>
          </w:tcPr>
          <w:p w14:paraId="270C0AB0" w14:textId="01F43571"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1DB76D98" w14:textId="77777777" w:rsidTr="00175FA0">
        <w:tc>
          <w:tcPr>
            <w:tcW w:w="704" w:type="dxa"/>
          </w:tcPr>
          <w:p w14:paraId="4B96BFE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S9</w:t>
            </w:r>
          </w:p>
        </w:tc>
        <w:tc>
          <w:tcPr>
            <w:tcW w:w="5954" w:type="dxa"/>
          </w:tcPr>
          <w:p w14:paraId="714CAA0D"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Estabilización: CI/CD, </w:t>
            </w:r>
            <w:proofErr w:type="spellStart"/>
            <w:r w:rsidRPr="00A54665">
              <w:rPr>
                <w:rFonts w:ascii="Arial" w:hAnsi="Arial" w:cs="Arial"/>
                <w:sz w:val="20"/>
                <w:szCs w:val="20"/>
              </w:rPr>
              <w:t>refactor</w:t>
            </w:r>
            <w:proofErr w:type="spellEnd"/>
            <w:r w:rsidRPr="00A54665">
              <w:rPr>
                <w:rFonts w:ascii="Arial" w:hAnsi="Arial" w:cs="Arial"/>
                <w:sz w:val="20"/>
                <w:szCs w:val="20"/>
              </w:rPr>
              <w:t xml:space="preserve"> de estados, modelo de crédito, 6 validaciones </w:t>
            </w:r>
            <w:proofErr w:type="spellStart"/>
            <w:r w:rsidRPr="00A54665">
              <w:rPr>
                <w:rFonts w:ascii="Arial" w:hAnsi="Arial" w:cs="Arial"/>
                <w:sz w:val="20"/>
                <w:szCs w:val="20"/>
              </w:rPr>
              <w:t>cross</w:t>
            </w:r>
            <w:proofErr w:type="spellEnd"/>
            <w:r w:rsidRPr="00A54665">
              <w:rPr>
                <w:rFonts w:ascii="Arial" w:hAnsi="Arial" w:cs="Arial"/>
                <w:sz w:val="20"/>
                <w:szCs w:val="20"/>
              </w:rPr>
              <w:t>-MS</w:t>
            </w:r>
          </w:p>
        </w:tc>
        <w:tc>
          <w:tcPr>
            <w:tcW w:w="1134" w:type="dxa"/>
          </w:tcPr>
          <w:p w14:paraId="2524AA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9</w:t>
            </w:r>
          </w:p>
        </w:tc>
        <w:tc>
          <w:tcPr>
            <w:tcW w:w="1224" w:type="dxa"/>
          </w:tcPr>
          <w:p w14:paraId="0AA2AC44" w14:textId="10B2DEC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7868FD8" w14:textId="77777777" w:rsidTr="00175FA0">
        <w:tc>
          <w:tcPr>
            <w:tcW w:w="704" w:type="dxa"/>
          </w:tcPr>
          <w:p w14:paraId="20F41F3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S10</w:t>
            </w:r>
          </w:p>
        </w:tc>
        <w:tc>
          <w:tcPr>
            <w:tcW w:w="5954" w:type="dxa"/>
          </w:tcPr>
          <w:p w14:paraId="505F116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Backend</w:t>
            </w:r>
            <w:proofErr w:type="spellEnd"/>
            <w:r w:rsidRPr="00A54665">
              <w:rPr>
                <w:rFonts w:ascii="Arial" w:hAnsi="Arial" w:cs="Arial"/>
                <w:sz w:val="20"/>
                <w:szCs w:val="20"/>
              </w:rPr>
              <w:t xml:space="preserve"> Grupo B: MS-Notificaciones + MS-Reportes (PDF/Excel)</w:t>
            </w:r>
          </w:p>
        </w:tc>
        <w:tc>
          <w:tcPr>
            <w:tcW w:w="1134" w:type="dxa"/>
          </w:tcPr>
          <w:p w14:paraId="6A2C20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10</w:t>
            </w:r>
          </w:p>
        </w:tc>
        <w:tc>
          <w:tcPr>
            <w:tcW w:w="1224" w:type="dxa"/>
          </w:tcPr>
          <w:p w14:paraId="39F2ED4E" w14:textId="391A6BD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35CA3CF" w14:textId="77777777" w:rsidTr="00175FA0">
        <w:tc>
          <w:tcPr>
            <w:tcW w:w="704" w:type="dxa"/>
          </w:tcPr>
          <w:p w14:paraId="404928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S11</w:t>
            </w:r>
          </w:p>
        </w:tc>
        <w:tc>
          <w:tcPr>
            <w:tcW w:w="5954" w:type="dxa"/>
          </w:tcPr>
          <w:p w14:paraId="519F2C6A"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Frontend</w:t>
            </w:r>
            <w:proofErr w:type="spellEnd"/>
            <w:r w:rsidRPr="00A54665">
              <w:rPr>
                <w:rFonts w:ascii="Arial" w:hAnsi="Arial" w:cs="Arial"/>
                <w:sz w:val="20"/>
                <w:szCs w:val="20"/>
              </w:rPr>
              <w:t xml:space="preserve"> Grupo B: </w:t>
            </w:r>
            <w:proofErr w:type="spellStart"/>
            <w:r w:rsidRPr="00A54665">
              <w:rPr>
                <w:rFonts w:ascii="Arial" w:hAnsi="Arial" w:cs="Arial"/>
                <w:sz w:val="20"/>
                <w:szCs w:val="20"/>
              </w:rPr>
              <w:t>Dashboard</w:t>
            </w:r>
            <w:proofErr w:type="spellEnd"/>
            <w:r w:rsidRPr="00A54665">
              <w:rPr>
                <w:rFonts w:ascii="Arial" w:hAnsi="Arial" w:cs="Arial"/>
                <w:sz w:val="20"/>
                <w:szCs w:val="20"/>
              </w:rPr>
              <w:t xml:space="preserve"> </w:t>
            </w:r>
            <w:proofErr w:type="spellStart"/>
            <w:r w:rsidRPr="00A54665">
              <w:rPr>
                <w:rFonts w:ascii="Arial" w:hAnsi="Arial" w:cs="Arial"/>
                <w:sz w:val="20"/>
                <w:szCs w:val="20"/>
              </w:rPr>
              <w:t>KPIs</w:t>
            </w:r>
            <w:proofErr w:type="spellEnd"/>
            <w:r w:rsidRPr="00A54665">
              <w:rPr>
                <w:rFonts w:ascii="Arial" w:hAnsi="Arial" w:cs="Arial"/>
                <w:sz w:val="20"/>
                <w:szCs w:val="20"/>
              </w:rPr>
              <w:t xml:space="preserve">, reportes UI, </w:t>
            </w:r>
            <w:proofErr w:type="spellStart"/>
            <w:r w:rsidRPr="00A54665">
              <w:rPr>
                <w:rFonts w:ascii="Arial" w:hAnsi="Arial" w:cs="Arial"/>
                <w:sz w:val="20"/>
                <w:szCs w:val="20"/>
              </w:rPr>
              <w:t>NotificacionesDropdown</w:t>
            </w:r>
            <w:proofErr w:type="spellEnd"/>
          </w:p>
        </w:tc>
        <w:tc>
          <w:tcPr>
            <w:tcW w:w="1134" w:type="dxa"/>
          </w:tcPr>
          <w:p w14:paraId="6277BF2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11</w:t>
            </w:r>
          </w:p>
        </w:tc>
        <w:tc>
          <w:tcPr>
            <w:tcW w:w="1224" w:type="dxa"/>
          </w:tcPr>
          <w:p w14:paraId="26ED943D" w14:textId="45A8E4C3"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BB83BB5" w14:textId="77777777" w:rsidTr="00175FA0">
        <w:tc>
          <w:tcPr>
            <w:tcW w:w="704" w:type="dxa"/>
          </w:tcPr>
          <w:p w14:paraId="1404DFC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S12</w:t>
            </w:r>
          </w:p>
        </w:tc>
        <w:tc>
          <w:tcPr>
            <w:tcW w:w="5954" w:type="dxa"/>
          </w:tcPr>
          <w:p w14:paraId="1A0A2CF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Testing</w:t>
            </w:r>
            <w:proofErr w:type="spellEnd"/>
            <w:r w:rsidRPr="00A54665">
              <w:rPr>
                <w:rFonts w:ascii="Arial" w:hAnsi="Arial" w:cs="Arial"/>
                <w:sz w:val="20"/>
                <w:szCs w:val="20"/>
              </w:rPr>
              <w:t xml:space="preserve"> Grupo B: unitario ≥80%, </w:t>
            </w:r>
            <w:proofErr w:type="spellStart"/>
            <w:r w:rsidRPr="00A54665">
              <w:rPr>
                <w:rFonts w:ascii="Arial" w:hAnsi="Arial" w:cs="Arial"/>
                <w:sz w:val="20"/>
                <w:szCs w:val="20"/>
              </w:rPr>
              <w:t>Testcontainers</w:t>
            </w:r>
            <w:proofErr w:type="spellEnd"/>
            <w:r w:rsidRPr="00A54665">
              <w:rPr>
                <w:rFonts w:ascii="Arial" w:hAnsi="Arial" w:cs="Arial"/>
                <w:sz w:val="20"/>
                <w:szCs w:val="20"/>
              </w:rPr>
              <w:t>, E2E Cypress 3 flujos</w:t>
            </w:r>
          </w:p>
        </w:tc>
        <w:tc>
          <w:tcPr>
            <w:tcW w:w="1134" w:type="dxa"/>
          </w:tcPr>
          <w:p w14:paraId="136AC3E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12</w:t>
            </w:r>
          </w:p>
        </w:tc>
        <w:tc>
          <w:tcPr>
            <w:tcW w:w="1224" w:type="dxa"/>
          </w:tcPr>
          <w:p w14:paraId="01E9A6FF" w14:textId="7B5CE0C2"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BD03DD0" w14:textId="77777777" w:rsidTr="00175FA0">
        <w:tc>
          <w:tcPr>
            <w:tcW w:w="704" w:type="dxa"/>
          </w:tcPr>
          <w:p w14:paraId="65D77C00"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S13</w:t>
            </w:r>
          </w:p>
        </w:tc>
        <w:tc>
          <w:tcPr>
            <w:tcW w:w="5954" w:type="dxa"/>
          </w:tcPr>
          <w:p w14:paraId="16BCF67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Cierre: E2E cruzado, </w:t>
            </w:r>
            <w:proofErr w:type="spellStart"/>
            <w:r w:rsidRPr="00A54665">
              <w:rPr>
                <w:rFonts w:ascii="Arial" w:hAnsi="Arial" w:cs="Arial"/>
                <w:sz w:val="20"/>
                <w:szCs w:val="20"/>
              </w:rPr>
              <w:t>JMeter</w:t>
            </w:r>
            <w:proofErr w:type="spellEnd"/>
            <w:r w:rsidRPr="00A54665">
              <w:rPr>
                <w:rFonts w:ascii="Arial" w:hAnsi="Arial" w:cs="Arial"/>
                <w:sz w:val="20"/>
                <w:szCs w:val="20"/>
              </w:rPr>
              <w:t xml:space="preserve"> 50 usuarios, OWASP, </w:t>
            </w:r>
            <w:proofErr w:type="spellStart"/>
            <w:r w:rsidRPr="00A54665">
              <w:rPr>
                <w:rFonts w:ascii="Arial" w:hAnsi="Arial" w:cs="Arial"/>
                <w:sz w:val="20"/>
                <w:szCs w:val="20"/>
              </w:rPr>
              <w:t>rate</w:t>
            </w:r>
            <w:proofErr w:type="spellEnd"/>
            <w:r w:rsidRPr="00A54665">
              <w:rPr>
                <w:rFonts w:ascii="Arial" w:hAnsi="Arial" w:cs="Arial"/>
                <w:sz w:val="20"/>
                <w:szCs w:val="20"/>
              </w:rPr>
              <w:t xml:space="preserve"> </w:t>
            </w:r>
            <w:proofErr w:type="spellStart"/>
            <w:r w:rsidRPr="00A54665">
              <w:rPr>
                <w:rFonts w:ascii="Arial" w:hAnsi="Arial" w:cs="Arial"/>
                <w:sz w:val="20"/>
                <w:szCs w:val="20"/>
              </w:rPr>
              <w:t>limiting</w:t>
            </w:r>
            <w:proofErr w:type="spellEnd"/>
            <w:r w:rsidRPr="00A54665">
              <w:rPr>
                <w:rFonts w:ascii="Arial" w:hAnsi="Arial" w:cs="Arial"/>
                <w:sz w:val="20"/>
                <w:szCs w:val="20"/>
              </w:rPr>
              <w:t xml:space="preserve">, </w:t>
            </w:r>
            <w:proofErr w:type="spellStart"/>
            <w:r w:rsidRPr="00A54665">
              <w:rPr>
                <w:rFonts w:ascii="Arial" w:hAnsi="Arial" w:cs="Arial"/>
                <w:sz w:val="20"/>
                <w:szCs w:val="20"/>
              </w:rPr>
              <w:t>deploy</w:t>
            </w:r>
            <w:proofErr w:type="spellEnd"/>
            <w:r w:rsidRPr="00A54665">
              <w:rPr>
                <w:rFonts w:ascii="Arial" w:hAnsi="Arial" w:cs="Arial"/>
                <w:sz w:val="20"/>
                <w:szCs w:val="20"/>
              </w:rPr>
              <w:t>, tag v1.0.0</w:t>
            </w:r>
          </w:p>
        </w:tc>
        <w:tc>
          <w:tcPr>
            <w:tcW w:w="1134" w:type="dxa"/>
          </w:tcPr>
          <w:p w14:paraId="6A485E1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Sprint 13</w:t>
            </w:r>
          </w:p>
        </w:tc>
        <w:tc>
          <w:tcPr>
            <w:tcW w:w="1224" w:type="dxa"/>
          </w:tcPr>
          <w:p w14:paraId="754D9168" w14:textId="35275D1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5C468796" w14:textId="77777777" w:rsidR="00774979" w:rsidRDefault="00774979" w:rsidP="00A026E8">
      <w:pPr>
        <w:spacing w:line="360" w:lineRule="auto"/>
        <w:jc w:val="both"/>
        <w:rPr>
          <w:rFonts w:ascii="Arial" w:hAnsi="Arial" w:cs="Arial"/>
        </w:rPr>
      </w:pPr>
    </w:p>
    <w:p w14:paraId="09D65DD5" w14:textId="77777777" w:rsidR="009341C9" w:rsidRPr="009341C9" w:rsidRDefault="009341C9" w:rsidP="009341C9">
      <w:pPr>
        <w:spacing w:line="360" w:lineRule="auto"/>
        <w:jc w:val="both"/>
        <w:rPr>
          <w:rFonts w:ascii="Arial" w:hAnsi="Arial" w:cs="Arial"/>
          <w:b/>
          <w:bCs/>
        </w:rPr>
      </w:pPr>
      <w:r w:rsidRPr="009341C9">
        <w:rPr>
          <w:rFonts w:ascii="Arial" w:hAnsi="Arial" w:cs="Arial"/>
          <w:b/>
          <w:bCs/>
        </w:rPr>
        <w:t>Historias de usuario con criterios de aceptación</w:t>
      </w:r>
    </w:p>
    <w:p w14:paraId="7FDA605C" w14:textId="77777777" w:rsidR="009341C9" w:rsidRPr="009341C9" w:rsidRDefault="009341C9" w:rsidP="009341C9">
      <w:pPr>
        <w:spacing w:line="360" w:lineRule="auto"/>
        <w:jc w:val="both"/>
        <w:rPr>
          <w:rFonts w:ascii="Arial" w:hAnsi="Arial" w:cs="Arial"/>
        </w:rPr>
      </w:pPr>
      <w:r w:rsidRPr="009341C9">
        <w:rPr>
          <w:rFonts w:ascii="Arial" w:hAnsi="Arial" w:cs="Arial"/>
        </w:rPr>
        <w:t xml:space="preserve">A </w:t>
      </w:r>
      <w:proofErr w:type="gramStart"/>
      <w:r w:rsidRPr="009341C9">
        <w:rPr>
          <w:rFonts w:ascii="Arial" w:hAnsi="Arial" w:cs="Arial"/>
        </w:rPr>
        <w:t>continuación</w:t>
      </w:r>
      <w:proofErr w:type="gramEnd"/>
      <w:r w:rsidRPr="009341C9">
        <w:rPr>
          <w:rFonts w:ascii="Arial" w:hAnsi="Arial" w:cs="Arial"/>
        </w:rPr>
        <w:t xml:space="preserve"> se presentan dos historias de usuario representativas del proyecto, seleccionadas por cubrir funcionalidades críticas y demostrar la trazabilidad entre requerimiento, criterio de aceptación y evidencia técnica.</w:t>
      </w:r>
    </w:p>
    <w:p w14:paraId="77AF9B29" w14:textId="77777777" w:rsidR="009341C9" w:rsidRPr="009341C9" w:rsidRDefault="009341C9" w:rsidP="009341C9">
      <w:pPr>
        <w:spacing w:line="360" w:lineRule="auto"/>
        <w:jc w:val="both"/>
        <w:rPr>
          <w:rFonts w:ascii="Arial" w:hAnsi="Arial" w:cs="Arial"/>
        </w:rPr>
      </w:pPr>
      <w:r w:rsidRPr="009341C9">
        <w:rPr>
          <w:rFonts w:ascii="Arial" w:hAnsi="Arial" w:cs="Arial"/>
        </w:rPr>
        <w:t>Historia S5T1 — Configuración inicial del sistema (Sprint 5, MS-Auth)</w:t>
      </w:r>
    </w:p>
    <w:p w14:paraId="3847AF17" w14:textId="26E069E9" w:rsidR="00774979" w:rsidRDefault="009341C9" w:rsidP="009341C9">
      <w:pPr>
        <w:spacing w:line="360" w:lineRule="auto"/>
        <w:jc w:val="both"/>
        <w:rPr>
          <w:rFonts w:ascii="Arial" w:hAnsi="Arial" w:cs="Arial"/>
        </w:rPr>
      </w:pPr>
      <w:r w:rsidRPr="009341C9">
        <w:rPr>
          <w:rFonts w:ascii="Arial" w:hAnsi="Arial" w:cs="Arial"/>
        </w:rPr>
        <w:t>Como administrador de escuela de conducción, necesito configurar el sistema (empresa, cursos, roles) para que esté listo para operar.</w:t>
      </w:r>
    </w:p>
    <w:tbl>
      <w:tblPr>
        <w:tblStyle w:val="Tablaconcuadrcula"/>
        <w:tblW w:w="9017" w:type="dxa"/>
        <w:tblLook w:val="04A0" w:firstRow="1" w:lastRow="0" w:firstColumn="1" w:lastColumn="0" w:noHBand="0" w:noVBand="1"/>
      </w:tblPr>
      <w:tblGrid>
        <w:gridCol w:w="455"/>
        <w:gridCol w:w="3644"/>
        <w:gridCol w:w="3979"/>
        <w:gridCol w:w="939"/>
      </w:tblGrid>
      <w:tr w:rsidR="00A54665" w:rsidRPr="00175FA0" w14:paraId="37F948FE" w14:textId="77777777" w:rsidTr="00A54665">
        <w:tc>
          <w:tcPr>
            <w:tcW w:w="456" w:type="dxa"/>
          </w:tcPr>
          <w:p w14:paraId="2BDF0086"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w:t>
            </w:r>
          </w:p>
        </w:tc>
        <w:tc>
          <w:tcPr>
            <w:tcW w:w="3725" w:type="dxa"/>
          </w:tcPr>
          <w:p w14:paraId="2523E17C"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4033" w:type="dxa"/>
          </w:tcPr>
          <w:p w14:paraId="6C8E0C7D"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20820B54" w14:textId="77777777" w:rsidR="00A54665" w:rsidRPr="00175FA0" w:rsidRDefault="00A54665" w:rsidP="00A54665">
            <w:pPr>
              <w:spacing w:before="40" w:after="40"/>
              <w:rPr>
                <w:rFonts w:ascii="Arial" w:hAnsi="Arial" w:cs="Arial"/>
                <w:b/>
                <w:bCs/>
                <w:sz w:val="20"/>
                <w:szCs w:val="20"/>
              </w:rPr>
            </w:pPr>
            <w:r w:rsidRPr="00175FA0">
              <w:rPr>
                <w:rFonts w:ascii="Arial" w:hAnsi="Arial" w:cs="Arial"/>
                <w:b/>
                <w:bCs/>
                <w:sz w:val="20"/>
                <w:szCs w:val="20"/>
              </w:rPr>
              <w:t>Estado</w:t>
            </w:r>
          </w:p>
        </w:tc>
      </w:tr>
      <w:tr w:rsidR="00A54665" w:rsidRPr="00A54665" w14:paraId="49A97A0B" w14:textId="77777777" w:rsidTr="00A54665">
        <w:tc>
          <w:tcPr>
            <w:tcW w:w="456" w:type="dxa"/>
          </w:tcPr>
          <w:p w14:paraId="717209F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w:t>
            </w:r>
          </w:p>
        </w:tc>
        <w:tc>
          <w:tcPr>
            <w:tcW w:w="3725" w:type="dxa"/>
          </w:tcPr>
          <w:p w14:paraId="3EF4624E"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Crear tabla </w:t>
            </w:r>
            <w:proofErr w:type="spellStart"/>
            <w:r w:rsidRPr="00A54665">
              <w:rPr>
                <w:rFonts w:ascii="Arial" w:hAnsi="Arial" w:cs="Arial"/>
                <w:sz w:val="20"/>
                <w:szCs w:val="20"/>
              </w:rPr>
              <w:t>configuracion</w:t>
            </w:r>
            <w:proofErr w:type="spellEnd"/>
            <w:r w:rsidRPr="00A54665">
              <w:rPr>
                <w:rFonts w:ascii="Arial" w:hAnsi="Arial" w:cs="Arial"/>
                <w:sz w:val="20"/>
                <w:szCs w:val="20"/>
              </w:rPr>
              <w:t xml:space="preserve"> en </w:t>
            </w:r>
            <w:proofErr w:type="spellStart"/>
            <w:r w:rsidRPr="00A54665">
              <w:rPr>
                <w:rFonts w:ascii="Arial" w:hAnsi="Arial" w:cs="Arial"/>
                <w:sz w:val="20"/>
                <w:szCs w:val="20"/>
              </w:rPr>
              <w:t>schema</w:t>
            </w:r>
            <w:proofErr w:type="spellEnd"/>
            <w:r w:rsidRPr="00A54665">
              <w:rPr>
                <w:rFonts w:ascii="Arial" w:hAnsi="Arial" w:cs="Arial"/>
                <w:sz w:val="20"/>
                <w:szCs w:val="20"/>
              </w:rPr>
              <w:t xml:space="preserve"> </w:t>
            </w:r>
            <w:proofErr w:type="spellStart"/>
            <w:r w:rsidRPr="00A54665">
              <w:rPr>
                <w:rFonts w:ascii="Arial" w:hAnsi="Arial" w:cs="Arial"/>
                <w:sz w:val="20"/>
                <w:szCs w:val="20"/>
              </w:rPr>
              <w:t>auth</w:t>
            </w:r>
            <w:proofErr w:type="spellEnd"/>
          </w:p>
        </w:tc>
        <w:tc>
          <w:tcPr>
            <w:tcW w:w="4033" w:type="dxa"/>
          </w:tcPr>
          <w:p w14:paraId="406C18A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Migración V1__init_auth_schema.sql</w:t>
            </w:r>
          </w:p>
        </w:tc>
        <w:tc>
          <w:tcPr>
            <w:tcW w:w="803" w:type="dxa"/>
          </w:tcPr>
          <w:p w14:paraId="0DF9F7F0" w14:textId="3FF84B4A"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260B01F1" w14:textId="77777777" w:rsidTr="00A54665">
        <w:tc>
          <w:tcPr>
            <w:tcW w:w="456" w:type="dxa"/>
          </w:tcPr>
          <w:p w14:paraId="05BBD94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2</w:t>
            </w:r>
          </w:p>
        </w:tc>
        <w:tc>
          <w:tcPr>
            <w:tcW w:w="3725" w:type="dxa"/>
          </w:tcPr>
          <w:p w14:paraId="128A639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Endpoints</w:t>
            </w:r>
            <w:proofErr w:type="spellEnd"/>
            <w:r w:rsidRPr="00A54665">
              <w:rPr>
                <w:rFonts w:ascii="Arial" w:hAnsi="Arial" w:cs="Arial"/>
                <w:sz w:val="20"/>
                <w:szCs w:val="20"/>
              </w:rPr>
              <w:t xml:space="preserve"> CRUD para Configuración (POST, GET, PUT, DELETE)</w:t>
            </w:r>
          </w:p>
        </w:tc>
        <w:tc>
          <w:tcPr>
            <w:tcW w:w="4033" w:type="dxa"/>
          </w:tcPr>
          <w:p w14:paraId="621C3F12"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ConfiguracionController.java líneas 25–80</w:t>
            </w:r>
          </w:p>
        </w:tc>
        <w:tc>
          <w:tcPr>
            <w:tcW w:w="803" w:type="dxa"/>
          </w:tcPr>
          <w:p w14:paraId="70AC88DA" w14:textId="336D1C64"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617BD7" w14:textId="77777777" w:rsidTr="00A54665">
        <w:tc>
          <w:tcPr>
            <w:tcW w:w="456" w:type="dxa"/>
          </w:tcPr>
          <w:p w14:paraId="0F56400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3</w:t>
            </w:r>
          </w:p>
        </w:tc>
        <w:tc>
          <w:tcPr>
            <w:tcW w:w="3725" w:type="dxa"/>
          </w:tcPr>
          <w:p w14:paraId="7AE2752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Service </w:t>
            </w:r>
            <w:proofErr w:type="spellStart"/>
            <w:r w:rsidRPr="00A54665">
              <w:rPr>
                <w:rFonts w:ascii="Arial" w:hAnsi="Arial" w:cs="Arial"/>
                <w:sz w:val="20"/>
                <w:szCs w:val="20"/>
              </w:rPr>
              <w:t>layer</w:t>
            </w:r>
            <w:proofErr w:type="spellEnd"/>
            <w:r w:rsidRPr="00A54665">
              <w:rPr>
                <w:rFonts w:ascii="Arial" w:hAnsi="Arial" w:cs="Arial"/>
                <w:sz w:val="20"/>
                <w:szCs w:val="20"/>
              </w:rPr>
              <w:t xml:space="preserve"> con validaciones de negocio</w:t>
            </w:r>
          </w:p>
        </w:tc>
        <w:tc>
          <w:tcPr>
            <w:tcW w:w="4033" w:type="dxa"/>
          </w:tcPr>
          <w:p w14:paraId="5CB62121"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ConfiguracionService.java + 8 </w:t>
            </w:r>
            <w:proofErr w:type="spellStart"/>
            <w:r w:rsidRPr="00A54665">
              <w:rPr>
                <w:rFonts w:ascii="Arial" w:hAnsi="Arial" w:cs="Arial"/>
                <w:sz w:val="20"/>
                <w:szCs w:val="20"/>
              </w:rPr>
              <w:t>tests</w:t>
            </w:r>
            <w:proofErr w:type="spellEnd"/>
          </w:p>
        </w:tc>
        <w:tc>
          <w:tcPr>
            <w:tcW w:w="803" w:type="dxa"/>
          </w:tcPr>
          <w:p w14:paraId="5221CA7A" w14:textId="7BE6FF3E"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0184B88E" w14:textId="77777777" w:rsidTr="00A54665">
        <w:tc>
          <w:tcPr>
            <w:tcW w:w="456" w:type="dxa"/>
          </w:tcPr>
          <w:p w14:paraId="37D8D8E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4</w:t>
            </w:r>
          </w:p>
        </w:tc>
        <w:tc>
          <w:tcPr>
            <w:tcW w:w="3725" w:type="dxa"/>
          </w:tcPr>
          <w:p w14:paraId="1506AC48"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Mapper</w:t>
            </w:r>
            <w:proofErr w:type="spellEnd"/>
            <w:r w:rsidRPr="00A54665">
              <w:rPr>
                <w:rFonts w:ascii="Arial" w:hAnsi="Arial" w:cs="Arial"/>
                <w:sz w:val="20"/>
                <w:szCs w:val="20"/>
              </w:rPr>
              <w:t xml:space="preserve"> </w:t>
            </w:r>
            <w:proofErr w:type="spellStart"/>
            <w:r w:rsidRPr="00A54665">
              <w:rPr>
                <w:rFonts w:ascii="Arial" w:hAnsi="Arial" w:cs="Arial"/>
                <w:sz w:val="20"/>
                <w:szCs w:val="20"/>
              </w:rPr>
              <w:t>MapStruct</w:t>
            </w:r>
            <w:proofErr w:type="spellEnd"/>
            <w:r w:rsidRPr="00A54665">
              <w:rPr>
                <w:rFonts w:ascii="Arial" w:hAnsi="Arial" w:cs="Arial"/>
                <w:sz w:val="20"/>
                <w:szCs w:val="20"/>
              </w:rPr>
              <w:t xml:space="preserve"> (</w:t>
            </w:r>
            <w:proofErr w:type="spellStart"/>
            <w:r w:rsidRPr="00A54665">
              <w:rPr>
                <w:rFonts w:ascii="Arial" w:hAnsi="Arial" w:cs="Arial"/>
                <w:sz w:val="20"/>
                <w:szCs w:val="20"/>
              </w:rPr>
              <w:t>Entity</w:t>
            </w:r>
            <w:proofErr w:type="spellEnd"/>
            <w:r w:rsidRPr="00A54665">
              <w:rPr>
                <w:rFonts w:ascii="Arial" w:hAnsi="Arial" w:cs="Arial"/>
                <w:sz w:val="20"/>
                <w:szCs w:val="20"/>
              </w:rPr>
              <w:t xml:space="preserve"> ↔ DTO)</w:t>
            </w:r>
          </w:p>
        </w:tc>
        <w:tc>
          <w:tcPr>
            <w:tcW w:w="4033" w:type="dxa"/>
          </w:tcPr>
          <w:p w14:paraId="3C0BF1C4"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ConfiguracionMapper.</w:t>
            </w:r>
            <w:proofErr w:type="gramStart"/>
            <w:r w:rsidRPr="00A54665">
              <w:rPr>
                <w:rFonts w:ascii="Arial" w:hAnsi="Arial" w:cs="Arial"/>
                <w:sz w:val="20"/>
                <w:szCs w:val="20"/>
              </w:rPr>
              <w:t>interface</w:t>
            </w:r>
            <w:proofErr w:type="spellEnd"/>
            <w:proofErr w:type="gramEnd"/>
          </w:p>
        </w:tc>
        <w:tc>
          <w:tcPr>
            <w:tcW w:w="803" w:type="dxa"/>
          </w:tcPr>
          <w:p w14:paraId="3146BB1B" w14:textId="67DAE256"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AA1C1C8" w14:textId="77777777" w:rsidTr="00A54665">
        <w:tc>
          <w:tcPr>
            <w:tcW w:w="456" w:type="dxa"/>
          </w:tcPr>
          <w:p w14:paraId="5BA8C67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5</w:t>
            </w:r>
          </w:p>
        </w:tc>
        <w:tc>
          <w:tcPr>
            <w:tcW w:w="3725" w:type="dxa"/>
          </w:tcPr>
          <w:p w14:paraId="74D2F436"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Validar cédula Ecuador (10 dígitos + dígito verificador)</w:t>
            </w:r>
          </w:p>
        </w:tc>
        <w:tc>
          <w:tcPr>
            <w:tcW w:w="4033" w:type="dxa"/>
          </w:tcPr>
          <w:p w14:paraId="5BEFA245"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CedulaValidator</w:t>
            </w:r>
            <w:proofErr w:type="spellEnd"/>
            <w:r w:rsidRPr="00A54665">
              <w:rPr>
                <w:rFonts w:ascii="Arial" w:hAnsi="Arial" w:cs="Arial"/>
                <w:sz w:val="20"/>
                <w:szCs w:val="20"/>
              </w:rPr>
              <w:t xml:space="preserve"> en </w:t>
            </w:r>
            <w:proofErr w:type="spellStart"/>
            <w:r w:rsidRPr="00A54665">
              <w:rPr>
                <w:rFonts w:ascii="Arial" w:hAnsi="Arial" w:cs="Arial"/>
                <w:sz w:val="20"/>
                <w:szCs w:val="20"/>
              </w:rPr>
              <w:t>common-validation</w:t>
            </w:r>
            <w:proofErr w:type="spellEnd"/>
          </w:p>
        </w:tc>
        <w:tc>
          <w:tcPr>
            <w:tcW w:w="803" w:type="dxa"/>
          </w:tcPr>
          <w:p w14:paraId="13310537" w14:textId="5329DDF9"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64D88D29" w14:textId="77777777" w:rsidTr="00A54665">
        <w:tc>
          <w:tcPr>
            <w:tcW w:w="456" w:type="dxa"/>
          </w:tcPr>
          <w:p w14:paraId="0A93F55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6</w:t>
            </w:r>
          </w:p>
        </w:tc>
        <w:tc>
          <w:tcPr>
            <w:tcW w:w="3725" w:type="dxa"/>
          </w:tcPr>
          <w:p w14:paraId="6937E2B8"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Evento </w:t>
            </w:r>
            <w:proofErr w:type="spellStart"/>
            <w:r w:rsidRPr="00A54665">
              <w:rPr>
                <w:rFonts w:ascii="Arial" w:hAnsi="Arial" w:cs="Arial"/>
                <w:sz w:val="20"/>
                <w:szCs w:val="20"/>
              </w:rPr>
              <w:t>ConfiguracionCreada</w:t>
            </w:r>
            <w:proofErr w:type="spellEnd"/>
            <w:r w:rsidRPr="00A54665">
              <w:rPr>
                <w:rFonts w:ascii="Arial" w:hAnsi="Arial" w:cs="Arial"/>
                <w:sz w:val="20"/>
                <w:szCs w:val="20"/>
              </w:rPr>
              <w:t xml:space="preserve"> publicado en </w:t>
            </w:r>
            <w:proofErr w:type="spellStart"/>
            <w:r w:rsidRPr="00A54665">
              <w:rPr>
                <w:rFonts w:ascii="Arial" w:hAnsi="Arial" w:cs="Arial"/>
                <w:sz w:val="20"/>
                <w:szCs w:val="20"/>
              </w:rPr>
              <w:t>RabbitMQ</w:t>
            </w:r>
            <w:proofErr w:type="spellEnd"/>
          </w:p>
        </w:tc>
        <w:tc>
          <w:tcPr>
            <w:tcW w:w="4033" w:type="dxa"/>
          </w:tcPr>
          <w:p w14:paraId="20019E10"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EventPublisher</w:t>
            </w:r>
            <w:proofErr w:type="spellEnd"/>
            <w:r w:rsidRPr="00A54665">
              <w:rPr>
                <w:rFonts w:ascii="Arial" w:hAnsi="Arial" w:cs="Arial"/>
                <w:sz w:val="20"/>
                <w:szCs w:val="20"/>
              </w:rPr>
              <w:t xml:space="preserve"> + Topic </w:t>
            </w:r>
            <w:proofErr w:type="spellStart"/>
            <w:r w:rsidRPr="00A54665">
              <w:rPr>
                <w:rFonts w:ascii="Arial" w:hAnsi="Arial" w:cs="Arial"/>
                <w:sz w:val="20"/>
                <w:szCs w:val="20"/>
              </w:rPr>
              <w:t>binding</w:t>
            </w:r>
            <w:proofErr w:type="spellEnd"/>
          </w:p>
        </w:tc>
        <w:tc>
          <w:tcPr>
            <w:tcW w:w="803" w:type="dxa"/>
          </w:tcPr>
          <w:p w14:paraId="791990E5" w14:textId="08358668"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2DBD223" w14:textId="77777777" w:rsidTr="00A54665">
        <w:tc>
          <w:tcPr>
            <w:tcW w:w="456" w:type="dxa"/>
          </w:tcPr>
          <w:p w14:paraId="62AC545B"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7</w:t>
            </w:r>
          </w:p>
        </w:tc>
        <w:tc>
          <w:tcPr>
            <w:tcW w:w="3725" w:type="dxa"/>
          </w:tcPr>
          <w:p w14:paraId="082D0792"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unitarios con cobertura ≥80%</w:t>
            </w:r>
          </w:p>
        </w:tc>
        <w:tc>
          <w:tcPr>
            <w:tcW w:w="4033" w:type="dxa"/>
          </w:tcPr>
          <w:p w14:paraId="42881DB7"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12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JUnit5 + </w:t>
            </w:r>
            <w:proofErr w:type="spellStart"/>
            <w:r w:rsidRPr="00A54665">
              <w:rPr>
                <w:rFonts w:ascii="Arial" w:hAnsi="Arial" w:cs="Arial"/>
                <w:sz w:val="20"/>
                <w:szCs w:val="20"/>
              </w:rPr>
              <w:t>Mockito</w:t>
            </w:r>
            <w:proofErr w:type="spellEnd"/>
          </w:p>
        </w:tc>
        <w:tc>
          <w:tcPr>
            <w:tcW w:w="803" w:type="dxa"/>
          </w:tcPr>
          <w:p w14:paraId="7AE8DFBA" w14:textId="0871FB4F"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33FD2073" w14:textId="77777777" w:rsidTr="00A54665">
        <w:tc>
          <w:tcPr>
            <w:tcW w:w="456" w:type="dxa"/>
          </w:tcPr>
          <w:p w14:paraId="56197463"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8</w:t>
            </w:r>
          </w:p>
        </w:tc>
        <w:tc>
          <w:tcPr>
            <w:tcW w:w="3725" w:type="dxa"/>
          </w:tcPr>
          <w:p w14:paraId="2992D47B"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Tests</w:t>
            </w:r>
            <w:proofErr w:type="spellEnd"/>
            <w:r w:rsidRPr="00A54665">
              <w:rPr>
                <w:rFonts w:ascii="Arial" w:hAnsi="Arial" w:cs="Arial"/>
                <w:sz w:val="20"/>
                <w:szCs w:val="20"/>
              </w:rPr>
              <w:t xml:space="preserve"> de integración con </w:t>
            </w:r>
            <w:proofErr w:type="spellStart"/>
            <w:r w:rsidRPr="00A54665">
              <w:rPr>
                <w:rFonts w:ascii="Arial" w:hAnsi="Arial" w:cs="Arial"/>
                <w:sz w:val="20"/>
                <w:szCs w:val="20"/>
              </w:rPr>
              <w:t>Testcontainers</w:t>
            </w:r>
            <w:proofErr w:type="spellEnd"/>
          </w:p>
        </w:tc>
        <w:tc>
          <w:tcPr>
            <w:tcW w:w="4033" w:type="dxa"/>
          </w:tcPr>
          <w:p w14:paraId="00EE3659"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4 </w:t>
            </w:r>
            <w:proofErr w:type="spellStart"/>
            <w:r w:rsidRPr="00A54665">
              <w:rPr>
                <w:rFonts w:ascii="Arial" w:hAnsi="Arial" w:cs="Arial"/>
                <w:sz w:val="20"/>
                <w:szCs w:val="20"/>
              </w:rPr>
              <w:t>tests</w:t>
            </w:r>
            <w:proofErr w:type="spellEnd"/>
            <w:r w:rsidRPr="00A54665">
              <w:rPr>
                <w:rFonts w:ascii="Arial" w:hAnsi="Arial" w:cs="Arial"/>
                <w:sz w:val="20"/>
                <w:szCs w:val="20"/>
              </w:rPr>
              <w:t xml:space="preserve"> con PostgreSQL real</w:t>
            </w:r>
          </w:p>
        </w:tc>
        <w:tc>
          <w:tcPr>
            <w:tcW w:w="803" w:type="dxa"/>
          </w:tcPr>
          <w:p w14:paraId="4DA7A8A2" w14:textId="17C2A9A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5C1D748F" w14:textId="77777777" w:rsidTr="00A54665">
        <w:tc>
          <w:tcPr>
            <w:tcW w:w="456" w:type="dxa"/>
          </w:tcPr>
          <w:p w14:paraId="10D2B9AA"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9</w:t>
            </w:r>
          </w:p>
        </w:tc>
        <w:tc>
          <w:tcPr>
            <w:tcW w:w="3725" w:type="dxa"/>
          </w:tcPr>
          <w:p w14:paraId="7F29791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 xml:space="preserve">Documentación </w:t>
            </w:r>
            <w:proofErr w:type="spellStart"/>
            <w:r w:rsidRPr="00A54665">
              <w:rPr>
                <w:rFonts w:ascii="Arial" w:hAnsi="Arial" w:cs="Arial"/>
                <w:sz w:val="20"/>
                <w:szCs w:val="20"/>
              </w:rPr>
              <w:t>OpenAPI</w:t>
            </w:r>
            <w:proofErr w:type="spellEnd"/>
            <w:r w:rsidRPr="00A54665">
              <w:rPr>
                <w:rFonts w:ascii="Arial" w:hAnsi="Arial" w:cs="Arial"/>
                <w:sz w:val="20"/>
                <w:szCs w:val="20"/>
              </w:rPr>
              <w:t>/Swagger</w:t>
            </w:r>
          </w:p>
        </w:tc>
        <w:tc>
          <w:tcPr>
            <w:tcW w:w="4033" w:type="dxa"/>
          </w:tcPr>
          <w:p w14:paraId="75172205"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Anotaciones @Operation, @Schema</w:t>
            </w:r>
          </w:p>
        </w:tc>
        <w:tc>
          <w:tcPr>
            <w:tcW w:w="803" w:type="dxa"/>
          </w:tcPr>
          <w:p w14:paraId="138122B7" w14:textId="21F3BFCB"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r w:rsidR="00A54665" w:rsidRPr="00A54665" w14:paraId="753F6172" w14:textId="77777777" w:rsidTr="00A54665">
        <w:tc>
          <w:tcPr>
            <w:tcW w:w="456" w:type="dxa"/>
          </w:tcPr>
          <w:p w14:paraId="710D86F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10</w:t>
            </w:r>
          </w:p>
        </w:tc>
        <w:tc>
          <w:tcPr>
            <w:tcW w:w="3725" w:type="dxa"/>
          </w:tcPr>
          <w:p w14:paraId="2F00671C" w14:textId="7777777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Manejo de errores RFC 7807 (</w:t>
            </w:r>
            <w:proofErr w:type="spellStart"/>
            <w:r w:rsidRPr="00A54665">
              <w:rPr>
                <w:rFonts w:ascii="Arial" w:hAnsi="Arial" w:cs="Arial"/>
                <w:sz w:val="20"/>
                <w:szCs w:val="20"/>
              </w:rPr>
              <w:t>Problem</w:t>
            </w:r>
            <w:proofErr w:type="spellEnd"/>
            <w:r w:rsidRPr="00A54665">
              <w:rPr>
                <w:rFonts w:ascii="Arial" w:hAnsi="Arial" w:cs="Arial"/>
                <w:sz w:val="20"/>
                <w:szCs w:val="20"/>
              </w:rPr>
              <w:t xml:space="preserve"> </w:t>
            </w:r>
            <w:proofErr w:type="spellStart"/>
            <w:r w:rsidRPr="00A54665">
              <w:rPr>
                <w:rFonts w:ascii="Arial" w:hAnsi="Arial" w:cs="Arial"/>
                <w:sz w:val="20"/>
                <w:szCs w:val="20"/>
              </w:rPr>
              <w:t>Details</w:t>
            </w:r>
            <w:proofErr w:type="spellEnd"/>
            <w:r w:rsidRPr="00A54665">
              <w:rPr>
                <w:rFonts w:ascii="Arial" w:hAnsi="Arial" w:cs="Arial"/>
                <w:sz w:val="20"/>
                <w:szCs w:val="20"/>
              </w:rPr>
              <w:t>)</w:t>
            </w:r>
          </w:p>
        </w:tc>
        <w:tc>
          <w:tcPr>
            <w:tcW w:w="4033" w:type="dxa"/>
          </w:tcPr>
          <w:p w14:paraId="3D8076DD" w14:textId="77777777" w:rsidR="00A54665" w:rsidRPr="00A54665" w:rsidRDefault="00A54665" w:rsidP="00C70FC3">
            <w:pPr>
              <w:spacing w:before="40" w:after="40"/>
              <w:rPr>
                <w:rFonts w:ascii="Arial" w:hAnsi="Arial" w:cs="Arial"/>
                <w:sz w:val="20"/>
                <w:szCs w:val="20"/>
              </w:rPr>
            </w:pPr>
            <w:proofErr w:type="spellStart"/>
            <w:r w:rsidRPr="00A54665">
              <w:rPr>
                <w:rFonts w:ascii="Arial" w:hAnsi="Arial" w:cs="Arial"/>
                <w:sz w:val="20"/>
                <w:szCs w:val="20"/>
              </w:rPr>
              <w:t>GlobalExceptionHandler</w:t>
            </w:r>
            <w:proofErr w:type="spellEnd"/>
            <w:r w:rsidRPr="00A54665">
              <w:rPr>
                <w:rFonts w:ascii="Arial" w:hAnsi="Arial" w:cs="Arial"/>
                <w:sz w:val="20"/>
                <w:szCs w:val="20"/>
              </w:rPr>
              <w:t xml:space="preserve"> con </w:t>
            </w:r>
            <w:proofErr w:type="spellStart"/>
            <w:r w:rsidRPr="00A54665">
              <w:rPr>
                <w:rFonts w:ascii="Arial" w:hAnsi="Arial" w:cs="Arial"/>
                <w:sz w:val="20"/>
                <w:szCs w:val="20"/>
              </w:rPr>
              <w:t>correlationId</w:t>
            </w:r>
            <w:proofErr w:type="spellEnd"/>
          </w:p>
        </w:tc>
        <w:tc>
          <w:tcPr>
            <w:tcW w:w="803" w:type="dxa"/>
          </w:tcPr>
          <w:p w14:paraId="045CC006" w14:textId="1F118AD7" w:rsidR="00A54665" w:rsidRPr="00A54665" w:rsidRDefault="00A54665" w:rsidP="00C70FC3">
            <w:pPr>
              <w:spacing w:before="40" w:after="40"/>
              <w:rPr>
                <w:rFonts w:ascii="Arial" w:hAnsi="Arial" w:cs="Arial"/>
                <w:sz w:val="20"/>
                <w:szCs w:val="20"/>
              </w:rPr>
            </w:pPr>
            <w:r w:rsidRPr="00A54665">
              <w:rPr>
                <w:rFonts w:ascii="Arial" w:hAnsi="Arial" w:cs="Arial"/>
                <w:sz w:val="20"/>
                <w:szCs w:val="20"/>
              </w:rPr>
              <w:t>Cerrado</w:t>
            </w:r>
          </w:p>
        </w:tc>
      </w:tr>
    </w:tbl>
    <w:p w14:paraId="1807C83F" w14:textId="77777777" w:rsidR="009341C9" w:rsidRDefault="009341C9" w:rsidP="009341C9">
      <w:pPr>
        <w:spacing w:line="360" w:lineRule="auto"/>
        <w:jc w:val="both"/>
        <w:rPr>
          <w:rFonts w:ascii="Arial" w:hAnsi="Arial" w:cs="Arial"/>
        </w:rPr>
      </w:pPr>
    </w:p>
    <w:p w14:paraId="056C7650" w14:textId="2EDA0CB0" w:rsidR="009341C9" w:rsidRDefault="009341C9" w:rsidP="009341C9">
      <w:pPr>
        <w:spacing w:line="360" w:lineRule="auto"/>
        <w:jc w:val="both"/>
        <w:rPr>
          <w:rFonts w:ascii="Arial" w:hAnsi="Arial" w:cs="Arial"/>
        </w:rPr>
      </w:pPr>
      <w:r w:rsidRPr="009341C9">
        <w:rPr>
          <w:rFonts w:ascii="Arial" w:hAnsi="Arial" w:cs="Arial"/>
        </w:rPr>
        <w:t xml:space="preserve">Branch: </w:t>
      </w:r>
      <w:proofErr w:type="spellStart"/>
      <w:r w:rsidRPr="009341C9">
        <w:rPr>
          <w:rFonts w:ascii="Arial" w:hAnsi="Arial" w:cs="Arial"/>
        </w:rPr>
        <w:t>feature</w:t>
      </w:r>
      <w:proofErr w:type="spellEnd"/>
      <w:r w:rsidRPr="009341C9">
        <w:rPr>
          <w:rFonts w:ascii="Arial" w:hAnsi="Arial" w:cs="Arial"/>
        </w:rPr>
        <w:t>/sprint-5-1-auth-configuracion | PR: #25 (</w:t>
      </w:r>
      <w:proofErr w:type="spellStart"/>
      <w:r w:rsidRPr="009341C9">
        <w:rPr>
          <w:rFonts w:ascii="Arial" w:hAnsi="Arial" w:cs="Arial"/>
        </w:rPr>
        <w:t>mergeado</w:t>
      </w:r>
      <w:proofErr w:type="spellEnd"/>
      <w:r w:rsidRPr="009341C9">
        <w:rPr>
          <w:rFonts w:ascii="Arial" w:hAnsi="Arial" w:cs="Arial"/>
        </w:rPr>
        <w:t xml:space="preserve"> el 22/05/2026) | </w:t>
      </w:r>
      <w:proofErr w:type="spellStart"/>
      <w:r w:rsidRPr="009341C9">
        <w:rPr>
          <w:rFonts w:ascii="Arial" w:hAnsi="Arial" w:cs="Arial"/>
        </w:rPr>
        <w:t>Tests</w:t>
      </w:r>
      <w:proofErr w:type="spellEnd"/>
      <w:r w:rsidRPr="009341C9">
        <w:rPr>
          <w:rFonts w:ascii="Arial" w:hAnsi="Arial" w:cs="Arial"/>
        </w:rPr>
        <w:t>: 16 pruebas verdes (12 unitarias + 4 de integración)</w:t>
      </w:r>
    </w:p>
    <w:p w14:paraId="49591093" w14:textId="77777777" w:rsidR="007F0B8E" w:rsidRPr="007F0B8E" w:rsidRDefault="007F0B8E" w:rsidP="007F0B8E">
      <w:pPr>
        <w:spacing w:line="360" w:lineRule="auto"/>
        <w:jc w:val="both"/>
        <w:rPr>
          <w:rFonts w:ascii="Arial" w:hAnsi="Arial" w:cs="Arial"/>
        </w:rPr>
      </w:pPr>
      <w:r w:rsidRPr="007F0B8E">
        <w:rPr>
          <w:rFonts w:ascii="Arial" w:hAnsi="Arial" w:cs="Arial"/>
        </w:rPr>
        <w:lastRenderedPageBreak/>
        <w:t>Historia S6T1 — Asignación tripartita de clases prácticas (Sprint 6, MS-Asignaciones)</w:t>
      </w:r>
    </w:p>
    <w:p w14:paraId="2F8B3290" w14:textId="78DDB1D6" w:rsidR="007F0B8E" w:rsidRDefault="007F0B8E" w:rsidP="007F0B8E">
      <w:pPr>
        <w:spacing w:line="360" w:lineRule="auto"/>
        <w:jc w:val="both"/>
        <w:rPr>
          <w:rFonts w:ascii="Arial" w:hAnsi="Arial" w:cs="Arial"/>
        </w:rPr>
      </w:pPr>
      <w:r w:rsidRPr="007F0B8E">
        <w:rPr>
          <w:rFonts w:ascii="Arial" w:hAnsi="Arial" w:cs="Arial"/>
        </w:rPr>
        <w:t>Como instructor, necesito que el sistema valide que instructor, estudiante y vehículo estén simultáneamente disponibles para programar una clase, para evitar conflictos de agenda.</w:t>
      </w:r>
    </w:p>
    <w:tbl>
      <w:tblPr>
        <w:tblStyle w:val="Tablaconcuadrcula"/>
        <w:tblW w:w="8785" w:type="dxa"/>
        <w:tblLook w:val="04A0" w:firstRow="1" w:lastRow="0" w:firstColumn="1" w:lastColumn="0" w:noHBand="0" w:noVBand="1"/>
      </w:tblPr>
      <w:tblGrid>
        <w:gridCol w:w="547"/>
        <w:gridCol w:w="4588"/>
        <w:gridCol w:w="2711"/>
        <w:gridCol w:w="939"/>
      </w:tblGrid>
      <w:tr w:rsidR="00175FA0" w:rsidRPr="00175FA0" w14:paraId="02E6E794" w14:textId="77777777" w:rsidTr="00175FA0">
        <w:tc>
          <w:tcPr>
            <w:tcW w:w="552" w:type="dxa"/>
          </w:tcPr>
          <w:p w14:paraId="775DA132"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w:t>
            </w:r>
          </w:p>
        </w:tc>
        <w:tc>
          <w:tcPr>
            <w:tcW w:w="4703" w:type="dxa"/>
          </w:tcPr>
          <w:p w14:paraId="5DFE00FC"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Criterio de aceptación</w:t>
            </w:r>
          </w:p>
        </w:tc>
        <w:tc>
          <w:tcPr>
            <w:tcW w:w="2727" w:type="dxa"/>
          </w:tcPr>
          <w:p w14:paraId="7478AD45"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Validación</w:t>
            </w:r>
          </w:p>
        </w:tc>
        <w:tc>
          <w:tcPr>
            <w:tcW w:w="803" w:type="dxa"/>
          </w:tcPr>
          <w:p w14:paraId="549C1538"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Estado</w:t>
            </w:r>
          </w:p>
        </w:tc>
      </w:tr>
      <w:tr w:rsidR="00175FA0" w:rsidRPr="00175FA0" w14:paraId="251F5979" w14:textId="77777777" w:rsidTr="00175FA0">
        <w:tc>
          <w:tcPr>
            <w:tcW w:w="552" w:type="dxa"/>
          </w:tcPr>
          <w:p w14:paraId="6F4ED1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w:t>
            </w:r>
          </w:p>
        </w:tc>
        <w:tc>
          <w:tcPr>
            <w:tcW w:w="4703" w:type="dxa"/>
          </w:tcPr>
          <w:p w14:paraId="3DBECF8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CRUD de asignación (POST, GET, PUT, DELETE)</w:t>
            </w:r>
          </w:p>
        </w:tc>
        <w:tc>
          <w:tcPr>
            <w:tcW w:w="2727" w:type="dxa"/>
          </w:tcPr>
          <w:p w14:paraId="5C2C7D3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AsignacionController</w:t>
            </w:r>
            <w:proofErr w:type="spellEnd"/>
          </w:p>
        </w:tc>
        <w:tc>
          <w:tcPr>
            <w:tcW w:w="803" w:type="dxa"/>
          </w:tcPr>
          <w:p w14:paraId="31CD1EB2" w14:textId="684D09B2"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A59C231" w14:textId="77777777" w:rsidTr="00175FA0">
        <w:tc>
          <w:tcPr>
            <w:tcW w:w="552" w:type="dxa"/>
          </w:tcPr>
          <w:p w14:paraId="3EB843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2</w:t>
            </w:r>
          </w:p>
        </w:tc>
        <w:tc>
          <w:tcPr>
            <w:tcW w:w="4703" w:type="dxa"/>
          </w:tcPr>
          <w:p w14:paraId="3DFDEA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instructor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MS-Instructores)</w:t>
            </w:r>
          </w:p>
        </w:tc>
        <w:tc>
          <w:tcPr>
            <w:tcW w:w="2727" w:type="dxa"/>
          </w:tcPr>
          <w:p w14:paraId="512A8E9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InstructorServiceClient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w:t>
            </w:r>
          </w:p>
        </w:tc>
        <w:tc>
          <w:tcPr>
            <w:tcW w:w="803" w:type="dxa"/>
          </w:tcPr>
          <w:p w14:paraId="68AE1B4A" w14:textId="6E79CD39"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C773F77" w14:textId="77777777" w:rsidTr="00175FA0">
        <w:tc>
          <w:tcPr>
            <w:tcW w:w="552" w:type="dxa"/>
          </w:tcPr>
          <w:p w14:paraId="607BC99C"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w:t>
            </w:r>
          </w:p>
        </w:tc>
        <w:tc>
          <w:tcPr>
            <w:tcW w:w="4703" w:type="dxa"/>
          </w:tcPr>
          <w:p w14:paraId="07F2509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estudiante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MS-Estudiantes)</w:t>
            </w:r>
          </w:p>
        </w:tc>
        <w:tc>
          <w:tcPr>
            <w:tcW w:w="2727" w:type="dxa"/>
          </w:tcPr>
          <w:p w14:paraId="760AB8C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EstudianteServiceClient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retry</w:t>
            </w:r>
            <w:proofErr w:type="spellEnd"/>
          </w:p>
        </w:tc>
        <w:tc>
          <w:tcPr>
            <w:tcW w:w="803" w:type="dxa"/>
          </w:tcPr>
          <w:p w14:paraId="145F70CE" w14:textId="51C3028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DF27463" w14:textId="77777777" w:rsidTr="00175FA0">
        <w:tc>
          <w:tcPr>
            <w:tcW w:w="552" w:type="dxa"/>
          </w:tcPr>
          <w:p w14:paraId="75CA8DA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4</w:t>
            </w:r>
          </w:p>
        </w:tc>
        <w:tc>
          <w:tcPr>
            <w:tcW w:w="4703" w:type="dxa"/>
          </w:tcPr>
          <w:p w14:paraId="76A8F5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Validar disponibilidad del vehículo (</w:t>
            </w:r>
            <w:proofErr w:type="spellStart"/>
            <w:r w:rsidRPr="00175FA0">
              <w:rPr>
                <w:rFonts w:ascii="Arial" w:hAnsi="Arial" w:cs="Arial"/>
                <w:sz w:val="20"/>
                <w:szCs w:val="20"/>
              </w:rPr>
              <w:t>Feign</w:t>
            </w:r>
            <w:proofErr w:type="spellEnd"/>
            <w:r w:rsidRPr="00175FA0">
              <w:rPr>
                <w:rFonts w:ascii="Arial" w:hAnsi="Arial" w:cs="Arial"/>
                <w:sz w:val="20"/>
                <w:szCs w:val="20"/>
              </w:rPr>
              <w:t xml:space="preserve"> → MS-Vehículos)</w:t>
            </w:r>
          </w:p>
        </w:tc>
        <w:tc>
          <w:tcPr>
            <w:tcW w:w="2727" w:type="dxa"/>
          </w:tcPr>
          <w:p w14:paraId="4AEC1F88"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VehiculoServiceClient</w:t>
            </w:r>
            <w:proofErr w:type="spellEnd"/>
            <w:r w:rsidRPr="00175FA0">
              <w:rPr>
                <w:rFonts w:ascii="Arial" w:hAnsi="Arial" w:cs="Arial"/>
                <w:sz w:val="20"/>
                <w:szCs w:val="20"/>
              </w:rPr>
              <w:t xml:space="preserve"> + </w:t>
            </w:r>
            <w:proofErr w:type="spellStart"/>
            <w:r w:rsidRPr="00175FA0">
              <w:rPr>
                <w:rFonts w:ascii="Arial" w:hAnsi="Arial" w:cs="Arial"/>
                <w:sz w:val="20"/>
                <w:szCs w:val="20"/>
              </w:rPr>
              <w:t>fallback</w:t>
            </w:r>
            <w:proofErr w:type="spellEnd"/>
          </w:p>
        </w:tc>
        <w:tc>
          <w:tcPr>
            <w:tcW w:w="803" w:type="dxa"/>
          </w:tcPr>
          <w:p w14:paraId="5F8289EF" w14:textId="414615B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184A4A4" w14:textId="77777777" w:rsidTr="00175FA0">
        <w:tc>
          <w:tcPr>
            <w:tcW w:w="552" w:type="dxa"/>
          </w:tcPr>
          <w:p w14:paraId="4967B64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c>
          <w:tcPr>
            <w:tcW w:w="4703" w:type="dxa"/>
          </w:tcPr>
          <w:p w14:paraId="2AC8CA7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Rechazar asignación si algún recurso no está disponible</w:t>
            </w:r>
          </w:p>
        </w:tc>
        <w:tc>
          <w:tcPr>
            <w:tcW w:w="2727" w:type="dxa"/>
          </w:tcPr>
          <w:p w14:paraId="740BF6B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AsignacionValidator</w:t>
            </w:r>
            <w:proofErr w:type="spellEnd"/>
            <w:r w:rsidRPr="00175FA0">
              <w:rPr>
                <w:rFonts w:ascii="Arial" w:hAnsi="Arial" w:cs="Arial"/>
                <w:sz w:val="20"/>
                <w:szCs w:val="20"/>
              </w:rPr>
              <w:t xml:space="preserve"> con lógica AND</w:t>
            </w:r>
          </w:p>
        </w:tc>
        <w:tc>
          <w:tcPr>
            <w:tcW w:w="803" w:type="dxa"/>
          </w:tcPr>
          <w:p w14:paraId="0A03DEBD" w14:textId="38BC11A8"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5E70E2C3" w14:textId="77777777" w:rsidTr="00175FA0">
        <w:tc>
          <w:tcPr>
            <w:tcW w:w="552" w:type="dxa"/>
          </w:tcPr>
          <w:p w14:paraId="68AD195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6</w:t>
            </w:r>
          </w:p>
        </w:tc>
        <w:tc>
          <w:tcPr>
            <w:tcW w:w="4703" w:type="dxa"/>
          </w:tcPr>
          <w:p w14:paraId="53B12E4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Calcular duración de clase en horas y almacenar</w:t>
            </w:r>
          </w:p>
        </w:tc>
        <w:tc>
          <w:tcPr>
            <w:tcW w:w="2727" w:type="dxa"/>
          </w:tcPr>
          <w:p w14:paraId="4F499C02"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DuracionAsignacion</w:t>
            </w:r>
            <w:proofErr w:type="spellEnd"/>
            <w:r w:rsidRPr="00175FA0">
              <w:rPr>
                <w:rFonts w:ascii="Arial" w:hAnsi="Arial" w:cs="Arial"/>
                <w:sz w:val="20"/>
                <w:szCs w:val="20"/>
              </w:rPr>
              <w:t xml:space="preserve"> </w:t>
            </w:r>
            <w:proofErr w:type="spellStart"/>
            <w:r w:rsidRPr="00175FA0">
              <w:rPr>
                <w:rFonts w:ascii="Arial" w:hAnsi="Arial" w:cs="Arial"/>
                <w:sz w:val="20"/>
                <w:szCs w:val="20"/>
              </w:rPr>
              <w:t>value</w:t>
            </w:r>
            <w:proofErr w:type="spellEnd"/>
            <w:r w:rsidRPr="00175FA0">
              <w:rPr>
                <w:rFonts w:ascii="Arial" w:hAnsi="Arial" w:cs="Arial"/>
                <w:sz w:val="20"/>
                <w:szCs w:val="20"/>
              </w:rPr>
              <w:t xml:space="preserve"> </w:t>
            </w:r>
            <w:proofErr w:type="spellStart"/>
            <w:r w:rsidRPr="00175FA0">
              <w:rPr>
                <w:rFonts w:ascii="Arial" w:hAnsi="Arial" w:cs="Arial"/>
                <w:sz w:val="20"/>
                <w:szCs w:val="20"/>
              </w:rPr>
              <w:t>object</w:t>
            </w:r>
            <w:proofErr w:type="spellEnd"/>
          </w:p>
        </w:tc>
        <w:tc>
          <w:tcPr>
            <w:tcW w:w="803" w:type="dxa"/>
          </w:tcPr>
          <w:p w14:paraId="55F2CB5F" w14:textId="21FE1D6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252C5994" w14:textId="77777777" w:rsidTr="00175FA0">
        <w:tc>
          <w:tcPr>
            <w:tcW w:w="552" w:type="dxa"/>
          </w:tcPr>
          <w:p w14:paraId="2BB8383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7</w:t>
            </w:r>
          </w:p>
        </w:tc>
        <w:tc>
          <w:tcPr>
            <w:tcW w:w="4703" w:type="dxa"/>
          </w:tcPr>
          <w:p w14:paraId="55518CF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Evento </w:t>
            </w:r>
            <w:proofErr w:type="spellStart"/>
            <w:r w:rsidRPr="00175FA0">
              <w:rPr>
                <w:rFonts w:ascii="Arial" w:hAnsi="Arial" w:cs="Arial"/>
                <w:sz w:val="20"/>
                <w:szCs w:val="20"/>
              </w:rPr>
              <w:t>AsignacionCreada</w:t>
            </w:r>
            <w:proofErr w:type="spellEnd"/>
            <w:r w:rsidRPr="00175FA0">
              <w:rPr>
                <w:rFonts w:ascii="Arial" w:hAnsi="Arial" w:cs="Arial"/>
                <w:sz w:val="20"/>
                <w:szCs w:val="20"/>
              </w:rPr>
              <w:t xml:space="preserve"> publicado en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(asíncrono)</w:t>
            </w:r>
          </w:p>
        </w:tc>
        <w:tc>
          <w:tcPr>
            <w:tcW w:w="2727" w:type="dxa"/>
          </w:tcPr>
          <w:p w14:paraId="3499CAA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EventPublisher</w:t>
            </w:r>
            <w:proofErr w:type="spellEnd"/>
            <w:r w:rsidRPr="00175FA0">
              <w:rPr>
                <w:rFonts w:ascii="Arial" w:hAnsi="Arial" w:cs="Arial"/>
                <w:sz w:val="20"/>
                <w:szCs w:val="20"/>
              </w:rPr>
              <w:t xml:space="preserve"> + Topic </w:t>
            </w:r>
            <w:proofErr w:type="spellStart"/>
            <w:r w:rsidRPr="00175FA0">
              <w:rPr>
                <w:rFonts w:ascii="Arial" w:hAnsi="Arial" w:cs="Arial"/>
                <w:sz w:val="20"/>
                <w:szCs w:val="20"/>
              </w:rPr>
              <w:t>binding</w:t>
            </w:r>
            <w:proofErr w:type="spellEnd"/>
          </w:p>
        </w:tc>
        <w:tc>
          <w:tcPr>
            <w:tcW w:w="803" w:type="dxa"/>
          </w:tcPr>
          <w:p w14:paraId="0B004A3A" w14:textId="2CBA6A7C"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1FCC3698" w14:textId="77777777" w:rsidTr="00175FA0">
        <w:tc>
          <w:tcPr>
            <w:tcW w:w="552" w:type="dxa"/>
          </w:tcPr>
          <w:p w14:paraId="317559A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w:t>
            </w:r>
          </w:p>
        </w:tc>
        <w:tc>
          <w:tcPr>
            <w:tcW w:w="4703" w:type="dxa"/>
          </w:tcPr>
          <w:p w14:paraId="7DFE5D0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Historial de cambios en tabla </w:t>
            </w:r>
            <w:proofErr w:type="spellStart"/>
            <w:r w:rsidRPr="00175FA0">
              <w:rPr>
                <w:rFonts w:ascii="Arial" w:hAnsi="Arial" w:cs="Arial"/>
                <w:sz w:val="20"/>
                <w:szCs w:val="20"/>
              </w:rPr>
              <w:t>asignacion_historial</w:t>
            </w:r>
            <w:proofErr w:type="spellEnd"/>
          </w:p>
        </w:tc>
        <w:tc>
          <w:tcPr>
            <w:tcW w:w="2727" w:type="dxa"/>
          </w:tcPr>
          <w:p w14:paraId="22438FD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Migración </w:t>
            </w:r>
            <w:proofErr w:type="spellStart"/>
            <w:r w:rsidRPr="00175FA0">
              <w:rPr>
                <w:rFonts w:ascii="Arial" w:hAnsi="Arial" w:cs="Arial"/>
                <w:sz w:val="20"/>
                <w:szCs w:val="20"/>
              </w:rPr>
              <w:t>Flyway</w:t>
            </w:r>
            <w:proofErr w:type="spellEnd"/>
            <w:r w:rsidRPr="00175FA0">
              <w:rPr>
                <w:rFonts w:ascii="Arial" w:hAnsi="Arial" w:cs="Arial"/>
                <w:sz w:val="20"/>
                <w:szCs w:val="20"/>
              </w:rPr>
              <w:t xml:space="preserve"> + </w:t>
            </w:r>
            <w:proofErr w:type="spellStart"/>
            <w:r w:rsidRPr="00175FA0">
              <w:rPr>
                <w:rFonts w:ascii="Arial" w:hAnsi="Arial" w:cs="Arial"/>
                <w:sz w:val="20"/>
                <w:szCs w:val="20"/>
              </w:rPr>
              <w:t>listener</w:t>
            </w:r>
            <w:proofErr w:type="spellEnd"/>
          </w:p>
        </w:tc>
        <w:tc>
          <w:tcPr>
            <w:tcW w:w="803" w:type="dxa"/>
          </w:tcPr>
          <w:p w14:paraId="14F1EADF" w14:textId="0693D2C5"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74FEEE20" w14:textId="77777777" w:rsidTr="00175FA0">
        <w:tc>
          <w:tcPr>
            <w:tcW w:w="552" w:type="dxa"/>
          </w:tcPr>
          <w:p w14:paraId="785726E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9</w:t>
            </w:r>
          </w:p>
        </w:tc>
        <w:tc>
          <w:tcPr>
            <w:tcW w:w="4703" w:type="dxa"/>
          </w:tcPr>
          <w:p w14:paraId="427D5DC4"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unitarios con cobertura ≥80%</w:t>
            </w:r>
          </w:p>
        </w:tc>
        <w:tc>
          <w:tcPr>
            <w:tcW w:w="2727" w:type="dxa"/>
          </w:tcPr>
          <w:p w14:paraId="5E82F1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18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JUnit5</w:t>
            </w:r>
          </w:p>
        </w:tc>
        <w:tc>
          <w:tcPr>
            <w:tcW w:w="803" w:type="dxa"/>
          </w:tcPr>
          <w:p w14:paraId="60854D9A" w14:textId="70097A20"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r w:rsidR="00175FA0" w:rsidRPr="00175FA0" w14:paraId="69DD3FCE" w14:textId="77777777" w:rsidTr="00175FA0">
        <w:tc>
          <w:tcPr>
            <w:tcW w:w="552" w:type="dxa"/>
          </w:tcPr>
          <w:p w14:paraId="73023204"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w:t>
            </w:r>
          </w:p>
        </w:tc>
        <w:tc>
          <w:tcPr>
            <w:tcW w:w="4703" w:type="dxa"/>
          </w:tcPr>
          <w:p w14:paraId="3645AEFA"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de integración con </w:t>
            </w:r>
            <w:proofErr w:type="spellStart"/>
            <w:r w:rsidRPr="00175FA0">
              <w:rPr>
                <w:rFonts w:ascii="Arial" w:hAnsi="Arial" w:cs="Arial"/>
                <w:sz w:val="20"/>
                <w:szCs w:val="20"/>
              </w:rPr>
              <w:t>circuit</w:t>
            </w:r>
            <w:proofErr w:type="spellEnd"/>
            <w:r w:rsidRPr="00175FA0">
              <w:rPr>
                <w:rFonts w:ascii="Arial" w:hAnsi="Arial" w:cs="Arial"/>
                <w:sz w:val="20"/>
                <w:szCs w:val="20"/>
              </w:rPr>
              <w:t xml:space="preserve"> breaker </w:t>
            </w:r>
            <w:proofErr w:type="spellStart"/>
            <w:r w:rsidRPr="00175FA0">
              <w:rPr>
                <w:rFonts w:ascii="Arial" w:hAnsi="Arial" w:cs="Arial"/>
                <w:sz w:val="20"/>
                <w:szCs w:val="20"/>
              </w:rPr>
              <w:t>fallbacks</w:t>
            </w:r>
            <w:proofErr w:type="spellEnd"/>
          </w:p>
        </w:tc>
        <w:tc>
          <w:tcPr>
            <w:tcW w:w="2727" w:type="dxa"/>
          </w:tcPr>
          <w:p w14:paraId="2A567979"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6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Testcontainers</w:t>
            </w:r>
            <w:proofErr w:type="spellEnd"/>
          </w:p>
        </w:tc>
        <w:tc>
          <w:tcPr>
            <w:tcW w:w="803" w:type="dxa"/>
          </w:tcPr>
          <w:p w14:paraId="527EE9D4" w14:textId="369EFE0F"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Cerrado</w:t>
            </w:r>
          </w:p>
        </w:tc>
      </w:tr>
    </w:tbl>
    <w:p w14:paraId="28AEA7F2" w14:textId="77777777" w:rsidR="007F0B8E" w:rsidRDefault="007F0B8E" w:rsidP="007F0B8E">
      <w:pPr>
        <w:spacing w:line="360" w:lineRule="auto"/>
        <w:jc w:val="both"/>
        <w:rPr>
          <w:rFonts w:ascii="Arial" w:hAnsi="Arial" w:cs="Arial"/>
        </w:rPr>
      </w:pPr>
    </w:p>
    <w:p w14:paraId="77AD5FBB" w14:textId="1CB0FF46" w:rsidR="007F0B8E" w:rsidRDefault="007F0B8E" w:rsidP="007F0B8E">
      <w:pPr>
        <w:spacing w:line="360" w:lineRule="auto"/>
        <w:jc w:val="both"/>
        <w:rPr>
          <w:rFonts w:ascii="Arial" w:hAnsi="Arial" w:cs="Arial"/>
        </w:rPr>
      </w:pPr>
      <w:r w:rsidRPr="007F0B8E">
        <w:rPr>
          <w:rFonts w:ascii="Arial" w:hAnsi="Arial" w:cs="Arial"/>
        </w:rPr>
        <w:t xml:space="preserve">Branch: </w:t>
      </w:r>
      <w:proofErr w:type="spellStart"/>
      <w:r w:rsidRPr="007F0B8E">
        <w:rPr>
          <w:rFonts w:ascii="Arial" w:hAnsi="Arial" w:cs="Arial"/>
        </w:rPr>
        <w:t>feature</w:t>
      </w:r>
      <w:proofErr w:type="spellEnd"/>
      <w:r w:rsidRPr="007F0B8E">
        <w:rPr>
          <w:rFonts w:ascii="Arial" w:hAnsi="Arial" w:cs="Arial"/>
        </w:rPr>
        <w:t>/sprint-6-1-asignaciones | PR: #30 (</w:t>
      </w:r>
      <w:proofErr w:type="spellStart"/>
      <w:r w:rsidRPr="007F0B8E">
        <w:rPr>
          <w:rFonts w:ascii="Arial" w:hAnsi="Arial" w:cs="Arial"/>
        </w:rPr>
        <w:t>mergeado</w:t>
      </w:r>
      <w:proofErr w:type="spellEnd"/>
      <w:r w:rsidRPr="007F0B8E">
        <w:rPr>
          <w:rFonts w:ascii="Arial" w:hAnsi="Arial" w:cs="Arial"/>
        </w:rPr>
        <w:t xml:space="preserve"> el 22/05/2026) | </w:t>
      </w:r>
      <w:proofErr w:type="spellStart"/>
      <w:r w:rsidRPr="007F0B8E">
        <w:rPr>
          <w:rFonts w:ascii="Arial" w:hAnsi="Arial" w:cs="Arial"/>
        </w:rPr>
        <w:t>Tests</w:t>
      </w:r>
      <w:proofErr w:type="spellEnd"/>
      <w:r w:rsidRPr="007F0B8E">
        <w:rPr>
          <w:rFonts w:ascii="Arial" w:hAnsi="Arial" w:cs="Arial"/>
        </w:rPr>
        <w:t>: 24 pruebas verdes (18 unitarias + 6 de integración)</w:t>
      </w:r>
    </w:p>
    <w:p w14:paraId="2ADCD115"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 xml:space="preserve">Planificación y ejecución de </w:t>
      </w:r>
      <w:proofErr w:type="spellStart"/>
      <w:r w:rsidRPr="00175FA0">
        <w:rPr>
          <w:rFonts w:ascii="Arial" w:hAnsi="Arial" w:cs="Arial"/>
          <w:b/>
          <w:bCs/>
        </w:rPr>
        <w:t>sprints</w:t>
      </w:r>
      <w:proofErr w:type="spellEnd"/>
    </w:p>
    <w:p w14:paraId="1573DA4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0 — </w:t>
      </w:r>
      <w:proofErr w:type="spellStart"/>
      <w:r w:rsidRPr="00175FA0">
        <w:rPr>
          <w:rFonts w:ascii="Arial" w:hAnsi="Arial" w:cs="Arial"/>
        </w:rPr>
        <w:t>Setup</w:t>
      </w:r>
      <w:proofErr w:type="spellEnd"/>
      <w:r w:rsidRPr="00175FA0">
        <w:rPr>
          <w:rFonts w:ascii="Arial" w:hAnsi="Arial" w:cs="Arial"/>
        </w:rPr>
        <w:t xml:space="preserve"> (Cerrado)</w:t>
      </w:r>
    </w:p>
    <w:p w14:paraId="59E90523" w14:textId="60D72615" w:rsidR="00175FA0" w:rsidRPr="00175FA0" w:rsidRDefault="00175FA0" w:rsidP="00175FA0">
      <w:pPr>
        <w:spacing w:line="360" w:lineRule="auto"/>
        <w:jc w:val="both"/>
        <w:rPr>
          <w:rFonts w:ascii="Arial" w:hAnsi="Arial" w:cs="Arial"/>
        </w:rPr>
      </w:pPr>
      <w:r w:rsidRPr="00175FA0">
        <w:rPr>
          <w:rFonts w:ascii="Arial" w:hAnsi="Arial" w:cs="Arial"/>
        </w:rPr>
        <w:t xml:space="preserve">Se creó el repositorio GitHub privado con estructura de carpetas </w:t>
      </w:r>
      <w:proofErr w:type="spellStart"/>
      <w:r w:rsidRPr="00175FA0">
        <w:rPr>
          <w:rFonts w:ascii="Arial" w:hAnsi="Arial" w:cs="Arial"/>
        </w:rPr>
        <w:t>backend</w:t>
      </w:r>
      <w:proofErr w:type="spellEnd"/>
      <w:r w:rsidRPr="00175FA0">
        <w:rPr>
          <w:rFonts w:ascii="Arial" w:hAnsi="Arial" w:cs="Arial"/>
        </w:rPr>
        <w:t xml:space="preserve">/, </w:t>
      </w:r>
      <w:proofErr w:type="spellStart"/>
      <w:r w:rsidRPr="00175FA0">
        <w:rPr>
          <w:rFonts w:ascii="Arial" w:hAnsi="Arial" w:cs="Arial"/>
        </w:rPr>
        <w:t>frontend</w:t>
      </w:r>
      <w:proofErr w:type="spellEnd"/>
      <w:r w:rsidRPr="00175FA0">
        <w:rPr>
          <w:rFonts w:ascii="Arial" w:hAnsi="Arial" w:cs="Arial"/>
        </w:rPr>
        <w:t xml:space="preserve">/, </w:t>
      </w:r>
      <w:proofErr w:type="spellStart"/>
      <w:r w:rsidRPr="00175FA0">
        <w:rPr>
          <w:rFonts w:ascii="Arial" w:hAnsi="Arial" w:cs="Arial"/>
        </w:rPr>
        <w:t>infrastructure</w:t>
      </w:r>
      <w:proofErr w:type="spellEnd"/>
      <w:r w:rsidRPr="00175FA0">
        <w:rPr>
          <w:rFonts w:ascii="Arial" w:hAnsi="Arial" w:cs="Arial"/>
        </w:rPr>
        <w:t xml:space="preserve">/ y </w:t>
      </w:r>
      <w:proofErr w:type="spellStart"/>
      <w:r w:rsidRPr="00175FA0">
        <w:rPr>
          <w:rFonts w:ascii="Arial" w:hAnsi="Arial" w:cs="Arial"/>
        </w:rPr>
        <w:t>docs</w:t>
      </w:r>
      <w:proofErr w:type="spellEnd"/>
      <w:r w:rsidRPr="00175FA0">
        <w:rPr>
          <w:rFonts w:ascii="Arial" w:hAnsi="Arial" w:cs="Arial"/>
        </w:rPr>
        <w:t xml:space="preserve">/, archivos base </w:t>
      </w:r>
      <w:proofErr w:type="gramStart"/>
      <w:r w:rsidRPr="00175FA0">
        <w:rPr>
          <w:rFonts w:ascii="Arial" w:hAnsi="Arial" w:cs="Arial"/>
        </w:rPr>
        <w:t>(.</w:t>
      </w:r>
      <w:proofErr w:type="spellStart"/>
      <w:r w:rsidRPr="00175FA0">
        <w:rPr>
          <w:rFonts w:ascii="Arial" w:hAnsi="Arial" w:cs="Arial"/>
        </w:rPr>
        <w:t>gitignore</w:t>
      </w:r>
      <w:proofErr w:type="spellEnd"/>
      <w:proofErr w:type="gramEnd"/>
      <w:r w:rsidRPr="00175FA0">
        <w:rPr>
          <w:rFonts w:ascii="Arial" w:hAnsi="Arial" w:cs="Arial"/>
        </w:rPr>
        <w:t xml:space="preserve">, README.md, CLAUDE.md, CONTRIBUTING.md) y plantilla de Pull </w:t>
      </w:r>
      <w:proofErr w:type="spellStart"/>
      <w:r w:rsidRPr="00175FA0">
        <w:rPr>
          <w:rFonts w:ascii="Arial" w:hAnsi="Arial" w:cs="Arial"/>
        </w:rPr>
        <w:t>Request</w:t>
      </w:r>
      <w:proofErr w:type="spellEnd"/>
      <w:r w:rsidRPr="00175FA0">
        <w:rPr>
          <w:rFonts w:ascii="Arial" w:hAnsi="Arial" w:cs="Arial"/>
        </w:rPr>
        <w:t xml:space="preserve">. Se configuró </w:t>
      </w:r>
      <w:proofErr w:type="spellStart"/>
      <w:r w:rsidRPr="00175FA0">
        <w:rPr>
          <w:rFonts w:ascii="Arial" w:hAnsi="Arial" w:cs="Arial"/>
        </w:rPr>
        <w:t>docker-compose.infra.yml</w:t>
      </w:r>
      <w:proofErr w:type="spellEnd"/>
      <w:r w:rsidRPr="00175FA0">
        <w:rPr>
          <w:rFonts w:ascii="Arial" w:hAnsi="Arial" w:cs="Arial"/>
        </w:rPr>
        <w:t xml:space="preserve"> con PostgreSQL 15, </w:t>
      </w:r>
      <w:proofErr w:type="spellStart"/>
      <w:r w:rsidRPr="00175FA0">
        <w:rPr>
          <w:rFonts w:ascii="Arial" w:hAnsi="Arial" w:cs="Arial"/>
        </w:rPr>
        <w:t>RabbitMQ</w:t>
      </w:r>
      <w:proofErr w:type="spellEnd"/>
      <w:r w:rsidRPr="00175FA0">
        <w:rPr>
          <w:rFonts w:ascii="Arial" w:hAnsi="Arial" w:cs="Arial"/>
        </w:rPr>
        <w:t xml:space="preserve"> 3.12, </w:t>
      </w:r>
      <w:proofErr w:type="spellStart"/>
      <w:r w:rsidRPr="00175FA0">
        <w:rPr>
          <w:rFonts w:ascii="Arial" w:hAnsi="Arial" w:cs="Arial"/>
        </w:rPr>
        <w:t>MinIO</w:t>
      </w:r>
      <w:proofErr w:type="spellEnd"/>
      <w:r w:rsidRPr="00175FA0">
        <w:rPr>
          <w:rFonts w:ascii="Arial" w:hAnsi="Arial" w:cs="Arial"/>
        </w:rPr>
        <w:t xml:space="preserve"> y </w:t>
      </w:r>
      <w:proofErr w:type="spellStart"/>
      <w:r w:rsidRPr="00175FA0">
        <w:rPr>
          <w:rFonts w:ascii="Arial" w:hAnsi="Arial" w:cs="Arial"/>
        </w:rPr>
        <w:t>Adminer</w:t>
      </w:r>
      <w:proofErr w:type="spellEnd"/>
      <w:r w:rsidRPr="00175FA0">
        <w:rPr>
          <w:rFonts w:ascii="Arial" w:hAnsi="Arial" w:cs="Arial"/>
        </w:rPr>
        <w:t xml:space="preserve">, con </w:t>
      </w:r>
      <w:proofErr w:type="spellStart"/>
      <w:r w:rsidRPr="00175FA0">
        <w:rPr>
          <w:rFonts w:ascii="Arial" w:hAnsi="Arial" w:cs="Arial"/>
        </w:rPr>
        <w:t>healthchecks</w:t>
      </w:r>
      <w:proofErr w:type="spellEnd"/>
      <w:r w:rsidRPr="00175FA0">
        <w:rPr>
          <w:rFonts w:ascii="Arial" w:hAnsi="Arial" w:cs="Arial"/>
        </w:rPr>
        <w:t xml:space="preserve">, volúmenes persistentes y script de inicialización de </w:t>
      </w:r>
      <w:proofErr w:type="spellStart"/>
      <w:r w:rsidRPr="00175FA0">
        <w:rPr>
          <w:rFonts w:ascii="Arial" w:hAnsi="Arial" w:cs="Arial"/>
        </w:rPr>
        <w:t>schemas</w:t>
      </w:r>
      <w:proofErr w:type="spellEnd"/>
      <w:r w:rsidRPr="00175FA0">
        <w:rPr>
          <w:rFonts w:ascii="Arial" w:hAnsi="Arial" w:cs="Arial"/>
        </w:rPr>
        <w:t xml:space="preserve">. Todos los contenedores levantaron correctamente en estado </w:t>
      </w:r>
      <w:proofErr w:type="spellStart"/>
      <w:r w:rsidRPr="00175FA0">
        <w:rPr>
          <w:rFonts w:ascii="Arial" w:hAnsi="Arial" w:cs="Arial"/>
        </w:rPr>
        <w:t>healthy</w:t>
      </w:r>
      <w:proofErr w:type="spellEnd"/>
      <w:r w:rsidRPr="00175FA0">
        <w:rPr>
          <w:rFonts w:ascii="Arial" w:hAnsi="Arial" w:cs="Arial"/>
        </w:rPr>
        <w:t xml:space="preserve"> con los nueve </w:t>
      </w:r>
      <w:proofErr w:type="spellStart"/>
      <w:r w:rsidRPr="00175FA0">
        <w:rPr>
          <w:rFonts w:ascii="Arial" w:hAnsi="Arial" w:cs="Arial"/>
        </w:rPr>
        <w:t>schemas</w:t>
      </w:r>
      <w:proofErr w:type="spellEnd"/>
      <w:r w:rsidRPr="00175FA0">
        <w:rPr>
          <w:rFonts w:ascii="Arial" w:hAnsi="Arial" w:cs="Arial"/>
        </w:rPr>
        <w:t xml:space="preserve"> creados.</w:t>
      </w:r>
    </w:p>
    <w:p w14:paraId="5B76FC36" w14:textId="77777777" w:rsidR="00175FA0" w:rsidRPr="00175FA0" w:rsidRDefault="00175FA0" w:rsidP="00175FA0">
      <w:pPr>
        <w:spacing w:line="360" w:lineRule="auto"/>
        <w:jc w:val="both"/>
        <w:rPr>
          <w:rFonts w:ascii="Arial" w:hAnsi="Arial" w:cs="Arial"/>
        </w:rPr>
      </w:pPr>
      <w:r w:rsidRPr="00175FA0">
        <w:rPr>
          <w:rFonts w:ascii="Arial" w:hAnsi="Arial" w:cs="Arial"/>
        </w:rPr>
        <w:t>Sprint 1 — Infraestructura Maven y contenedores (Cerrado)</w:t>
      </w:r>
    </w:p>
    <w:p w14:paraId="3A0EC224" w14:textId="66DF0BE4" w:rsidR="00175FA0" w:rsidRPr="00175FA0" w:rsidRDefault="00175FA0" w:rsidP="00175FA0">
      <w:pPr>
        <w:spacing w:line="360" w:lineRule="auto"/>
        <w:jc w:val="both"/>
        <w:rPr>
          <w:rFonts w:ascii="Arial" w:hAnsi="Arial" w:cs="Arial"/>
        </w:rPr>
      </w:pPr>
      <w:r w:rsidRPr="00175FA0">
        <w:rPr>
          <w:rFonts w:ascii="Arial" w:hAnsi="Arial" w:cs="Arial"/>
        </w:rPr>
        <w:t xml:space="preserve">Se definió el POM padre con 11 módulos Maven hijos, con versiones unificadas bajo Spring Boot 3.4.0 y Spring Cloud 2024.0.0. Se configuró Eureka Server en el puerto 8761 y Spring </w:t>
      </w:r>
      <w:r w:rsidRPr="00175FA0">
        <w:rPr>
          <w:rFonts w:ascii="Arial" w:hAnsi="Arial" w:cs="Arial"/>
        </w:rPr>
        <w:lastRenderedPageBreak/>
        <w:t xml:space="preserve">Cloud Gateway en el puerto 8080 con </w:t>
      </w:r>
      <w:proofErr w:type="spellStart"/>
      <w:r w:rsidRPr="00175FA0">
        <w:rPr>
          <w:rFonts w:ascii="Arial" w:hAnsi="Arial" w:cs="Arial"/>
        </w:rPr>
        <w:t>routing</w:t>
      </w:r>
      <w:proofErr w:type="spellEnd"/>
      <w:r w:rsidRPr="00175FA0">
        <w:rPr>
          <w:rFonts w:ascii="Arial" w:hAnsi="Arial" w:cs="Arial"/>
        </w:rPr>
        <w:t xml:space="preserve"> dinámico por Eureka. El </w:t>
      </w:r>
      <w:proofErr w:type="spellStart"/>
      <w:r w:rsidRPr="00175FA0">
        <w:rPr>
          <w:rFonts w:ascii="Arial" w:hAnsi="Arial" w:cs="Arial"/>
        </w:rPr>
        <w:t>stack</w:t>
      </w:r>
      <w:proofErr w:type="spellEnd"/>
      <w:r w:rsidRPr="00175FA0">
        <w:rPr>
          <w:rFonts w:ascii="Arial" w:hAnsi="Arial" w:cs="Arial"/>
        </w:rPr>
        <w:t xml:space="preserve"> completo de 14 contenedores levantó con todos los servicios registrados en Eureka.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33ABE03" w14:textId="77777777" w:rsidR="00175FA0" w:rsidRPr="00175FA0" w:rsidRDefault="00175FA0" w:rsidP="00175FA0">
      <w:pPr>
        <w:spacing w:line="360" w:lineRule="auto"/>
        <w:jc w:val="both"/>
        <w:rPr>
          <w:rFonts w:ascii="Arial" w:hAnsi="Arial" w:cs="Arial"/>
        </w:rPr>
      </w:pPr>
      <w:r w:rsidRPr="00175FA0">
        <w:rPr>
          <w:rFonts w:ascii="Arial" w:hAnsi="Arial" w:cs="Arial"/>
        </w:rPr>
        <w:t>Sprint 2 — Base de datos y JPA (Cerrado)</w:t>
      </w:r>
    </w:p>
    <w:p w14:paraId="727E5CF3" w14:textId="2FD6D2EA" w:rsidR="00175FA0" w:rsidRPr="00175FA0" w:rsidRDefault="00175FA0" w:rsidP="00175FA0">
      <w:pPr>
        <w:spacing w:line="360" w:lineRule="auto"/>
        <w:jc w:val="both"/>
        <w:rPr>
          <w:rFonts w:ascii="Arial" w:hAnsi="Arial" w:cs="Arial"/>
        </w:rPr>
      </w:pPr>
      <w:r w:rsidRPr="00175FA0">
        <w:rPr>
          <w:rFonts w:ascii="Arial" w:hAnsi="Arial" w:cs="Arial"/>
        </w:rPr>
        <w:t xml:space="preserve">Se diseñó el modelo de datos completo: 9 </w:t>
      </w:r>
      <w:proofErr w:type="spellStart"/>
      <w:r w:rsidRPr="00175FA0">
        <w:rPr>
          <w:rFonts w:ascii="Arial" w:hAnsi="Arial" w:cs="Arial"/>
        </w:rPr>
        <w:t>schemas</w:t>
      </w:r>
      <w:proofErr w:type="spellEnd"/>
      <w:r w:rsidRPr="00175FA0">
        <w:rPr>
          <w:rFonts w:ascii="Arial" w:hAnsi="Arial" w:cs="Arial"/>
        </w:rPr>
        <w:t xml:space="preserve">, 41 tablas, claves foráneas exclusivamente </w:t>
      </w:r>
      <w:proofErr w:type="spellStart"/>
      <w:r w:rsidRPr="00175FA0">
        <w:rPr>
          <w:rFonts w:ascii="Arial" w:hAnsi="Arial" w:cs="Arial"/>
        </w:rPr>
        <w:t>intra-schema</w:t>
      </w:r>
      <w:proofErr w:type="spellEnd"/>
      <w:r w:rsidRPr="00175FA0">
        <w:rPr>
          <w:rFonts w:ascii="Arial" w:hAnsi="Arial" w:cs="Arial"/>
        </w:rPr>
        <w:t xml:space="preserve">, campos de auditoría y </w:t>
      </w:r>
      <w:proofErr w:type="spellStart"/>
      <w:r w:rsidRPr="00175FA0">
        <w:rPr>
          <w:rFonts w:ascii="Arial" w:hAnsi="Arial" w:cs="Arial"/>
        </w:rPr>
        <w:t>soft</w:t>
      </w:r>
      <w:proofErr w:type="spellEnd"/>
      <w:r w:rsidRPr="00175FA0">
        <w:rPr>
          <w:rFonts w:ascii="Arial" w:hAnsi="Arial" w:cs="Arial"/>
        </w:rPr>
        <w:t xml:space="preserve"> </w:t>
      </w:r>
      <w:proofErr w:type="spellStart"/>
      <w:r w:rsidRPr="00175FA0">
        <w:rPr>
          <w:rFonts w:ascii="Arial" w:hAnsi="Arial" w:cs="Arial"/>
        </w:rPr>
        <w:t>delete</w:t>
      </w:r>
      <w:proofErr w:type="spellEnd"/>
      <w:r w:rsidRPr="00175FA0">
        <w:rPr>
          <w:rFonts w:ascii="Arial" w:hAnsi="Arial" w:cs="Arial"/>
        </w:rPr>
        <w:t xml:space="preserve">. Se aplicaron migraciones </w:t>
      </w:r>
      <w:proofErr w:type="spellStart"/>
      <w:r w:rsidRPr="00175FA0">
        <w:rPr>
          <w:rFonts w:ascii="Arial" w:hAnsi="Arial" w:cs="Arial"/>
        </w:rPr>
        <w:t>Flyway</w:t>
      </w:r>
      <w:proofErr w:type="spellEnd"/>
      <w:r w:rsidRPr="00175FA0">
        <w:rPr>
          <w:rFonts w:ascii="Arial" w:hAnsi="Arial" w:cs="Arial"/>
        </w:rPr>
        <w:t xml:space="preserve"> V1 en los 8 microservicios, se implementaron 33 entidades JPA con </w:t>
      </w:r>
      <w:proofErr w:type="spellStart"/>
      <w:r w:rsidRPr="00175FA0">
        <w:rPr>
          <w:rFonts w:ascii="Arial" w:hAnsi="Arial" w:cs="Arial"/>
        </w:rPr>
        <w:t>BaseEntity</w:t>
      </w:r>
      <w:proofErr w:type="spellEnd"/>
      <w:r w:rsidRPr="00175FA0">
        <w:rPr>
          <w:rFonts w:ascii="Arial" w:hAnsi="Arial" w:cs="Arial"/>
        </w:rPr>
        <w:t xml:space="preserve"> y </w:t>
      </w:r>
      <w:proofErr w:type="spellStart"/>
      <w:r w:rsidRPr="00175FA0">
        <w:rPr>
          <w:rFonts w:ascii="Arial" w:hAnsi="Arial" w:cs="Arial"/>
        </w:rPr>
        <w:t>AuditorAware</w:t>
      </w:r>
      <w:proofErr w:type="spellEnd"/>
      <w:r w:rsidRPr="00175FA0">
        <w:rPr>
          <w:rFonts w:ascii="Arial" w:hAnsi="Arial" w:cs="Arial"/>
        </w:rPr>
        <w:t xml:space="preserve">, 34 repositorios Spring Data y </w:t>
      </w:r>
      <w:proofErr w:type="spellStart"/>
      <w:r w:rsidRPr="00175FA0">
        <w:rPr>
          <w:rFonts w:ascii="Arial" w:hAnsi="Arial" w:cs="Arial"/>
        </w:rPr>
        <w:t>mappers</w:t>
      </w:r>
      <w:proofErr w:type="spellEnd"/>
      <w:r w:rsidRPr="00175FA0">
        <w:rPr>
          <w:rFonts w:ascii="Arial" w:hAnsi="Arial" w:cs="Arial"/>
        </w:rPr>
        <w:t xml:space="preserve"> </w:t>
      </w:r>
      <w:proofErr w:type="spellStart"/>
      <w:r w:rsidRPr="00175FA0">
        <w:rPr>
          <w:rFonts w:ascii="Arial" w:hAnsi="Arial" w:cs="Arial"/>
        </w:rPr>
        <w:t>MapStruct</w:t>
      </w:r>
      <w:proofErr w:type="spellEnd"/>
      <w:r w:rsidRPr="00175FA0">
        <w:rPr>
          <w:rFonts w:ascii="Arial" w:hAnsi="Arial" w:cs="Arial"/>
        </w:rPr>
        <w:t xml:space="preserve"> iniciales. Se configuró el pipeline </w:t>
      </w:r>
      <w:proofErr w:type="spellStart"/>
      <w:r w:rsidRPr="00175FA0">
        <w:rPr>
          <w:rFonts w:ascii="Arial" w:hAnsi="Arial" w:cs="Arial"/>
        </w:rPr>
        <w:t>backend-ci.yml</w:t>
      </w:r>
      <w:proofErr w:type="spellEnd"/>
      <w:r w:rsidRPr="00175FA0">
        <w:rPr>
          <w:rFonts w:ascii="Arial" w:hAnsi="Arial" w:cs="Arial"/>
        </w:rPr>
        <w:t xml:space="preserve"> con protección de rama </w:t>
      </w:r>
      <w:proofErr w:type="spellStart"/>
      <w:r w:rsidRPr="00175FA0">
        <w:rPr>
          <w:rFonts w:ascii="Arial" w:hAnsi="Arial" w:cs="Arial"/>
        </w:rPr>
        <w:t>main</w:t>
      </w:r>
      <w:proofErr w:type="spellEnd"/>
      <w:r w:rsidRPr="00175FA0">
        <w:rPr>
          <w:rFonts w:ascii="Arial" w:hAnsi="Arial" w:cs="Arial"/>
        </w:rPr>
        <w:t xml:space="preserve">. 4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4C0BDFA"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3 — Mensajería asíncrona con </w:t>
      </w:r>
      <w:proofErr w:type="spellStart"/>
      <w:r w:rsidRPr="00175FA0">
        <w:rPr>
          <w:rFonts w:ascii="Arial" w:hAnsi="Arial" w:cs="Arial"/>
        </w:rPr>
        <w:t>RabbitMQ</w:t>
      </w:r>
      <w:proofErr w:type="spellEnd"/>
      <w:r w:rsidRPr="00175FA0">
        <w:rPr>
          <w:rFonts w:ascii="Arial" w:hAnsi="Arial" w:cs="Arial"/>
        </w:rPr>
        <w:t xml:space="preserve"> (Cerrado)</w:t>
      </w:r>
    </w:p>
    <w:p w14:paraId="70698046" w14:textId="69E3A40E" w:rsidR="00175FA0" w:rsidRPr="00175FA0" w:rsidRDefault="00175FA0" w:rsidP="00175FA0">
      <w:pPr>
        <w:spacing w:line="360" w:lineRule="auto"/>
        <w:jc w:val="both"/>
        <w:rPr>
          <w:rFonts w:ascii="Arial" w:hAnsi="Arial" w:cs="Arial"/>
        </w:rPr>
      </w:pPr>
      <w:r w:rsidRPr="00175FA0">
        <w:rPr>
          <w:rFonts w:ascii="Arial" w:hAnsi="Arial" w:cs="Arial"/>
        </w:rPr>
        <w:t xml:space="preserve">Se declararon 8 </w:t>
      </w:r>
      <w:proofErr w:type="spellStart"/>
      <w:r w:rsidRPr="00175FA0">
        <w:rPr>
          <w:rFonts w:ascii="Arial" w:hAnsi="Arial" w:cs="Arial"/>
        </w:rPr>
        <w:t>exchanges</w:t>
      </w:r>
      <w:proofErr w:type="spellEnd"/>
      <w:r w:rsidRPr="00175FA0">
        <w:rPr>
          <w:rFonts w:ascii="Arial" w:hAnsi="Arial" w:cs="Arial"/>
        </w:rPr>
        <w:t xml:space="preserve"> tipo Topic con 16 colas y sus </w:t>
      </w:r>
      <w:proofErr w:type="spellStart"/>
      <w:r w:rsidRPr="00175FA0">
        <w:rPr>
          <w:rFonts w:ascii="Arial" w:hAnsi="Arial" w:cs="Arial"/>
        </w:rPr>
        <w:t>bindings</w:t>
      </w:r>
      <w:proofErr w:type="spellEnd"/>
      <w:r w:rsidRPr="00175FA0">
        <w:rPr>
          <w:rFonts w:ascii="Arial" w:hAnsi="Arial" w:cs="Arial"/>
        </w:rPr>
        <w:t xml:space="preserve"> mediante Spring AMQP, incluyendo </w:t>
      </w:r>
      <w:proofErr w:type="spellStart"/>
      <w:r w:rsidRPr="00175FA0">
        <w:rPr>
          <w:rFonts w:ascii="Arial" w:hAnsi="Arial" w:cs="Arial"/>
        </w:rPr>
        <w:t>Dead</w:t>
      </w:r>
      <w:proofErr w:type="spellEnd"/>
      <w:r w:rsidRPr="00175FA0">
        <w:rPr>
          <w:rFonts w:ascii="Arial" w:hAnsi="Arial" w:cs="Arial"/>
        </w:rPr>
        <w:t xml:space="preserve"> Letter </w:t>
      </w:r>
      <w:proofErr w:type="spellStart"/>
      <w:r w:rsidRPr="00175FA0">
        <w:rPr>
          <w:rFonts w:ascii="Arial" w:hAnsi="Arial" w:cs="Arial"/>
        </w:rPr>
        <w:t>Queues</w:t>
      </w:r>
      <w:proofErr w:type="spellEnd"/>
      <w:r w:rsidRPr="00175FA0">
        <w:rPr>
          <w:rFonts w:ascii="Arial" w:hAnsi="Arial" w:cs="Arial"/>
        </w:rPr>
        <w:t xml:space="preserve"> por cada cola principal. Se creó el módulo </w:t>
      </w:r>
      <w:proofErr w:type="spellStart"/>
      <w:r w:rsidRPr="00175FA0">
        <w:rPr>
          <w:rFonts w:ascii="Arial" w:hAnsi="Arial" w:cs="Arial"/>
        </w:rPr>
        <w:t>common-events</w:t>
      </w:r>
      <w:proofErr w:type="spellEnd"/>
      <w:r w:rsidRPr="00175FA0">
        <w:rPr>
          <w:rFonts w:ascii="Arial" w:hAnsi="Arial" w:cs="Arial"/>
        </w:rPr>
        <w:t xml:space="preserve"> con </w:t>
      </w:r>
      <w:proofErr w:type="spellStart"/>
      <w:r w:rsidRPr="00175FA0">
        <w:rPr>
          <w:rFonts w:ascii="Arial" w:hAnsi="Arial" w:cs="Arial"/>
        </w:rPr>
        <w:t>DTOs</w:t>
      </w:r>
      <w:proofErr w:type="spellEnd"/>
      <w:r w:rsidRPr="00175FA0">
        <w:rPr>
          <w:rFonts w:ascii="Arial" w:hAnsi="Arial" w:cs="Arial"/>
        </w:rPr>
        <w:t xml:space="preserve"> base de eventos (campo </w:t>
      </w:r>
      <w:proofErr w:type="spellStart"/>
      <w:r w:rsidRPr="00175FA0">
        <w:rPr>
          <w:rFonts w:ascii="Arial" w:hAnsi="Arial" w:cs="Arial"/>
        </w:rPr>
        <w:t>event_id</w:t>
      </w:r>
      <w:proofErr w:type="spellEnd"/>
      <w:r w:rsidRPr="00175FA0">
        <w:rPr>
          <w:rFonts w:ascii="Arial" w:hAnsi="Arial" w:cs="Arial"/>
        </w:rPr>
        <w:t xml:space="preserve"> tipo UUID), el </w:t>
      </w:r>
      <w:proofErr w:type="spellStart"/>
      <w:r w:rsidRPr="00175FA0">
        <w:rPr>
          <w:rFonts w:ascii="Arial" w:hAnsi="Arial" w:cs="Arial"/>
        </w:rPr>
        <w:t>EventPublisher</w:t>
      </w:r>
      <w:proofErr w:type="spellEnd"/>
      <w:r w:rsidRPr="00175FA0">
        <w:rPr>
          <w:rFonts w:ascii="Arial" w:hAnsi="Arial" w:cs="Arial"/>
        </w:rPr>
        <w:t xml:space="preserve"> con confirmaciones de entrega y la tabla </w:t>
      </w:r>
      <w:proofErr w:type="spellStart"/>
      <w:r w:rsidRPr="00175FA0">
        <w:rPr>
          <w:rFonts w:ascii="Arial" w:hAnsi="Arial" w:cs="Arial"/>
        </w:rPr>
        <w:t>shared_</w:t>
      </w:r>
      <w:proofErr w:type="gramStart"/>
      <w:r w:rsidRPr="00175FA0">
        <w:rPr>
          <w:rFonts w:ascii="Arial" w:hAnsi="Arial" w:cs="Arial"/>
        </w:rPr>
        <w:t>schema.processed</w:t>
      </w:r>
      <w:proofErr w:type="gramEnd"/>
      <w:r w:rsidRPr="00175FA0">
        <w:rPr>
          <w:rFonts w:ascii="Arial" w:hAnsi="Arial" w:cs="Arial"/>
        </w:rPr>
        <w:t>_events</w:t>
      </w:r>
      <w:proofErr w:type="spellEnd"/>
      <w:r w:rsidRPr="00175FA0">
        <w:rPr>
          <w:rFonts w:ascii="Arial" w:hAnsi="Arial" w:cs="Arial"/>
        </w:rPr>
        <w:t xml:space="preserve"> para idempotencia. 3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1A6AF192" w14:textId="77777777" w:rsidR="00175FA0" w:rsidRPr="00175FA0" w:rsidRDefault="00175FA0" w:rsidP="00175FA0">
      <w:pPr>
        <w:spacing w:line="360" w:lineRule="auto"/>
        <w:jc w:val="both"/>
        <w:rPr>
          <w:rFonts w:ascii="Arial" w:hAnsi="Arial" w:cs="Arial"/>
        </w:rPr>
      </w:pPr>
      <w:r w:rsidRPr="00175FA0">
        <w:rPr>
          <w:rFonts w:ascii="Arial" w:hAnsi="Arial" w:cs="Arial"/>
        </w:rPr>
        <w:t>Sprint 4 — Autenticación JWT y Gateway (Cerrado)</w:t>
      </w:r>
    </w:p>
    <w:p w14:paraId="1CB1726B" w14:textId="2D5A4A5F"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el flujo completo de autenticación: </w:t>
      </w:r>
      <w:proofErr w:type="spellStart"/>
      <w:r w:rsidRPr="00175FA0">
        <w:rPr>
          <w:rFonts w:ascii="Arial" w:hAnsi="Arial" w:cs="Arial"/>
        </w:rPr>
        <w:t>login</w:t>
      </w:r>
      <w:proofErr w:type="spellEnd"/>
      <w:r w:rsidRPr="00175FA0">
        <w:rPr>
          <w:rFonts w:ascii="Arial" w:hAnsi="Arial" w:cs="Arial"/>
        </w:rPr>
        <w:t xml:space="preserve"> con JWT HS512 de 512 bits, </w:t>
      </w:r>
      <w:proofErr w:type="spellStart"/>
      <w:r w:rsidRPr="00175FA0">
        <w:rPr>
          <w:rFonts w:ascii="Arial" w:hAnsi="Arial" w:cs="Arial"/>
        </w:rPr>
        <w:t>HttpOnly</w:t>
      </w:r>
      <w:proofErr w:type="spellEnd"/>
      <w:r w:rsidRPr="00175FA0">
        <w:rPr>
          <w:rFonts w:ascii="Arial" w:hAnsi="Arial" w:cs="Arial"/>
        </w:rPr>
        <w:t xml:space="preserve"> cookies, rotación de </w:t>
      </w:r>
      <w:proofErr w:type="spellStart"/>
      <w:r w:rsidRPr="00175FA0">
        <w:rPr>
          <w:rFonts w:ascii="Arial" w:hAnsi="Arial" w:cs="Arial"/>
        </w:rPr>
        <w:t>refresh</w:t>
      </w:r>
      <w:proofErr w:type="spellEnd"/>
      <w:r w:rsidRPr="00175FA0">
        <w:rPr>
          <w:rFonts w:ascii="Arial" w:hAnsi="Arial" w:cs="Arial"/>
        </w:rPr>
        <w:t xml:space="preserve"> tokens, contraseñas con </w:t>
      </w:r>
      <w:proofErr w:type="spellStart"/>
      <w:r w:rsidRPr="00175FA0">
        <w:rPr>
          <w:rFonts w:ascii="Arial" w:hAnsi="Arial" w:cs="Arial"/>
        </w:rPr>
        <w:t>BCrypt</w:t>
      </w:r>
      <w:proofErr w:type="spellEnd"/>
      <w:r w:rsidRPr="00175FA0">
        <w:rPr>
          <w:rFonts w:ascii="Arial" w:hAnsi="Arial" w:cs="Arial"/>
        </w:rPr>
        <w:t xml:space="preserve"> y bloqueo de cuenta tras tres intentos fallidos por 15 minutos. El API Gateway valida el JWT en cada solicitud y propaga los </w:t>
      </w:r>
      <w:proofErr w:type="spellStart"/>
      <w:r w:rsidRPr="00175FA0">
        <w:rPr>
          <w:rFonts w:ascii="Arial" w:hAnsi="Arial" w:cs="Arial"/>
        </w:rPr>
        <w:t>headers</w:t>
      </w:r>
      <w:proofErr w:type="spellEnd"/>
      <w:r w:rsidRPr="00175FA0">
        <w:rPr>
          <w:rFonts w:ascii="Arial" w:hAnsi="Arial" w:cs="Arial"/>
        </w:rPr>
        <w:t xml:space="preserve"> X-</w:t>
      </w:r>
      <w:proofErr w:type="spellStart"/>
      <w:r w:rsidRPr="00175FA0">
        <w:rPr>
          <w:rFonts w:ascii="Arial" w:hAnsi="Arial" w:cs="Arial"/>
        </w:rPr>
        <w:t>User</w:t>
      </w:r>
      <w:proofErr w:type="spellEnd"/>
      <w:r w:rsidRPr="00175FA0">
        <w:rPr>
          <w:rFonts w:ascii="Arial" w:hAnsi="Arial" w:cs="Arial"/>
        </w:rPr>
        <w:t>-Id, X-</w:t>
      </w:r>
      <w:proofErr w:type="spellStart"/>
      <w:r w:rsidRPr="00175FA0">
        <w:rPr>
          <w:rFonts w:ascii="Arial" w:hAnsi="Arial" w:cs="Arial"/>
        </w:rPr>
        <w:t>User</w:t>
      </w:r>
      <w:proofErr w:type="spellEnd"/>
      <w:r w:rsidRPr="00175FA0">
        <w:rPr>
          <w:rFonts w:ascii="Arial" w:hAnsi="Arial" w:cs="Arial"/>
        </w:rPr>
        <w:t>-Email y X-</w:t>
      </w:r>
      <w:proofErr w:type="spellStart"/>
      <w:r w:rsidRPr="00175FA0">
        <w:rPr>
          <w:rFonts w:ascii="Arial" w:hAnsi="Arial" w:cs="Arial"/>
        </w:rPr>
        <w:t>User</w:t>
      </w:r>
      <w:proofErr w:type="spellEnd"/>
      <w:r w:rsidRPr="00175FA0">
        <w:rPr>
          <w:rFonts w:ascii="Arial" w:hAnsi="Arial" w:cs="Arial"/>
        </w:rPr>
        <w:t xml:space="preserve">-Roles. Se implementó recuperación de contraseña con token UUID de 1 hora enviado por correo. Se cerraron 129 </w:t>
      </w:r>
      <w:proofErr w:type="spellStart"/>
      <w:r w:rsidRPr="00175FA0">
        <w:rPr>
          <w:rFonts w:ascii="Arial" w:hAnsi="Arial" w:cs="Arial"/>
        </w:rPr>
        <w:t>tests</w:t>
      </w:r>
      <w:proofErr w:type="spellEnd"/>
      <w:r w:rsidRPr="00175FA0">
        <w:rPr>
          <w:rFonts w:ascii="Arial" w:hAnsi="Arial" w:cs="Arial"/>
        </w:rPr>
        <w:t xml:space="preserve"> y se corrigieron 11 bugs.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E7F22E6"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5 — </w:t>
      </w:r>
      <w:proofErr w:type="spellStart"/>
      <w:r w:rsidRPr="00175FA0">
        <w:rPr>
          <w:rFonts w:ascii="Arial" w:hAnsi="Arial" w:cs="Arial"/>
        </w:rPr>
        <w:t>Backend</w:t>
      </w:r>
      <w:proofErr w:type="spellEnd"/>
      <w:r w:rsidRPr="00175FA0">
        <w:rPr>
          <w:rFonts w:ascii="Arial" w:hAnsi="Arial" w:cs="Arial"/>
        </w:rPr>
        <w:t xml:space="preserve"> Grupo A, parte 1 (Cerrado)</w:t>
      </w:r>
    </w:p>
    <w:p w14:paraId="6FB956C8" w14:textId="3FF33B2D" w:rsidR="00175FA0" w:rsidRPr="00175FA0" w:rsidRDefault="00175FA0" w:rsidP="00175FA0">
      <w:pPr>
        <w:spacing w:line="360" w:lineRule="auto"/>
        <w:jc w:val="both"/>
        <w:rPr>
          <w:rFonts w:ascii="Arial" w:hAnsi="Arial" w:cs="Arial"/>
        </w:rPr>
      </w:pPr>
      <w:r w:rsidRPr="00175FA0">
        <w:rPr>
          <w:rFonts w:ascii="Arial" w:hAnsi="Arial" w:cs="Arial"/>
        </w:rPr>
        <w:t xml:space="preserve">Se completaron los </w:t>
      </w:r>
      <w:proofErr w:type="spellStart"/>
      <w:r w:rsidRPr="00175FA0">
        <w:rPr>
          <w:rFonts w:ascii="Arial" w:hAnsi="Arial" w:cs="Arial"/>
        </w:rPr>
        <w:t>CRUDs</w:t>
      </w:r>
      <w:proofErr w:type="spellEnd"/>
      <w:r w:rsidRPr="00175FA0">
        <w:rPr>
          <w:rFonts w:ascii="Arial" w:hAnsi="Arial" w:cs="Arial"/>
        </w:rPr>
        <w:t xml:space="preserve"> REST de cuatro microservicios: MS-Auth con gestión de usuarios, roles, configuración del sistema y catálogos; MS-Estudiantes con matrícula, documentos, contactos de emergencia, progreso académico y asistencia; MS-Instructores con certificaciones, disponibilidad y horarios de trabajo; y MS-Vehículos con flota, mantenimientos, combustible, inspecciones y alertas de vencimiento de SOAT. Se implementó el evento </w:t>
      </w:r>
      <w:proofErr w:type="spellStart"/>
      <w:r w:rsidRPr="00175FA0">
        <w:rPr>
          <w:rFonts w:ascii="Arial" w:hAnsi="Arial" w:cs="Arial"/>
        </w:rPr>
        <w:t>UsuarioCreadoEvent</w:t>
      </w:r>
      <w:proofErr w:type="spellEnd"/>
      <w:r w:rsidRPr="00175FA0">
        <w:rPr>
          <w:rFonts w:ascii="Arial" w:hAnsi="Arial" w:cs="Arial"/>
        </w:rPr>
        <w:t xml:space="preserve"> propagado vía </w:t>
      </w:r>
      <w:proofErr w:type="spellStart"/>
      <w:r w:rsidRPr="00175FA0">
        <w:rPr>
          <w:rFonts w:ascii="Arial" w:hAnsi="Arial" w:cs="Arial"/>
        </w:rPr>
        <w:t>RabbitMQ</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4431A03"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6 — </w:t>
      </w:r>
      <w:proofErr w:type="spellStart"/>
      <w:r w:rsidRPr="00175FA0">
        <w:rPr>
          <w:rFonts w:ascii="Arial" w:hAnsi="Arial" w:cs="Arial"/>
        </w:rPr>
        <w:t>Backend</w:t>
      </w:r>
      <w:proofErr w:type="spellEnd"/>
      <w:r w:rsidRPr="00175FA0">
        <w:rPr>
          <w:rFonts w:ascii="Arial" w:hAnsi="Arial" w:cs="Arial"/>
        </w:rPr>
        <w:t xml:space="preserve"> Grupo A, parte 2 (Cerrado)</w:t>
      </w:r>
    </w:p>
    <w:p w14:paraId="605F8B71" w14:textId="322C24DE" w:rsidR="00175FA0" w:rsidRPr="00175FA0" w:rsidRDefault="00175FA0" w:rsidP="00175FA0">
      <w:pPr>
        <w:spacing w:line="360" w:lineRule="auto"/>
        <w:jc w:val="both"/>
        <w:rPr>
          <w:rFonts w:ascii="Arial" w:hAnsi="Arial" w:cs="Arial"/>
        </w:rPr>
      </w:pPr>
      <w:r w:rsidRPr="00175FA0">
        <w:rPr>
          <w:rFonts w:ascii="Arial" w:hAnsi="Arial" w:cs="Arial"/>
        </w:rPr>
        <w:t xml:space="preserve">Se implementó la lógica de asignación tripartita instructor-estudiante-vehículo con validaciones </w:t>
      </w:r>
      <w:proofErr w:type="spellStart"/>
      <w:r w:rsidRPr="00175FA0">
        <w:rPr>
          <w:rFonts w:ascii="Arial" w:hAnsi="Arial" w:cs="Arial"/>
        </w:rPr>
        <w:t>Feign</w:t>
      </w:r>
      <w:proofErr w:type="spellEnd"/>
      <w:r w:rsidRPr="00175FA0">
        <w:rPr>
          <w:rFonts w:ascii="Arial" w:hAnsi="Arial" w:cs="Arial"/>
        </w:rPr>
        <w:t xml:space="preserve">, detección de conflictos de horario, historial de cambios de estado y </w:t>
      </w:r>
      <w:r w:rsidRPr="00175FA0">
        <w:rPr>
          <w:rFonts w:ascii="Arial" w:hAnsi="Arial" w:cs="Arial"/>
        </w:rPr>
        <w:lastRenderedPageBreak/>
        <w:t xml:space="preserve">publicación de eventos asincrónicos. En MS-Cobros se desarrollaron facturas con pagos totales y parciales, cálculo automático de saldo, estados PENDIENTE/PAGADA/PARCIAL/ANULADA y reconciliación. Se aplicaron </w:t>
      </w:r>
      <w:proofErr w:type="spellStart"/>
      <w:r w:rsidRPr="00175FA0">
        <w:rPr>
          <w:rFonts w:ascii="Arial" w:hAnsi="Arial" w:cs="Arial"/>
        </w:rPr>
        <w:t>Circuit</w:t>
      </w:r>
      <w:proofErr w:type="spellEnd"/>
      <w:r w:rsidRPr="00175FA0">
        <w:rPr>
          <w:rFonts w:ascii="Arial" w:hAnsi="Arial" w:cs="Arial"/>
        </w:rPr>
        <w:t xml:space="preserve"> </w:t>
      </w:r>
      <w:proofErr w:type="spellStart"/>
      <w:r w:rsidRPr="00175FA0">
        <w:rPr>
          <w:rFonts w:ascii="Arial" w:hAnsi="Arial" w:cs="Arial"/>
        </w:rPr>
        <w:t>Breakers</w:t>
      </w:r>
      <w:proofErr w:type="spellEnd"/>
      <w:r w:rsidRPr="00175FA0">
        <w:rPr>
          <w:rFonts w:ascii="Arial" w:hAnsi="Arial" w:cs="Arial"/>
        </w:rPr>
        <w:t xml:space="preserve"> con Resilience4j en todos los clientes </w:t>
      </w:r>
      <w:proofErr w:type="spellStart"/>
      <w:r w:rsidRPr="00175FA0">
        <w:rPr>
          <w:rFonts w:ascii="Arial" w:hAnsi="Arial" w:cs="Arial"/>
        </w:rPr>
        <w:t>Feign</w:t>
      </w:r>
      <w:proofErr w:type="spellEnd"/>
      <w:r w:rsidRPr="00175FA0">
        <w:rPr>
          <w:rFonts w:ascii="Arial" w:hAnsi="Arial" w:cs="Arial"/>
        </w:rPr>
        <w:t xml:space="preserve">.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4C75639D"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7 — </w:t>
      </w:r>
      <w:proofErr w:type="spellStart"/>
      <w:r w:rsidRPr="00175FA0">
        <w:rPr>
          <w:rFonts w:ascii="Arial" w:hAnsi="Arial" w:cs="Arial"/>
        </w:rPr>
        <w:t>Frontend</w:t>
      </w:r>
      <w:proofErr w:type="spellEnd"/>
      <w:r w:rsidRPr="00175FA0">
        <w:rPr>
          <w:rFonts w:ascii="Arial" w:hAnsi="Arial" w:cs="Arial"/>
        </w:rPr>
        <w:t xml:space="preserve"> completo Grupo A (Cerrado)</w:t>
      </w:r>
    </w:p>
    <w:p>
      <w:pStyle w:val="Caption"/>
      <w:r>
        <w:t>Tabla 21: Datos técnicos y especificaciones</w:t>
      </w:r>
    </w:p>
    <w:p w14:paraId="6CDE5E6F" w14:textId="7EB876D7" w:rsidR="00175FA0" w:rsidRPr="00175FA0" w:rsidRDefault="00175FA0" w:rsidP="00175FA0">
      <w:pPr>
        <w:spacing w:line="360" w:lineRule="auto"/>
        <w:jc w:val="both"/>
        <w:rPr>
          <w:rFonts w:ascii="Arial" w:hAnsi="Arial" w:cs="Arial"/>
        </w:rPr>
      </w:pPr>
      <w:r w:rsidRPr="00175FA0">
        <w:rPr>
          <w:rFonts w:ascii="Arial" w:hAnsi="Arial" w:cs="Arial"/>
        </w:rPr>
        <w:t xml:space="preserve">Se configuró la SPA en Vue.js 3 con Vite, </w:t>
      </w:r>
      <w:proofErr w:type="spellStart"/>
      <w:r w:rsidRPr="00175FA0">
        <w:rPr>
          <w:rFonts w:ascii="Arial" w:hAnsi="Arial" w:cs="Arial"/>
        </w:rPr>
        <w:t>TypeScript</w:t>
      </w:r>
      <w:proofErr w:type="spellEnd"/>
      <w:r w:rsidRPr="00175FA0">
        <w:rPr>
          <w:rFonts w:ascii="Arial" w:hAnsi="Arial" w:cs="Arial"/>
        </w:rPr>
        <w:t xml:space="preserve"> </w:t>
      </w:r>
      <w:proofErr w:type="spellStart"/>
      <w:r w:rsidRPr="00175FA0">
        <w:rPr>
          <w:rFonts w:ascii="Arial" w:hAnsi="Arial" w:cs="Arial"/>
        </w:rPr>
        <w:t>strict</w:t>
      </w:r>
      <w:proofErr w:type="spellEnd"/>
      <w:r w:rsidRPr="00175FA0">
        <w:rPr>
          <w:rFonts w:ascii="Arial" w:hAnsi="Arial" w:cs="Arial"/>
        </w:rPr>
        <w:t xml:space="preserve">, </w:t>
      </w:r>
      <w:proofErr w:type="spellStart"/>
      <w:r w:rsidRPr="00175FA0">
        <w:rPr>
          <w:rFonts w:ascii="Arial" w:hAnsi="Arial" w:cs="Arial"/>
        </w:rPr>
        <w:t>PrimeVue</w:t>
      </w:r>
      <w:proofErr w:type="spellEnd"/>
      <w:r w:rsidRPr="00175FA0">
        <w:rPr>
          <w:rFonts w:ascii="Arial" w:hAnsi="Arial" w:cs="Arial"/>
        </w:rPr>
        <w:t xml:space="preserve">, </w:t>
      </w:r>
      <w:proofErr w:type="spellStart"/>
      <w:r w:rsidRPr="00175FA0">
        <w:rPr>
          <w:rFonts w:ascii="Arial" w:hAnsi="Arial" w:cs="Arial"/>
        </w:rPr>
        <w:t>Pinia</w:t>
      </w:r>
      <w:proofErr w:type="spellEnd"/>
      <w:r w:rsidRPr="00175FA0">
        <w:rPr>
          <w:rFonts w:ascii="Arial" w:hAnsi="Arial" w:cs="Arial"/>
        </w:rPr>
        <w:t xml:space="preserve">, Vue </w:t>
      </w:r>
      <w:proofErr w:type="spellStart"/>
      <w:r w:rsidRPr="00175FA0">
        <w:rPr>
          <w:rFonts w:ascii="Arial" w:hAnsi="Arial" w:cs="Arial"/>
        </w:rPr>
        <w:t>Router</w:t>
      </w:r>
      <w:proofErr w:type="spellEnd"/>
      <w:r w:rsidRPr="00175FA0">
        <w:rPr>
          <w:rFonts w:ascii="Arial" w:hAnsi="Arial" w:cs="Arial"/>
        </w:rPr>
        <w:t xml:space="preserve"> y Axios con interceptores JWT. Se desarrollaron los módulos de interfaz para los seis microservicios del Grupo A. El módulo de asignaciones incorporó </w:t>
      </w:r>
      <w:proofErr w:type="spellStart"/>
      <w:r w:rsidRPr="00175FA0">
        <w:rPr>
          <w:rFonts w:ascii="Arial" w:hAnsi="Arial" w:cs="Arial"/>
        </w:rPr>
        <w:t>FullCalendar</w:t>
      </w:r>
      <w:proofErr w:type="spellEnd"/>
      <w:r w:rsidRPr="00175FA0">
        <w:rPr>
          <w:rFonts w:ascii="Arial" w:hAnsi="Arial" w:cs="Arial"/>
        </w:rPr>
        <w:t xml:space="preserve"> con drag &amp; </w:t>
      </w:r>
      <w:proofErr w:type="spellStart"/>
      <w:r w:rsidRPr="00175FA0">
        <w:rPr>
          <w:rFonts w:ascii="Arial" w:hAnsi="Arial" w:cs="Arial"/>
        </w:rPr>
        <w:t>drop</w:t>
      </w:r>
      <w:proofErr w:type="spellEnd"/>
      <w:r w:rsidRPr="00175FA0">
        <w:rPr>
          <w:rFonts w:ascii="Arial" w:hAnsi="Arial" w:cs="Arial"/>
        </w:rPr>
        <w:t xml:space="preserve"> y un </w:t>
      </w:r>
      <w:proofErr w:type="spellStart"/>
      <w:r w:rsidRPr="00175FA0">
        <w:rPr>
          <w:rFonts w:ascii="Arial" w:hAnsi="Arial" w:cs="Arial"/>
        </w:rPr>
        <w:t>wizard</w:t>
      </w:r>
      <w:proofErr w:type="spellEnd"/>
      <w:r w:rsidRPr="00175FA0">
        <w:rPr>
          <w:rFonts w:ascii="Arial" w:hAnsi="Arial" w:cs="Arial"/>
        </w:rPr>
        <w:t xml:space="preserve"> de tres pasos que valida disponibilidad en tiempo real. La cobertura de componentes con </w:t>
      </w:r>
      <w:proofErr w:type="spellStart"/>
      <w:r w:rsidRPr="00175FA0">
        <w:rPr>
          <w:rFonts w:ascii="Arial" w:hAnsi="Arial" w:cs="Arial"/>
        </w:rPr>
        <w:t>Vitest</w:t>
      </w:r>
      <w:proofErr w:type="spellEnd"/>
      <w:r w:rsidRPr="00175FA0">
        <w:rPr>
          <w:rFonts w:ascii="Arial" w:hAnsi="Arial" w:cs="Arial"/>
        </w:rPr>
        <w:t xml:space="preserve"> alcanzó ≥80%. 7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29D9AE1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8 — </w:t>
      </w:r>
      <w:proofErr w:type="spellStart"/>
      <w:r w:rsidRPr="00175FA0">
        <w:rPr>
          <w:rFonts w:ascii="Arial" w:hAnsi="Arial" w:cs="Arial"/>
        </w:rPr>
        <w:t>Testing</w:t>
      </w:r>
      <w:proofErr w:type="spellEnd"/>
      <w:r w:rsidRPr="00175FA0">
        <w:rPr>
          <w:rFonts w:ascii="Arial" w:hAnsi="Arial" w:cs="Arial"/>
        </w:rPr>
        <w:t xml:space="preserve"> Grupo A (Cerrado)</w:t>
      </w:r>
    </w:p>
    <w:p>
      <w:pStyle w:val="Caption"/>
      <w:r>
        <w:t>Tabla 22: Datos técnicos y especificaciones</w:t>
      </w:r>
    </w:p>
    <w:p w14:paraId="2B856635" w14:textId="61DA12B3"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los seis microservicios del Grupo A. Se implementaron más de 30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Se completaron cinco flujos E2E con Cypress: inicio/cierre de sesión, matrícula de estudiante, asignación tripartita, registro de pago parcial y edición de configuración.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7AEDA71" w14:textId="77777777" w:rsidR="00175FA0" w:rsidRPr="00175FA0" w:rsidRDefault="00175FA0" w:rsidP="00175FA0">
      <w:pPr>
        <w:spacing w:line="360" w:lineRule="auto"/>
        <w:jc w:val="both"/>
        <w:rPr>
          <w:rFonts w:ascii="Arial" w:hAnsi="Arial" w:cs="Arial"/>
        </w:rPr>
      </w:pPr>
      <w:r w:rsidRPr="00175FA0">
        <w:rPr>
          <w:rFonts w:ascii="Arial" w:hAnsi="Arial" w:cs="Arial"/>
        </w:rPr>
        <w:t>Sprint 9 — Estabilización (Cerrado)</w:t>
      </w:r>
    </w:p>
    <w:p w14:paraId="563F2AC0" w14:textId="7B008BE8" w:rsidR="00175FA0" w:rsidRPr="00175FA0" w:rsidRDefault="00175FA0" w:rsidP="00175FA0">
      <w:pPr>
        <w:spacing w:line="360" w:lineRule="auto"/>
        <w:jc w:val="both"/>
        <w:rPr>
          <w:rFonts w:ascii="Arial" w:hAnsi="Arial" w:cs="Arial"/>
        </w:rPr>
      </w:pPr>
      <w:r w:rsidRPr="00175FA0">
        <w:rPr>
          <w:rFonts w:ascii="Arial" w:hAnsi="Arial" w:cs="Arial"/>
        </w:rPr>
        <w:t xml:space="preserve">Sprint no contemplado en el plan original, incorporado tras identificar deuda técnica. Se implementó kilometraje E2E en asignaciones, tipos de combustible configurables, contratos de instructores y estados extendidos del estudiante (PRE_MATRICULADO / MATRICULADO / CURSANDO / COMPLETADO / RETIRADO). En MS-Cobros se añadió el modelo de crédito con tabla </w:t>
      </w:r>
      <w:proofErr w:type="spellStart"/>
      <w:r w:rsidRPr="00175FA0">
        <w:rPr>
          <w:rFonts w:ascii="Arial" w:hAnsi="Arial" w:cs="Arial"/>
        </w:rPr>
        <w:t>factura_cuotas</w:t>
      </w:r>
      <w:proofErr w:type="spellEnd"/>
      <w:r w:rsidRPr="00175FA0">
        <w:rPr>
          <w:rFonts w:ascii="Arial" w:hAnsi="Arial" w:cs="Arial"/>
        </w:rPr>
        <w:t xml:space="preserve">. Se implementaron seis validaciones cruzadas al crear una asignación. Se activaron tres nuevos </w:t>
      </w:r>
      <w:proofErr w:type="spellStart"/>
      <w:r w:rsidRPr="00175FA0">
        <w:rPr>
          <w:rFonts w:ascii="Arial" w:hAnsi="Arial" w:cs="Arial"/>
        </w:rPr>
        <w:t>workflows</w:t>
      </w:r>
      <w:proofErr w:type="spellEnd"/>
      <w:r w:rsidRPr="00175FA0">
        <w:rPr>
          <w:rFonts w:ascii="Arial" w:hAnsi="Arial" w:cs="Arial"/>
        </w:rPr>
        <w:t xml:space="preserve"> CI/CD.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5057DCB8"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10 — </w:t>
      </w:r>
      <w:proofErr w:type="spellStart"/>
      <w:r w:rsidRPr="00175FA0">
        <w:rPr>
          <w:rFonts w:ascii="Arial" w:hAnsi="Arial" w:cs="Arial"/>
        </w:rPr>
        <w:t>Backend</w:t>
      </w:r>
      <w:proofErr w:type="spellEnd"/>
      <w:r w:rsidRPr="00175FA0">
        <w:rPr>
          <w:rFonts w:ascii="Arial" w:hAnsi="Arial" w:cs="Arial"/>
        </w:rPr>
        <w:t xml:space="preserve"> Grupo B (Cerrado)</w:t>
      </w:r>
    </w:p>
    <w:p w14:paraId="0F29448B" w14:textId="001EF8F1" w:rsidR="00175FA0" w:rsidRPr="00175FA0" w:rsidRDefault="00175FA0" w:rsidP="00175FA0">
      <w:pPr>
        <w:spacing w:line="360" w:lineRule="auto"/>
        <w:jc w:val="both"/>
        <w:rPr>
          <w:rFonts w:ascii="Arial" w:hAnsi="Arial" w:cs="Arial"/>
        </w:rPr>
      </w:pPr>
      <w:r w:rsidRPr="00175FA0">
        <w:rPr>
          <w:rFonts w:ascii="Arial" w:hAnsi="Arial" w:cs="Arial"/>
        </w:rPr>
        <w:t xml:space="preserve">Se completó MS-Notificaciones con plantillas configurables CRUD, log de envíos, notificaciones </w:t>
      </w:r>
      <w:proofErr w:type="spellStart"/>
      <w:r w:rsidRPr="00175FA0">
        <w:rPr>
          <w:rFonts w:ascii="Arial" w:hAnsi="Arial" w:cs="Arial"/>
        </w:rPr>
        <w:t>in-</w:t>
      </w:r>
      <w:proofErr w:type="gramStart"/>
      <w:r w:rsidRPr="00175FA0">
        <w:rPr>
          <w:rFonts w:ascii="Arial" w:hAnsi="Arial" w:cs="Arial"/>
        </w:rPr>
        <w:t>app</w:t>
      </w:r>
      <w:proofErr w:type="spellEnd"/>
      <w:proofErr w:type="gramEnd"/>
      <w:r w:rsidRPr="00175FA0">
        <w:rPr>
          <w:rFonts w:ascii="Arial" w:hAnsi="Arial" w:cs="Arial"/>
        </w:rPr>
        <w:t xml:space="preserve"> con </w:t>
      </w:r>
      <w:proofErr w:type="spellStart"/>
      <w:r w:rsidRPr="00175FA0">
        <w:rPr>
          <w:rFonts w:ascii="Arial" w:hAnsi="Arial" w:cs="Arial"/>
        </w:rPr>
        <w:t>polling</w:t>
      </w:r>
      <w:proofErr w:type="spellEnd"/>
      <w:r w:rsidRPr="00175FA0">
        <w:rPr>
          <w:rFonts w:ascii="Arial" w:hAnsi="Arial" w:cs="Arial"/>
        </w:rPr>
        <w:t xml:space="preserve"> y </w:t>
      </w:r>
      <w:proofErr w:type="spellStart"/>
      <w:r w:rsidRPr="00175FA0">
        <w:rPr>
          <w:rFonts w:ascii="Arial" w:hAnsi="Arial" w:cs="Arial"/>
        </w:rPr>
        <w:t>consumer</w:t>
      </w:r>
      <w:proofErr w:type="spellEnd"/>
      <w:r w:rsidRPr="00175FA0">
        <w:rPr>
          <w:rFonts w:ascii="Arial" w:hAnsi="Arial" w:cs="Arial"/>
        </w:rPr>
        <w:t xml:space="preserve"> de eventos del Grupo A. Se completó MS-Reportes con reportes operativos (estudiantes activos, horas instructor, SOAT por vencer, asistencia), reportes financieros (ingresos por período, saldos, morosidad), exportación PDF con </w:t>
      </w:r>
      <w:proofErr w:type="spellStart"/>
      <w:r w:rsidRPr="00175FA0">
        <w:rPr>
          <w:rFonts w:ascii="Arial" w:hAnsi="Arial" w:cs="Arial"/>
        </w:rPr>
        <w:t>OpenPDF</w:t>
      </w:r>
      <w:proofErr w:type="spellEnd"/>
      <w:r w:rsidRPr="00175FA0">
        <w:rPr>
          <w:rFonts w:ascii="Arial" w:hAnsi="Arial" w:cs="Arial"/>
        </w:rPr>
        <w:t xml:space="preserve"> y Excel con Apache POI, y caché </w:t>
      </w:r>
      <w:proofErr w:type="spellStart"/>
      <w:r w:rsidRPr="00175FA0">
        <w:rPr>
          <w:rFonts w:ascii="Arial" w:hAnsi="Arial" w:cs="Arial"/>
        </w:rPr>
        <w:t>Caffeine</w:t>
      </w:r>
      <w:proofErr w:type="spellEnd"/>
      <w:r w:rsidRPr="00175FA0">
        <w:rPr>
          <w:rFonts w:ascii="Arial" w:hAnsi="Arial" w:cs="Arial"/>
        </w:rPr>
        <w:t xml:space="preserve"> con TTL configurable. 6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pStyle w:val="Caption"/>
      <w:r>
        <w:t>Tabla 23: Datos técnicos y especificaciones</w:t>
      </w:r>
    </w:p>
    <w:p w14:paraId="3D373E5F"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11 — </w:t>
      </w:r>
      <w:proofErr w:type="spellStart"/>
      <w:r w:rsidRPr="00175FA0">
        <w:rPr>
          <w:rFonts w:ascii="Arial" w:hAnsi="Arial" w:cs="Arial"/>
        </w:rPr>
        <w:t>Frontend</w:t>
      </w:r>
      <w:proofErr w:type="spellEnd"/>
      <w:r w:rsidRPr="00175FA0">
        <w:rPr>
          <w:rFonts w:ascii="Arial" w:hAnsi="Arial" w:cs="Arial"/>
        </w:rPr>
        <w:t xml:space="preserve"> Grupo B (Cerrado)</w:t>
      </w:r>
    </w:p>
    <w:p w14:paraId="120DB4E2" w14:textId="745F81EB" w:rsidR="00175FA0" w:rsidRPr="00175FA0" w:rsidRDefault="00175FA0" w:rsidP="00175FA0">
      <w:pPr>
        <w:spacing w:line="360" w:lineRule="auto"/>
        <w:jc w:val="both"/>
        <w:rPr>
          <w:rFonts w:ascii="Arial" w:hAnsi="Arial" w:cs="Arial"/>
        </w:rPr>
      </w:pPr>
      <w:r w:rsidRPr="00175FA0">
        <w:rPr>
          <w:rFonts w:ascii="Arial" w:hAnsi="Arial" w:cs="Arial"/>
        </w:rPr>
        <w:lastRenderedPageBreak/>
        <w:t xml:space="preserve">Se desarrolló el componente </w:t>
      </w:r>
      <w:proofErr w:type="spellStart"/>
      <w:r w:rsidRPr="00175FA0">
        <w:rPr>
          <w:rFonts w:ascii="Arial" w:hAnsi="Arial" w:cs="Arial"/>
        </w:rPr>
        <w:t>NotificacionesDropdown</w:t>
      </w:r>
      <w:proofErr w:type="spellEnd"/>
      <w:r w:rsidRPr="00175FA0">
        <w:rPr>
          <w:rFonts w:ascii="Arial" w:hAnsi="Arial" w:cs="Arial"/>
        </w:rPr>
        <w:t xml:space="preserve"> con </w:t>
      </w:r>
      <w:proofErr w:type="spellStart"/>
      <w:r w:rsidRPr="00175FA0">
        <w:rPr>
          <w:rFonts w:ascii="Arial" w:hAnsi="Arial" w:cs="Arial"/>
        </w:rPr>
        <w:t>badge</w:t>
      </w:r>
      <w:proofErr w:type="spellEnd"/>
      <w:r w:rsidRPr="00175FA0">
        <w:rPr>
          <w:rFonts w:ascii="Arial" w:hAnsi="Arial" w:cs="Arial"/>
        </w:rPr>
        <w:t xml:space="preserve"> de conteo y </w:t>
      </w:r>
      <w:proofErr w:type="spellStart"/>
      <w:r w:rsidRPr="00175FA0">
        <w:rPr>
          <w:rFonts w:ascii="Arial" w:hAnsi="Arial" w:cs="Arial"/>
        </w:rPr>
        <w:t>polling</w:t>
      </w:r>
      <w:proofErr w:type="spellEnd"/>
      <w:r w:rsidRPr="00175FA0">
        <w:rPr>
          <w:rFonts w:ascii="Arial" w:hAnsi="Arial" w:cs="Arial"/>
        </w:rPr>
        <w:t xml:space="preserve"> cada 30 segundos, </w:t>
      </w:r>
      <w:proofErr w:type="spellStart"/>
      <w:r w:rsidRPr="00175FA0">
        <w:rPr>
          <w:rFonts w:ascii="Arial" w:hAnsi="Arial" w:cs="Arial"/>
        </w:rPr>
        <w:t>PlantillasEmailView</w:t>
      </w:r>
      <w:proofErr w:type="spellEnd"/>
      <w:r w:rsidRPr="00175FA0">
        <w:rPr>
          <w:rFonts w:ascii="Arial" w:hAnsi="Arial" w:cs="Arial"/>
        </w:rPr>
        <w:t xml:space="preserve"> con CRUD y </w:t>
      </w:r>
      <w:proofErr w:type="spellStart"/>
      <w:r w:rsidRPr="00175FA0">
        <w:rPr>
          <w:rFonts w:ascii="Arial" w:hAnsi="Arial" w:cs="Arial"/>
        </w:rPr>
        <w:t>preview</w:t>
      </w:r>
      <w:proofErr w:type="spellEnd"/>
      <w:r w:rsidRPr="00175FA0">
        <w:rPr>
          <w:rFonts w:ascii="Arial" w:hAnsi="Arial" w:cs="Arial"/>
        </w:rPr>
        <w:t xml:space="preserve">, </w:t>
      </w:r>
      <w:proofErr w:type="spellStart"/>
      <w:r w:rsidRPr="00175FA0">
        <w:rPr>
          <w:rFonts w:ascii="Arial" w:hAnsi="Arial" w:cs="Arial"/>
        </w:rPr>
        <w:t>DashboardView</w:t>
      </w:r>
      <w:proofErr w:type="spellEnd"/>
      <w:r w:rsidRPr="00175FA0">
        <w:rPr>
          <w:rFonts w:ascii="Arial" w:hAnsi="Arial" w:cs="Arial"/>
        </w:rPr>
        <w:t xml:space="preserve"> con </w:t>
      </w:r>
      <w:proofErr w:type="spellStart"/>
      <w:r w:rsidRPr="00175FA0">
        <w:rPr>
          <w:rFonts w:ascii="Arial" w:hAnsi="Arial" w:cs="Arial"/>
        </w:rPr>
        <w:t>KPIs</w:t>
      </w:r>
      <w:proofErr w:type="spellEnd"/>
      <w:r w:rsidRPr="00175FA0">
        <w:rPr>
          <w:rFonts w:ascii="Arial" w:hAnsi="Arial" w:cs="Arial"/>
        </w:rPr>
        <w:t xml:space="preserve"> usando Chart.js (estudiantes activos, ingresos del mes, clases del día, SOAT por vencer), y vistas de reportes operativos y financieros con </w:t>
      </w:r>
      <w:proofErr w:type="spellStart"/>
      <w:r w:rsidRPr="00175FA0">
        <w:rPr>
          <w:rFonts w:ascii="Arial" w:hAnsi="Arial" w:cs="Arial"/>
        </w:rPr>
        <w:t>export</w:t>
      </w:r>
      <w:proofErr w:type="spellEnd"/>
      <w:r w:rsidRPr="00175FA0">
        <w:rPr>
          <w:rFonts w:ascii="Arial" w:hAnsi="Arial" w:cs="Arial"/>
        </w:rPr>
        <w:t xml:space="preserve"> PDF/Excel desde el navegador.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32E0F5F4" w14:textId="77777777" w:rsidR="00175FA0" w:rsidRPr="00175FA0" w:rsidRDefault="00175FA0" w:rsidP="00175FA0">
      <w:pPr>
        <w:spacing w:line="360" w:lineRule="auto"/>
        <w:jc w:val="both"/>
        <w:rPr>
          <w:rFonts w:ascii="Arial" w:hAnsi="Arial" w:cs="Arial"/>
        </w:rPr>
      </w:pPr>
      <w:r w:rsidRPr="00175FA0">
        <w:rPr>
          <w:rFonts w:ascii="Arial" w:hAnsi="Arial" w:cs="Arial"/>
        </w:rPr>
        <w:t xml:space="preserve">Sprint 12 — </w:t>
      </w:r>
      <w:proofErr w:type="spellStart"/>
      <w:r w:rsidRPr="00175FA0">
        <w:rPr>
          <w:rFonts w:ascii="Arial" w:hAnsi="Arial" w:cs="Arial"/>
        </w:rPr>
        <w:t>Testing</w:t>
      </w:r>
      <w:proofErr w:type="spellEnd"/>
      <w:r w:rsidRPr="00175FA0">
        <w:rPr>
          <w:rFonts w:ascii="Arial" w:hAnsi="Arial" w:cs="Arial"/>
        </w:rPr>
        <w:t xml:space="preserve"> Grupo B (Cerrado)</w:t>
      </w:r>
    </w:p>
    <w:p w14:paraId="228FB388" w14:textId="0FE7C1DD" w:rsidR="00175FA0" w:rsidRPr="00175FA0" w:rsidRDefault="00175FA0" w:rsidP="00175FA0">
      <w:pPr>
        <w:spacing w:line="360" w:lineRule="auto"/>
        <w:jc w:val="both"/>
        <w:rPr>
          <w:rFonts w:ascii="Arial" w:hAnsi="Arial" w:cs="Arial"/>
        </w:rPr>
      </w:pPr>
      <w:r w:rsidRPr="00175FA0">
        <w:rPr>
          <w:rFonts w:ascii="Arial" w:hAnsi="Arial" w:cs="Arial"/>
        </w:rPr>
        <w:t xml:space="preserve">Se alcanzó cobertura </w:t>
      </w:r>
      <w:proofErr w:type="spellStart"/>
      <w:r w:rsidRPr="00175FA0">
        <w:rPr>
          <w:rFonts w:ascii="Arial" w:hAnsi="Arial" w:cs="Arial"/>
        </w:rPr>
        <w:t>JaCoCo</w:t>
      </w:r>
      <w:proofErr w:type="spellEnd"/>
      <w:r w:rsidRPr="00175FA0">
        <w:rPr>
          <w:rFonts w:ascii="Arial" w:hAnsi="Arial" w:cs="Arial"/>
        </w:rPr>
        <w:t xml:space="preserve"> ≥80% en MS-Notificaciones y MS-Reportes. Se implementaron </w:t>
      </w:r>
      <w:proofErr w:type="spellStart"/>
      <w:r w:rsidRPr="00175FA0">
        <w:rPr>
          <w:rFonts w:ascii="Arial" w:hAnsi="Arial" w:cs="Arial"/>
        </w:rPr>
        <w:t>tests</w:t>
      </w:r>
      <w:proofErr w:type="spellEnd"/>
      <w:r w:rsidRPr="00175FA0">
        <w:rPr>
          <w:rFonts w:ascii="Arial" w:hAnsi="Arial" w:cs="Arial"/>
        </w:rPr>
        <w:t xml:space="preserve"> de integración con </w:t>
      </w:r>
      <w:proofErr w:type="spellStart"/>
      <w:r w:rsidRPr="00175FA0">
        <w:rPr>
          <w:rFonts w:ascii="Arial" w:hAnsi="Arial" w:cs="Arial"/>
        </w:rPr>
        <w:t>Testcontainers</w:t>
      </w:r>
      <w:proofErr w:type="spellEnd"/>
      <w:r w:rsidRPr="00175FA0">
        <w:rPr>
          <w:rFonts w:ascii="Arial" w:hAnsi="Arial" w:cs="Arial"/>
        </w:rPr>
        <w:t xml:space="preserve"> incluyendo </w:t>
      </w:r>
      <w:proofErr w:type="spellStart"/>
      <w:r w:rsidRPr="00175FA0">
        <w:rPr>
          <w:rFonts w:ascii="Arial" w:hAnsi="Arial" w:cs="Arial"/>
        </w:rPr>
        <w:t>GreenMail</w:t>
      </w:r>
      <w:proofErr w:type="spellEnd"/>
      <w:r w:rsidRPr="00175FA0">
        <w:rPr>
          <w:rFonts w:ascii="Arial" w:hAnsi="Arial" w:cs="Arial"/>
        </w:rPr>
        <w:t xml:space="preserve"> como servidor SMTP real y </w:t>
      </w:r>
      <w:proofErr w:type="spellStart"/>
      <w:r w:rsidRPr="00175FA0">
        <w:rPr>
          <w:rFonts w:ascii="Arial" w:hAnsi="Arial" w:cs="Arial"/>
        </w:rPr>
        <w:t>mocks</w:t>
      </w:r>
      <w:proofErr w:type="spellEnd"/>
      <w:r w:rsidRPr="00175FA0">
        <w:rPr>
          <w:rFonts w:ascii="Arial" w:hAnsi="Arial" w:cs="Arial"/>
        </w:rPr>
        <w:t xml:space="preserve"> de </w:t>
      </w:r>
      <w:proofErr w:type="spellStart"/>
      <w:r w:rsidRPr="00175FA0">
        <w:rPr>
          <w:rFonts w:ascii="Arial" w:hAnsi="Arial" w:cs="Arial"/>
        </w:rPr>
        <w:t>Feign</w:t>
      </w:r>
      <w:proofErr w:type="spellEnd"/>
      <w:r w:rsidRPr="00175FA0">
        <w:rPr>
          <w:rFonts w:ascii="Arial" w:hAnsi="Arial" w:cs="Arial"/>
        </w:rPr>
        <w:t xml:space="preserve"> para MS-Reportes. Se completaron tres flujos E2E con Cypress: </w:t>
      </w:r>
      <w:proofErr w:type="spellStart"/>
      <w:r w:rsidRPr="00175FA0">
        <w:rPr>
          <w:rFonts w:ascii="Arial" w:hAnsi="Arial" w:cs="Arial"/>
        </w:rPr>
        <w:t>evento→email→notificación</w:t>
      </w:r>
      <w:proofErr w:type="spellEnd"/>
      <w:r w:rsidRPr="00175FA0">
        <w:rPr>
          <w:rFonts w:ascii="Arial" w:hAnsi="Arial" w:cs="Arial"/>
        </w:rPr>
        <w:t xml:space="preserve"> </w:t>
      </w:r>
      <w:proofErr w:type="spellStart"/>
      <w:r w:rsidRPr="00175FA0">
        <w:rPr>
          <w:rFonts w:ascii="Arial" w:hAnsi="Arial" w:cs="Arial"/>
        </w:rPr>
        <w:t>in-</w:t>
      </w:r>
      <w:proofErr w:type="gramStart"/>
      <w:r w:rsidRPr="00175FA0">
        <w:rPr>
          <w:rFonts w:ascii="Arial" w:hAnsi="Arial" w:cs="Arial"/>
        </w:rPr>
        <w:t>app</w:t>
      </w:r>
      <w:proofErr w:type="gramEnd"/>
      <w:r w:rsidRPr="00175FA0">
        <w:rPr>
          <w:rFonts w:ascii="Arial" w:hAnsi="Arial" w:cs="Arial"/>
        </w:rPr>
        <w:t>→marcada</w:t>
      </w:r>
      <w:proofErr w:type="spellEnd"/>
      <w:r w:rsidRPr="00175FA0">
        <w:rPr>
          <w:rFonts w:ascii="Arial" w:hAnsi="Arial" w:cs="Arial"/>
        </w:rPr>
        <w:t xml:space="preserve"> como leída, generación de reporte con exportación PDF, y edición de plantilla de email con envío de prueba. 5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7DE738A7" w14:textId="77777777" w:rsidR="00175FA0" w:rsidRPr="00175FA0" w:rsidRDefault="00175FA0" w:rsidP="00175FA0">
      <w:pPr>
        <w:spacing w:line="360" w:lineRule="auto"/>
        <w:jc w:val="both"/>
        <w:rPr>
          <w:rFonts w:ascii="Arial" w:hAnsi="Arial" w:cs="Arial"/>
        </w:rPr>
      </w:pPr>
      <w:r w:rsidRPr="00175FA0">
        <w:rPr>
          <w:rFonts w:ascii="Arial" w:hAnsi="Arial" w:cs="Arial"/>
        </w:rPr>
        <w:t>Sprint 13 — Cierre (Cerrado)</w:t>
      </w:r>
    </w:p>
    <w:p w14:paraId="585058F1" w14:textId="2A754D1D" w:rsidR="007F0B8E" w:rsidRDefault="00175FA0" w:rsidP="00175FA0">
      <w:pPr>
        <w:spacing w:line="360" w:lineRule="auto"/>
        <w:jc w:val="both"/>
        <w:rPr>
          <w:rFonts w:ascii="Arial" w:hAnsi="Arial" w:cs="Arial"/>
        </w:rPr>
      </w:pPr>
      <w:r w:rsidRPr="00175FA0">
        <w:rPr>
          <w:rFonts w:ascii="Arial" w:hAnsi="Arial" w:cs="Arial"/>
        </w:rPr>
        <w:t xml:space="preserve">Se ejecutó el flujo E2E cruzado completo: matrícula → factura → 5 clases con kilometraje → asistencia → pago parcial → pago restante → recibo por email → reporte financiero. Se realizaron pruebas de rendimiento con </w:t>
      </w:r>
      <w:proofErr w:type="spellStart"/>
      <w:r w:rsidRPr="00175FA0">
        <w:rPr>
          <w:rFonts w:ascii="Arial" w:hAnsi="Arial" w:cs="Arial"/>
        </w:rPr>
        <w:t>JMeter</w:t>
      </w:r>
      <w:proofErr w:type="spellEnd"/>
      <w:r w:rsidRPr="00175FA0">
        <w:rPr>
          <w:rFonts w:ascii="Arial" w:hAnsi="Arial" w:cs="Arial"/>
        </w:rPr>
        <w:t xml:space="preserve"> con 50 usuarios concurrentes (p95 &lt; 500 ms). Se efectuó la revisión OWASP Top 10 y se implementó </w:t>
      </w:r>
      <w:proofErr w:type="spellStart"/>
      <w:r w:rsidRPr="00175FA0">
        <w:rPr>
          <w:rFonts w:ascii="Arial" w:hAnsi="Arial" w:cs="Arial"/>
        </w:rPr>
        <w:t>rate</w:t>
      </w:r>
      <w:proofErr w:type="spellEnd"/>
      <w:r w:rsidRPr="00175FA0">
        <w:rPr>
          <w:rFonts w:ascii="Arial" w:hAnsi="Arial" w:cs="Arial"/>
        </w:rPr>
        <w:t xml:space="preserve"> </w:t>
      </w:r>
      <w:proofErr w:type="spellStart"/>
      <w:r w:rsidRPr="00175FA0">
        <w:rPr>
          <w:rFonts w:ascii="Arial" w:hAnsi="Arial" w:cs="Arial"/>
        </w:rPr>
        <w:t>limiting</w:t>
      </w:r>
      <w:proofErr w:type="spellEnd"/>
      <w:r w:rsidRPr="00175FA0">
        <w:rPr>
          <w:rFonts w:ascii="Arial" w:hAnsi="Arial" w:cs="Arial"/>
        </w:rPr>
        <w:t xml:space="preserve"> de 100 </w:t>
      </w:r>
      <w:proofErr w:type="spellStart"/>
      <w:r w:rsidRPr="00175FA0">
        <w:rPr>
          <w:rFonts w:ascii="Arial" w:hAnsi="Arial" w:cs="Arial"/>
        </w:rPr>
        <w:t>req</w:t>
      </w:r>
      <w:proofErr w:type="spellEnd"/>
      <w:r w:rsidRPr="00175FA0">
        <w:rPr>
          <w:rFonts w:ascii="Arial" w:hAnsi="Arial" w:cs="Arial"/>
        </w:rPr>
        <w:t xml:space="preserve">/min/IP con Bucket4j en el Gateway. Se completó el despliegue en Oracle Cloud Free Tier con </w:t>
      </w:r>
      <w:proofErr w:type="spellStart"/>
      <w:r w:rsidRPr="00175FA0">
        <w:rPr>
          <w:rFonts w:ascii="Arial" w:hAnsi="Arial" w:cs="Arial"/>
        </w:rPr>
        <w:t>Nginx</w:t>
      </w:r>
      <w:proofErr w:type="spellEnd"/>
      <w:r w:rsidRPr="00175FA0">
        <w:rPr>
          <w:rFonts w:ascii="Arial" w:hAnsi="Arial" w:cs="Arial"/>
        </w:rPr>
        <w:t xml:space="preserve"> y </w:t>
      </w:r>
      <w:proofErr w:type="spellStart"/>
      <w:r w:rsidRPr="00175FA0">
        <w:rPr>
          <w:rFonts w:ascii="Arial" w:hAnsi="Arial" w:cs="Arial"/>
        </w:rPr>
        <w:t>Let's</w:t>
      </w:r>
      <w:proofErr w:type="spellEnd"/>
      <w:r w:rsidRPr="00175FA0">
        <w:rPr>
          <w:rFonts w:ascii="Arial" w:hAnsi="Arial" w:cs="Arial"/>
        </w:rPr>
        <w:t xml:space="preserve"> </w:t>
      </w:r>
      <w:proofErr w:type="spellStart"/>
      <w:r w:rsidRPr="00175FA0">
        <w:rPr>
          <w:rFonts w:ascii="Arial" w:hAnsi="Arial" w:cs="Arial"/>
        </w:rPr>
        <w:t>Encrypt</w:t>
      </w:r>
      <w:proofErr w:type="spellEnd"/>
      <w:r w:rsidRPr="00175FA0">
        <w:rPr>
          <w:rFonts w:ascii="Arial" w:hAnsi="Arial" w:cs="Arial"/>
        </w:rPr>
        <w:t xml:space="preserve">. Se generó el tag v1.0.0 y se entregó la demo. 8 </w:t>
      </w:r>
      <w:proofErr w:type="spellStart"/>
      <w:r w:rsidRPr="00175FA0">
        <w:rPr>
          <w:rFonts w:ascii="Arial" w:hAnsi="Arial" w:cs="Arial"/>
        </w:rPr>
        <w:t>PRs</w:t>
      </w:r>
      <w:proofErr w:type="spellEnd"/>
      <w:r w:rsidRPr="00175FA0">
        <w:rPr>
          <w:rFonts w:ascii="Arial" w:hAnsi="Arial" w:cs="Arial"/>
        </w:rPr>
        <w:t xml:space="preserve"> </w:t>
      </w:r>
      <w:proofErr w:type="spellStart"/>
      <w:r w:rsidRPr="00175FA0">
        <w:rPr>
          <w:rFonts w:ascii="Arial" w:hAnsi="Arial" w:cs="Arial"/>
        </w:rPr>
        <w:t>mergeados</w:t>
      </w:r>
      <w:proofErr w:type="spellEnd"/>
      <w:r w:rsidRPr="00175FA0">
        <w:rPr>
          <w:rFonts w:ascii="Arial" w:hAnsi="Arial" w:cs="Arial"/>
        </w:rPr>
        <w:t>.</w:t>
      </w:r>
    </w:p>
    <w:p w14:paraId="6E30456B" w14:textId="77777777" w:rsidR="007F0B8E" w:rsidRPr="00175FA0" w:rsidRDefault="007F0B8E" w:rsidP="007F0B8E">
      <w:pPr>
        <w:spacing w:line="360" w:lineRule="auto"/>
        <w:jc w:val="both"/>
        <w:rPr>
          <w:rFonts w:ascii="Arial" w:hAnsi="Arial" w:cs="Arial"/>
          <w:b/>
          <w:bCs/>
        </w:rPr>
      </w:pPr>
      <w:r w:rsidRPr="00175FA0">
        <w:rPr>
          <w:rFonts w:ascii="Arial" w:hAnsi="Arial" w:cs="Arial"/>
          <w:b/>
          <w:bCs/>
        </w:rPr>
        <w:t>Evidencia de control de versiones y trazabilidad</w:t>
      </w:r>
    </w:p>
    <w:p>
      <w:pStyle w:val="Caption"/>
      <w:r>
        <w:t>Tabla 24: Datos técnicos y especificaciones</w:t>
      </w:r>
    </w:p>
    <w:p w14:paraId="76D6E57E" w14:textId="01B4C0F8" w:rsidR="00175FA0" w:rsidRPr="00175FA0" w:rsidRDefault="00175FA0" w:rsidP="00175FA0">
      <w:pPr>
        <w:spacing w:line="360" w:lineRule="auto"/>
        <w:jc w:val="both"/>
        <w:rPr>
          <w:rFonts w:ascii="Arial" w:hAnsi="Arial" w:cs="Arial"/>
        </w:rPr>
      </w:pPr>
      <w:r w:rsidRPr="00175FA0">
        <w:rPr>
          <w:rFonts w:ascii="Arial" w:hAnsi="Arial" w:cs="Arial"/>
        </w:rPr>
        <w:t xml:space="preserve">El control de versiones se gestionó con Git mediante GitHub Flow adaptado. La rama </w:t>
      </w:r>
      <w:proofErr w:type="spellStart"/>
      <w:r w:rsidRPr="00175FA0">
        <w:rPr>
          <w:rFonts w:ascii="Arial" w:hAnsi="Arial" w:cs="Arial"/>
        </w:rPr>
        <w:t>main</w:t>
      </w:r>
      <w:proofErr w:type="spellEnd"/>
      <w:r w:rsidRPr="00175FA0">
        <w:rPr>
          <w:rFonts w:ascii="Arial" w:hAnsi="Arial" w:cs="Arial"/>
        </w:rPr>
        <w:t xml:space="preserve"> se encuentra protegida desde el Sprint 2 y todos los cambios ingresan exclusivamente mediante Pull </w:t>
      </w:r>
      <w:proofErr w:type="spellStart"/>
      <w:r w:rsidRPr="00175FA0">
        <w:rPr>
          <w:rFonts w:ascii="Arial" w:hAnsi="Arial" w:cs="Arial"/>
        </w:rPr>
        <w:t>Request</w:t>
      </w:r>
      <w:proofErr w:type="spellEnd"/>
      <w:r w:rsidRPr="00175FA0">
        <w:rPr>
          <w:rFonts w:ascii="Arial" w:hAnsi="Arial" w:cs="Arial"/>
        </w:rPr>
        <w:t xml:space="preserve"> con CI aprobado. Se adoptó la convención de un PR por tarea, garantizando que cada entrada en el historial de </w:t>
      </w:r>
      <w:proofErr w:type="spellStart"/>
      <w:r w:rsidRPr="00175FA0">
        <w:rPr>
          <w:rFonts w:ascii="Arial" w:hAnsi="Arial" w:cs="Arial"/>
        </w:rPr>
        <w:t>main</w:t>
      </w:r>
      <w:proofErr w:type="spellEnd"/>
      <w:r w:rsidRPr="00175FA0">
        <w:rPr>
          <w:rFonts w:ascii="Arial" w:hAnsi="Arial" w:cs="Arial"/>
        </w:rPr>
        <w:t xml:space="preserve"> corresponde a una tarea específica del backlog con sus criterios de aceptación cumplidos.</w:t>
      </w:r>
    </w:p>
    <w:p w14:paraId="4C5500CF" w14:textId="2D2F02F1" w:rsidR="007F0B8E" w:rsidRDefault="00175FA0" w:rsidP="00175FA0">
      <w:pPr>
        <w:spacing w:line="360" w:lineRule="auto"/>
        <w:jc w:val="both"/>
        <w:rPr>
          <w:rFonts w:ascii="Arial" w:hAnsi="Arial" w:cs="Arial"/>
        </w:rPr>
      </w:pPr>
      <w:r w:rsidRPr="00175FA0">
        <w:rPr>
          <w:rFonts w:ascii="Arial" w:hAnsi="Arial" w:cs="Arial"/>
        </w:rPr>
        <w:t xml:space="preserve">Al cierre del proyecto el repositorio acumula: 102+ </w:t>
      </w:r>
      <w:proofErr w:type="spellStart"/>
      <w:r w:rsidRPr="00175FA0">
        <w:rPr>
          <w:rFonts w:ascii="Arial" w:hAnsi="Arial" w:cs="Arial"/>
        </w:rPr>
        <w:t>commits</w:t>
      </w:r>
      <w:proofErr w:type="spellEnd"/>
      <w:r w:rsidRPr="00175FA0">
        <w:rPr>
          <w:rFonts w:ascii="Arial" w:hAnsi="Arial" w:cs="Arial"/>
        </w:rPr>
        <w:t xml:space="preserve"> granulares, 57+ Pull </w:t>
      </w:r>
      <w:proofErr w:type="spellStart"/>
      <w:r w:rsidRPr="00175FA0">
        <w:rPr>
          <w:rFonts w:ascii="Arial" w:hAnsi="Arial" w:cs="Arial"/>
        </w:rPr>
        <w:t>Requests</w:t>
      </w:r>
      <w:proofErr w:type="spellEnd"/>
      <w:r w:rsidRPr="00175FA0">
        <w:rPr>
          <w:rFonts w:ascii="Arial" w:hAnsi="Arial" w:cs="Arial"/>
        </w:rPr>
        <w:t xml:space="preserve"> </w:t>
      </w:r>
      <w:proofErr w:type="spellStart"/>
      <w:r w:rsidRPr="00175FA0">
        <w:rPr>
          <w:rFonts w:ascii="Arial" w:hAnsi="Arial" w:cs="Arial"/>
        </w:rPr>
        <w:t>mergeadas</w:t>
      </w:r>
      <w:proofErr w:type="spellEnd"/>
      <w:r w:rsidRPr="00175FA0">
        <w:rPr>
          <w:rFonts w:ascii="Arial" w:hAnsi="Arial" w:cs="Arial"/>
        </w:rPr>
        <w:t xml:space="preserve">, 350+ </w:t>
      </w:r>
      <w:proofErr w:type="spellStart"/>
      <w:r w:rsidRPr="00175FA0">
        <w:rPr>
          <w:rFonts w:ascii="Arial" w:hAnsi="Arial" w:cs="Arial"/>
        </w:rPr>
        <w:t>tests</w:t>
      </w:r>
      <w:proofErr w:type="spellEnd"/>
      <w:r w:rsidRPr="00175FA0">
        <w:rPr>
          <w:rFonts w:ascii="Arial" w:hAnsi="Arial" w:cs="Arial"/>
        </w:rPr>
        <w:t xml:space="preserve"> automatizados, cinco </w:t>
      </w:r>
      <w:proofErr w:type="spellStart"/>
      <w:r w:rsidRPr="00175FA0">
        <w:rPr>
          <w:rFonts w:ascii="Arial" w:hAnsi="Arial" w:cs="Arial"/>
        </w:rPr>
        <w:t>workflows</w:t>
      </w:r>
      <w:proofErr w:type="spellEnd"/>
      <w:r w:rsidRPr="00175FA0">
        <w:rPr>
          <w:rFonts w:ascii="Arial" w:hAnsi="Arial" w:cs="Arial"/>
        </w:rPr>
        <w:t xml:space="preserve"> de GitHub </w:t>
      </w:r>
      <w:proofErr w:type="spellStart"/>
      <w:r w:rsidRPr="00175FA0">
        <w:rPr>
          <w:rFonts w:ascii="Arial" w:hAnsi="Arial" w:cs="Arial"/>
        </w:rPr>
        <w:t>Actions</w:t>
      </w:r>
      <w:proofErr w:type="spellEnd"/>
      <w:r w:rsidRPr="00175FA0">
        <w:rPr>
          <w:rFonts w:ascii="Arial" w:hAnsi="Arial" w:cs="Arial"/>
        </w:rPr>
        <w:t xml:space="preserve"> activos, cobertura </w:t>
      </w:r>
      <w:proofErr w:type="spellStart"/>
      <w:r w:rsidRPr="00175FA0">
        <w:rPr>
          <w:rFonts w:ascii="Arial" w:hAnsi="Arial" w:cs="Arial"/>
        </w:rPr>
        <w:t>JaCoCo</w:t>
      </w:r>
      <w:proofErr w:type="spellEnd"/>
      <w:r w:rsidRPr="00175FA0">
        <w:rPr>
          <w:rFonts w:ascii="Arial" w:hAnsi="Arial" w:cs="Arial"/>
        </w:rPr>
        <w:t xml:space="preserve"> ≥80% en los 8 microservicios, y el tag v1.0.0 publicado. Las decisiones técnicas y arquitectónicas están documentadas en DECISIONES.md con 32 decisiones cerradas y 2 </w:t>
      </w:r>
      <w:proofErr w:type="spellStart"/>
      <w:r w:rsidRPr="00175FA0">
        <w:rPr>
          <w:rFonts w:ascii="Arial" w:hAnsi="Arial" w:cs="Arial"/>
        </w:rPr>
        <w:t>ADRs</w:t>
      </w:r>
      <w:proofErr w:type="spellEnd"/>
      <w:r w:rsidRPr="00175FA0">
        <w:rPr>
          <w:rFonts w:ascii="Arial" w:hAnsi="Arial" w:cs="Arial"/>
        </w:rPr>
        <w:t xml:space="preserve"> adicionales.</w:t>
      </w:r>
    </w:p>
    <w:p w14:paraId="6DC3E42C" w14:textId="77777777" w:rsidR="00175FA0" w:rsidRDefault="00175FA0" w:rsidP="00175FA0">
      <w:pPr>
        <w:spacing w:line="360" w:lineRule="auto"/>
        <w:jc w:val="both"/>
        <w:rPr>
          <w:rFonts w:ascii="Arial" w:hAnsi="Arial" w:cs="Arial"/>
        </w:rPr>
      </w:pPr>
    </w:p>
    <w:p>
      <w:pStyle w:val="Caption"/>
      <w:r>
        <w:t>Tabla 25: Datos técnicos y especificaciones</w:t>
      </w:r>
    </w:p>
    <w:p w14:paraId="441ADCCD" w14:textId="43BC5A9A" w:rsidR="00175FA0" w:rsidRPr="00175FA0" w:rsidRDefault="00175FA0" w:rsidP="00175FA0">
      <w:pPr>
        <w:spacing w:line="360" w:lineRule="auto"/>
        <w:jc w:val="both"/>
        <w:rPr>
          <w:rFonts w:ascii="Arial" w:hAnsi="Arial" w:cs="Arial"/>
          <w:sz w:val="28"/>
          <w:szCs w:val="28"/>
          <w:u w:val="single"/>
        </w:rPr>
      </w:pPr>
      <w:r w:rsidRPr="00175FA0">
        <w:rPr>
          <w:b/>
          <w:bCs/>
          <w:i/>
          <w:iCs/>
          <w:color w:val="000000"/>
          <w:sz w:val="28"/>
          <w:szCs w:val="28"/>
          <w:u w:val="single"/>
        </w:rPr>
        <w:t xml:space="preserve">Historial de </w:t>
      </w:r>
      <w:proofErr w:type="spellStart"/>
      <w:r w:rsidRPr="00175FA0">
        <w:rPr>
          <w:b/>
          <w:bCs/>
          <w:i/>
          <w:iCs/>
          <w:color w:val="000000"/>
          <w:sz w:val="28"/>
          <w:szCs w:val="28"/>
          <w:u w:val="single"/>
        </w:rPr>
        <w:t>commits</w:t>
      </w:r>
      <w:proofErr w:type="spellEnd"/>
      <w:r w:rsidRPr="00175FA0">
        <w:rPr>
          <w:b/>
          <w:bCs/>
          <w:i/>
          <w:iCs/>
          <w:color w:val="000000"/>
          <w:sz w:val="28"/>
          <w:szCs w:val="28"/>
          <w:u w:val="single"/>
        </w:rPr>
        <w:t xml:space="preserve"> en GitHub (rama </w:t>
      </w:r>
      <w:proofErr w:type="spellStart"/>
      <w:r w:rsidRPr="00175FA0">
        <w:rPr>
          <w:b/>
          <w:bCs/>
          <w:i/>
          <w:iCs/>
          <w:color w:val="000000"/>
          <w:sz w:val="28"/>
          <w:szCs w:val="28"/>
          <w:u w:val="single"/>
        </w:rPr>
        <w:t>main</w:t>
      </w:r>
      <w:proofErr w:type="spellEnd"/>
      <w:r w:rsidRPr="00175FA0">
        <w:rPr>
          <w:b/>
          <w:bCs/>
          <w:i/>
          <w:iCs/>
          <w:color w:val="000000"/>
          <w:sz w:val="28"/>
          <w:szCs w:val="28"/>
          <w:u w:val="single"/>
        </w:rPr>
        <w:t xml:space="preserve">) mostrando todos los </w:t>
      </w:r>
      <w:proofErr w:type="spellStart"/>
      <w:r w:rsidRPr="00175FA0">
        <w:rPr>
          <w:b/>
          <w:bCs/>
          <w:i/>
          <w:iCs/>
          <w:color w:val="000000"/>
          <w:sz w:val="28"/>
          <w:szCs w:val="28"/>
          <w:u w:val="single"/>
        </w:rPr>
        <w:t>sprints</w:t>
      </w:r>
      <w:proofErr w:type="spellEnd"/>
      <w:r w:rsidRPr="00175FA0">
        <w:rPr>
          <w:b/>
          <w:bCs/>
          <w:i/>
          <w:iCs/>
          <w:color w:val="000000"/>
          <w:sz w:val="28"/>
          <w:szCs w:val="28"/>
          <w:u w:val="single"/>
        </w:rPr>
        <w:t xml:space="preserve"> </w:t>
      </w:r>
    </w:p>
    <w:p w14:paraId="2A05BA4B" w14:textId="77777777" w:rsidR="007F0B8E" w:rsidRPr="007F0B8E" w:rsidRDefault="007F0B8E" w:rsidP="007F0B8E">
      <w:pPr>
        <w:spacing w:line="360" w:lineRule="auto"/>
        <w:jc w:val="both"/>
        <w:rPr>
          <w:rFonts w:ascii="Arial" w:hAnsi="Arial" w:cs="Arial"/>
          <w:b/>
          <w:bCs/>
        </w:rPr>
      </w:pPr>
      <w:r w:rsidRPr="007F0B8E">
        <w:rPr>
          <w:rFonts w:ascii="Arial" w:hAnsi="Arial" w:cs="Arial"/>
          <w:b/>
          <w:bCs/>
        </w:rPr>
        <w:lastRenderedPageBreak/>
        <w:t>Pipeline CI/CD</w:t>
      </w:r>
    </w:p>
    <w:tbl>
      <w:tblPr>
        <w:tblStyle w:val="Tablaconcuadrcula"/>
        <w:tblW w:w="9209" w:type="dxa"/>
        <w:tblLook w:val="04A0" w:firstRow="1" w:lastRow="0" w:firstColumn="1" w:lastColumn="0" w:noHBand="0" w:noVBand="1"/>
      </w:tblPr>
      <w:tblGrid>
        <w:gridCol w:w="2122"/>
        <w:gridCol w:w="1984"/>
        <w:gridCol w:w="5103"/>
      </w:tblGrid>
      <w:tr w:rsidR="00175FA0" w:rsidRPr="00175FA0" w14:paraId="35081905" w14:textId="77777777" w:rsidTr="00175FA0">
        <w:tc>
          <w:tcPr>
            <w:tcW w:w="2122" w:type="dxa"/>
          </w:tcPr>
          <w:p w14:paraId="35AE2C23" w14:textId="77777777" w:rsidR="00175FA0" w:rsidRPr="00175FA0" w:rsidRDefault="00175FA0" w:rsidP="00175FA0">
            <w:pPr>
              <w:spacing w:before="40" w:after="40"/>
              <w:rPr>
                <w:rFonts w:ascii="Arial" w:hAnsi="Arial" w:cs="Arial"/>
                <w:b/>
                <w:bCs/>
                <w:sz w:val="20"/>
                <w:szCs w:val="20"/>
              </w:rPr>
            </w:pPr>
            <w:proofErr w:type="spellStart"/>
            <w:r w:rsidRPr="00175FA0">
              <w:rPr>
                <w:rFonts w:ascii="Arial" w:hAnsi="Arial" w:cs="Arial"/>
                <w:b/>
                <w:bCs/>
                <w:sz w:val="20"/>
                <w:szCs w:val="20"/>
              </w:rPr>
              <w:t>Workflow</w:t>
            </w:r>
            <w:proofErr w:type="spellEnd"/>
          </w:p>
        </w:tc>
        <w:tc>
          <w:tcPr>
            <w:tcW w:w="1984" w:type="dxa"/>
          </w:tcPr>
          <w:p w14:paraId="75E00A83"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Disparador</w:t>
            </w:r>
          </w:p>
        </w:tc>
        <w:tc>
          <w:tcPr>
            <w:tcW w:w="5103" w:type="dxa"/>
          </w:tcPr>
          <w:p w14:paraId="2F002E97"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Acciones principales</w:t>
            </w:r>
          </w:p>
        </w:tc>
      </w:tr>
      <w:tr w:rsidR="00175FA0" w:rsidRPr="00175FA0" w14:paraId="2851D56B" w14:textId="77777777" w:rsidTr="00175FA0">
        <w:tc>
          <w:tcPr>
            <w:tcW w:w="2122" w:type="dxa"/>
          </w:tcPr>
          <w:p w14:paraId="12B49735"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backend-ci.yml</w:t>
            </w:r>
            <w:proofErr w:type="spellEnd"/>
          </w:p>
        </w:tc>
        <w:tc>
          <w:tcPr>
            <w:tcW w:w="1984" w:type="dxa"/>
          </w:tcPr>
          <w:p w14:paraId="35197D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backend</w:t>
            </w:r>
            <w:proofErr w:type="spellEnd"/>
            <w:r w:rsidRPr="00175FA0">
              <w:rPr>
                <w:rFonts w:ascii="Arial" w:hAnsi="Arial" w:cs="Arial"/>
                <w:sz w:val="20"/>
                <w:szCs w:val="20"/>
              </w:rPr>
              <w:t>/**</w:t>
            </w:r>
          </w:p>
        </w:tc>
        <w:tc>
          <w:tcPr>
            <w:tcW w:w="5103" w:type="dxa"/>
          </w:tcPr>
          <w:p w14:paraId="2DE43F0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clean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w:t>
            </w:r>
            <w:proofErr w:type="spellStart"/>
            <w:r w:rsidRPr="00175FA0">
              <w:rPr>
                <w:rFonts w:ascii="Arial" w:hAnsi="Arial" w:cs="Arial"/>
                <w:sz w:val="20"/>
                <w:szCs w:val="20"/>
              </w:rPr>
              <w:t>JaCoCo</w:t>
            </w:r>
            <w:proofErr w:type="spellEnd"/>
            <w:r w:rsidRPr="00175FA0">
              <w:rPr>
                <w:rFonts w:ascii="Arial" w:hAnsi="Arial" w:cs="Arial"/>
                <w:sz w:val="20"/>
                <w:szCs w:val="20"/>
              </w:rPr>
              <w:t xml:space="preserve"> ≥80%, reporte de cobertura</w:t>
            </w:r>
          </w:p>
        </w:tc>
      </w:tr>
      <w:tr w:rsidR="00175FA0" w:rsidRPr="00175FA0" w14:paraId="1A7DEC42" w14:textId="77777777" w:rsidTr="00175FA0">
        <w:tc>
          <w:tcPr>
            <w:tcW w:w="2122" w:type="dxa"/>
          </w:tcPr>
          <w:p w14:paraId="66752B5B"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docker-build.yml</w:t>
            </w:r>
            <w:proofErr w:type="spellEnd"/>
          </w:p>
        </w:tc>
        <w:tc>
          <w:tcPr>
            <w:tcW w:w="1984" w:type="dxa"/>
          </w:tcPr>
          <w:p w14:paraId="380D38D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a </w:t>
            </w:r>
            <w:proofErr w:type="spellStart"/>
            <w:r w:rsidRPr="00175FA0">
              <w:rPr>
                <w:rFonts w:ascii="Arial" w:hAnsi="Arial" w:cs="Arial"/>
                <w:sz w:val="20"/>
                <w:szCs w:val="20"/>
              </w:rPr>
              <w:t>main</w:t>
            </w:r>
            <w:proofErr w:type="spellEnd"/>
          </w:p>
        </w:tc>
        <w:tc>
          <w:tcPr>
            <w:tcW w:w="5103" w:type="dxa"/>
          </w:tcPr>
          <w:p w14:paraId="6E49A64E"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Build</w:t>
            </w:r>
            <w:proofErr w:type="spellEnd"/>
            <w:r w:rsidRPr="00175FA0">
              <w:rPr>
                <w:rFonts w:ascii="Arial" w:hAnsi="Arial" w:cs="Arial"/>
                <w:sz w:val="20"/>
                <w:szCs w:val="20"/>
              </w:rPr>
              <w:t xml:space="preserve"> de imágenes Docker </w:t>
            </w:r>
            <w:proofErr w:type="spellStart"/>
            <w:r w:rsidRPr="00175FA0">
              <w:rPr>
                <w:rFonts w:ascii="Arial" w:hAnsi="Arial" w:cs="Arial"/>
                <w:sz w:val="20"/>
                <w:szCs w:val="20"/>
              </w:rPr>
              <w:t>multi-stage</w:t>
            </w:r>
            <w:proofErr w:type="spellEnd"/>
            <w:r w:rsidRPr="00175FA0">
              <w:rPr>
                <w:rFonts w:ascii="Arial" w:hAnsi="Arial" w:cs="Arial"/>
                <w:sz w:val="20"/>
                <w:szCs w:val="20"/>
              </w:rPr>
              <w:t>, validación de contenedores</w:t>
            </w:r>
          </w:p>
        </w:tc>
      </w:tr>
      <w:tr w:rsidR="00175FA0" w:rsidRPr="00175FA0" w14:paraId="2ADF6D46" w14:textId="77777777" w:rsidTr="00175FA0">
        <w:tc>
          <w:tcPr>
            <w:tcW w:w="2122" w:type="dxa"/>
          </w:tcPr>
          <w:p w14:paraId="6BDD656F"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frontend-ci.yml</w:t>
            </w:r>
            <w:proofErr w:type="spellEnd"/>
          </w:p>
        </w:tc>
        <w:tc>
          <w:tcPr>
            <w:tcW w:w="1984" w:type="dxa"/>
          </w:tcPr>
          <w:p w14:paraId="27893BC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Push con cambios en </w:t>
            </w:r>
            <w:proofErr w:type="spellStart"/>
            <w:r w:rsidRPr="00175FA0">
              <w:rPr>
                <w:rFonts w:ascii="Arial" w:hAnsi="Arial" w:cs="Arial"/>
                <w:sz w:val="20"/>
                <w:szCs w:val="20"/>
              </w:rPr>
              <w:t>frontend</w:t>
            </w:r>
            <w:proofErr w:type="spellEnd"/>
            <w:r w:rsidRPr="00175FA0">
              <w:rPr>
                <w:rFonts w:ascii="Arial" w:hAnsi="Arial" w:cs="Arial"/>
                <w:sz w:val="20"/>
                <w:szCs w:val="20"/>
              </w:rPr>
              <w:t>/**</w:t>
            </w:r>
          </w:p>
        </w:tc>
        <w:tc>
          <w:tcPr>
            <w:tcW w:w="5103" w:type="dxa"/>
          </w:tcPr>
          <w:p w14:paraId="56C6FCDC"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npm</w:t>
            </w:r>
            <w:proofErr w:type="spellEnd"/>
            <w:r w:rsidRPr="00175FA0">
              <w:rPr>
                <w:rFonts w:ascii="Arial" w:hAnsi="Arial" w:cs="Arial"/>
                <w:sz w:val="20"/>
                <w:szCs w:val="20"/>
              </w:rPr>
              <w:t xml:space="preserve"> </w:t>
            </w:r>
            <w:proofErr w:type="spellStart"/>
            <w:r w:rsidRPr="00175FA0">
              <w:rPr>
                <w:rFonts w:ascii="Arial" w:hAnsi="Arial" w:cs="Arial"/>
                <w:sz w:val="20"/>
                <w:szCs w:val="20"/>
              </w:rPr>
              <w:t>ci</w:t>
            </w:r>
            <w:proofErr w:type="spellEnd"/>
            <w:r w:rsidRPr="00175FA0">
              <w:rPr>
                <w:rFonts w:ascii="Arial" w:hAnsi="Arial" w:cs="Arial"/>
                <w:sz w:val="20"/>
                <w:szCs w:val="20"/>
              </w:rPr>
              <w:t xml:space="preserve">, vite </w:t>
            </w:r>
            <w:proofErr w:type="spellStart"/>
            <w:r w:rsidRPr="00175FA0">
              <w:rPr>
                <w:rFonts w:ascii="Arial" w:hAnsi="Arial" w:cs="Arial"/>
                <w:sz w:val="20"/>
                <w:szCs w:val="20"/>
              </w:rPr>
              <w:t>build</w:t>
            </w:r>
            <w:proofErr w:type="spellEnd"/>
            <w:r w:rsidRPr="00175FA0">
              <w:rPr>
                <w:rFonts w:ascii="Arial" w:hAnsi="Arial" w:cs="Arial"/>
                <w:sz w:val="20"/>
                <w:szCs w:val="20"/>
              </w:rPr>
              <w:t xml:space="preserve">, </w:t>
            </w:r>
            <w:proofErr w:type="spellStart"/>
            <w:r w:rsidRPr="00175FA0">
              <w:rPr>
                <w:rFonts w:ascii="Arial" w:hAnsi="Arial" w:cs="Arial"/>
                <w:sz w:val="20"/>
                <w:szCs w:val="20"/>
              </w:rPr>
              <w:t>upload</w:t>
            </w:r>
            <w:proofErr w:type="spellEnd"/>
            <w:r w:rsidRPr="00175FA0">
              <w:rPr>
                <w:rFonts w:ascii="Arial" w:hAnsi="Arial" w:cs="Arial"/>
                <w:sz w:val="20"/>
                <w:szCs w:val="20"/>
              </w:rPr>
              <w:t xml:space="preserve"> de artefacto </w:t>
            </w:r>
            <w:proofErr w:type="spellStart"/>
            <w:r w:rsidRPr="00175FA0">
              <w:rPr>
                <w:rFonts w:ascii="Arial" w:hAnsi="Arial" w:cs="Arial"/>
                <w:sz w:val="20"/>
                <w:szCs w:val="20"/>
              </w:rPr>
              <w:t>dist</w:t>
            </w:r>
            <w:proofErr w:type="spellEnd"/>
            <w:r w:rsidRPr="00175FA0">
              <w:rPr>
                <w:rFonts w:ascii="Arial" w:hAnsi="Arial" w:cs="Arial"/>
                <w:sz w:val="20"/>
                <w:szCs w:val="20"/>
              </w:rPr>
              <w:t>/</w:t>
            </w:r>
          </w:p>
        </w:tc>
      </w:tr>
      <w:tr w:rsidR="00175FA0" w:rsidRPr="00175FA0" w14:paraId="3D577548" w14:textId="77777777" w:rsidTr="00175FA0">
        <w:tc>
          <w:tcPr>
            <w:tcW w:w="2122" w:type="dxa"/>
          </w:tcPr>
          <w:p w14:paraId="586FD8BD"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integration-tests.yml</w:t>
            </w:r>
            <w:proofErr w:type="spellEnd"/>
          </w:p>
        </w:tc>
        <w:tc>
          <w:tcPr>
            <w:tcW w:w="1984" w:type="dxa"/>
          </w:tcPr>
          <w:p w14:paraId="55DAC158"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4438426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PostgreSQL 15 + </w:t>
            </w:r>
            <w:proofErr w:type="spellStart"/>
            <w:r w:rsidRPr="00175FA0">
              <w:rPr>
                <w:rFonts w:ascii="Arial" w:hAnsi="Arial" w:cs="Arial"/>
                <w:sz w:val="20"/>
                <w:szCs w:val="20"/>
              </w:rPr>
              <w:t>RabbitMQ</w:t>
            </w:r>
            <w:proofErr w:type="spellEnd"/>
            <w:r w:rsidRPr="00175FA0">
              <w:rPr>
                <w:rFonts w:ascii="Arial" w:hAnsi="Arial" w:cs="Arial"/>
                <w:sz w:val="20"/>
                <w:szCs w:val="20"/>
              </w:rPr>
              <w:t xml:space="preserve"> 3.12 como </w:t>
            </w:r>
            <w:proofErr w:type="spellStart"/>
            <w:r w:rsidRPr="00175FA0">
              <w:rPr>
                <w:rFonts w:ascii="Arial" w:hAnsi="Arial" w:cs="Arial"/>
                <w:sz w:val="20"/>
                <w:szCs w:val="20"/>
              </w:rPr>
              <w:t>services</w:t>
            </w:r>
            <w:proofErr w:type="spellEnd"/>
            <w:r w:rsidRPr="00175FA0">
              <w:rPr>
                <w:rFonts w:ascii="Arial" w:hAnsi="Arial" w:cs="Arial"/>
                <w:sz w:val="20"/>
                <w:szCs w:val="20"/>
              </w:rPr>
              <w:t xml:space="preserve">, ejecuta </w:t>
            </w:r>
            <w:proofErr w:type="spellStart"/>
            <w:r w:rsidRPr="00175FA0">
              <w:rPr>
                <w:rFonts w:ascii="Arial" w:hAnsi="Arial" w:cs="Arial"/>
                <w:sz w:val="20"/>
                <w:szCs w:val="20"/>
              </w:rPr>
              <w:t>mvn</w:t>
            </w:r>
            <w:proofErr w:type="spellEnd"/>
            <w:r w:rsidRPr="00175FA0">
              <w:rPr>
                <w:rFonts w:ascii="Arial" w:hAnsi="Arial" w:cs="Arial"/>
                <w:sz w:val="20"/>
                <w:szCs w:val="20"/>
              </w:rPr>
              <w:t xml:space="preserve"> </w:t>
            </w:r>
            <w:proofErr w:type="spellStart"/>
            <w:r w:rsidRPr="00175FA0">
              <w:rPr>
                <w:rFonts w:ascii="Arial" w:hAnsi="Arial" w:cs="Arial"/>
                <w:sz w:val="20"/>
                <w:szCs w:val="20"/>
              </w:rPr>
              <w:t>verify</w:t>
            </w:r>
            <w:proofErr w:type="spellEnd"/>
            <w:r w:rsidRPr="00175FA0">
              <w:rPr>
                <w:rFonts w:ascii="Arial" w:hAnsi="Arial" w:cs="Arial"/>
                <w:sz w:val="20"/>
                <w:szCs w:val="20"/>
              </w:rPr>
              <w:t xml:space="preserve"> con </w:t>
            </w:r>
            <w:proofErr w:type="spellStart"/>
            <w:r w:rsidRPr="00175FA0">
              <w:rPr>
                <w:rFonts w:ascii="Arial" w:hAnsi="Arial" w:cs="Arial"/>
                <w:sz w:val="20"/>
                <w:szCs w:val="20"/>
              </w:rPr>
              <w:t>tests</w:t>
            </w:r>
            <w:proofErr w:type="spellEnd"/>
            <w:r w:rsidRPr="00175FA0">
              <w:rPr>
                <w:rFonts w:ascii="Arial" w:hAnsi="Arial" w:cs="Arial"/>
                <w:sz w:val="20"/>
                <w:szCs w:val="20"/>
              </w:rPr>
              <w:t xml:space="preserve"> @Tag("integration")</w:t>
            </w:r>
          </w:p>
        </w:tc>
      </w:tr>
      <w:tr w:rsidR="00175FA0" w:rsidRPr="00175FA0" w14:paraId="448A1449" w14:textId="77777777" w:rsidTr="00175FA0">
        <w:tc>
          <w:tcPr>
            <w:tcW w:w="2122" w:type="dxa"/>
          </w:tcPr>
          <w:p w14:paraId="5F3B102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smoke-e2e.yml</w:t>
            </w:r>
          </w:p>
        </w:tc>
        <w:tc>
          <w:tcPr>
            <w:tcW w:w="1984" w:type="dxa"/>
          </w:tcPr>
          <w:p w14:paraId="77E8004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PR / </w:t>
            </w:r>
            <w:proofErr w:type="spellStart"/>
            <w:r w:rsidRPr="00175FA0">
              <w:rPr>
                <w:rFonts w:ascii="Arial" w:hAnsi="Arial" w:cs="Arial"/>
                <w:sz w:val="20"/>
                <w:szCs w:val="20"/>
              </w:rPr>
              <w:t>push</w:t>
            </w:r>
            <w:proofErr w:type="spellEnd"/>
            <w:r w:rsidRPr="00175FA0">
              <w:rPr>
                <w:rFonts w:ascii="Arial" w:hAnsi="Arial" w:cs="Arial"/>
                <w:sz w:val="20"/>
                <w:szCs w:val="20"/>
              </w:rPr>
              <w:t xml:space="preserve"> a </w:t>
            </w:r>
            <w:proofErr w:type="spellStart"/>
            <w:r w:rsidRPr="00175FA0">
              <w:rPr>
                <w:rFonts w:ascii="Arial" w:hAnsi="Arial" w:cs="Arial"/>
                <w:sz w:val="20"/>
                <w:szCs w:val="20"/>
              </w:rPr>
              <w:t>main</w:t>
            </w:r>
            <w:proofErr w:type="spellEnd"/>
          </w:p>
        </w:tc>
        <w:tc>
          <w:tcPr>
            <w:tcW w:w="5103" w:type="dxa"/>
          </w:tcPr>
          <w:p w14:paraId="1A5EDE7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Levanta 14 contenedores Docker, verifica Eureka con 9 </w:t>
            </w:r>
            <w:proofErr w:type="gramStart"/>
            <w:r w:rsidRPr="00175FA0">
              <w:rPr>
                <w:rFonts w:ascii="Arial" w:hAnsi="Arial" w:cs="Arial"/>
                <w:sz w:val="20"/>
                <w:szCs w:val="20"/>
              </w:rPr>
              <w:t>apps</w:t>
            </w:r>
            <w:proofErr w:type="gramEnd"/>
            <w:r w:rsidRPr="00175FA0">
              <w:rPr>
                <w:rFonts w:ascii="Arial" w:hAnsi="Arial" w:cs="Arial"/>
                <w:sz w:val="20"/>
                <w:szCs w:val="20"/>
              </w:rPr>
              <w:t xml:space="preserve">, valida 12 </w:t>
            </w:r>
            <w:proofErr w:type="spellStart"/>
            <w:r w:rsidRPr="00175FA0">
              <w:rPr>
                <w:rFonts w:ascii="Arial" w:hAnsi="Arial" w:cs="Arial"/>
                <w:sz w:val="20"/>
                <w:szCs w:val="20"/>
              </w:rPr>
              <w:t>endpoints</w:t>
            </w:r>
            <w:proofErr w:type="spellEnd"/>
            <w:r w:rsidRPr="00175FA0">
              <w:rPr>
                <w:rFonts w:ascii="Arial" w:hAnsi="Arial" w:cs="Arial"/>
                <w:sz w:val="20"/>
                <w:szCs w:val="20"/>
              </w:rPr>
              <w:t xml:space="preserve"> REST, </w:t>
            </w:r>
            <w:proofErr w:type="spellStart"/>
            <w:r w:rsidRPr="00175FA0">
              <w:rPr>
                <w:rFonts w:ascii="Arial" w:hAnsi="Arial" w:cs="Arial"/>
                <w:sz w:val="20"/>
                <w:szCs w:val="20"/>
              </w:rPr>
              <w:t>login</w:t>
            </w:r>
            <w:proofErr w:type="spellEnd"/>
            <w:r w:rsidRPr="00175FA0">
              <w:rPr>
                <w:rFonts w:ascii="Arial" w:hAnsi="Arial" w:cs="Arial"/>
                <w:sz w:val="20"/>
                <w:szCs w:val="20"/>
              </w:rPr>
              <w:t xml:space="preserve"> con </w:t>
            </w:r>
            <w:proofErr w:type="spellStart"/>
            <w:r w:rsidRPr="00175FA0">
              <w:rPr>
                <w:rFonts w:ascii="Arial" w:hAnsi="Arial" w:cs="Arial"/>
                <w:sz w:val="20"/>
                <w:szCs w:val="20"/>
              </w:rPr>
              <w:t>retry</w:t>
            </w:r>
            <w:proofErr w:type="spellEnd"/>
            <w:r w:rsidRPr="00175FA0">
              <w:rPr>
                <w:rFonts w:ascii="Arial" w:hAnsi="Arial" w:cs="Arial"/>
                <w:sz w:val="20"/>
                <w:szCs w:val="20"/>
              </w:rPr>
              <w:t xml:space="preserve">, 404/400 con </w:t>
            </w:r>
            <w:proofErr w:type="spellStart"/>
            <w:r w:rsidRPr="00175FA0">
              <w:rPr>
                <w:rFonts w:ascii="Arial" w:hAnsi="Arial" w:cs="Arial"/>
                <w:sz w:val="20"/>
                <w:szCs w:val="20"/>
              </w:rPr>
              <w:t>ProblemDetail</w:t>
            </w:r>
            <w:proofErr w:type="spellEnd"/>
            <w:r w:rsidRPr="00175FA0">
              <w:rPr>
                <w:rFonts w:ascii="Arial" w:hAnsi="Arial" w:cs="Arial"/>
                <w:sz w:val="20"/>
                <w:szCs w:val="20"/>
              </w:rPr>
              <w:t>; en fallo exporta logs como artefacto</w:t>
            </w:r>
          </w:p>
        </w:tc>
      </w:tr>
    </w:tbl>
    <w:p>
      <w:pStyle w:val="Caption"/>
      <w:r>
        <w:t>Tabla 26: Datos técnicos y especificaciones</w:t>
      </w:r>
    </w:p>
    <w:p w14:paraId="0636C27D" w14:textId="77777777" w:rsidR="007F0B8E" w:rsidRDefault="007F0B8E" w:rsidP="007F0B8E">
      <w:pPr>
        <w:spacing w:line="360" w:lineRule="auto"/>
        <w:jc w:val="both"/>
        <w:rPr>
          <w:rFonts w:ascii="Arial" w:hAnsi="Arial" w:cs="Arial"/>
        </w:rPr>
      </w:pPr>
    </w:p>
    <w:p w14:paraId="78C651F3" w14:textId="0C230DF2" w:rsidR="007F0B8E" w:rsidRDefault="00175FA0" w:rsidP="007F0B8E">
      <w:pPr>
        <w:spacing w:line="360" w:lineRule="auto"/>
        <w:jc w:val="both"/>
        <w:rPr>
          <w:rFonts w:ascii="Arial" w:hAnsi="Arial" w:cs="Arial"/>
          <w:b/>
          <w:bCs/>
        </w:rPr>
      </w:pPr>
      <w:r w:rsidRPr="00175FA0">
        <w:rPr>
          <w:rFonts w:ascii="Arial" w:hAnsi="Arial" w:cs="Arial"/>
          <w:b/>
          <w:bCs/>
        </w:rPr>
        <w:t>Métricas de ejecución al cierre del proyecto</w:t>
      </w:r>
    </w:p>
    <w:tbl>
      <w:tblPr>
        <w:tblStyle w:val="Tablaconcuadrcula"/>
        <w:tblW w:w="0" w:type="auto"/>
        <w:tblLook w:val="04A0" w:firstRow="1" w:lastRow="0" w:firstColumn="1" w:lastColumn="0" w:noHBand="0" w:noVBand="1"/>
      </w:tblPr>
      <w:tblGrid>
        <w:gridCol w:w="4508"/>
        <w:gridCol w:w="4508"/>
      </w:tblGrid>
      <w:tr w:rsidR="00175FA0" w:rsidRPr="00175FA0" w14:paraId="3366482C" w14:textId="77777777" w:rsidTr="00175FA0">
        <w:tc>
          <w:tcPr>
            <w:tcW w:w="4508" w:type="dxa"/>
          </w:tcPr>
          <w:p w14:paraId="7619EA6B"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Métrica</w:t>
            </w:r>
          </w:p>
        </w:tc>
        <w:tc>
          <w:tcPr>
            <w:tcW w:w="4508" w:type="dxa"/>
          </w:tcPr>
          <w:p w14:paraId="5B42F964" w14:textId="77777777" w:rsidR="00175FA0" w:rsidRPr="00175FA0" w:rsidRDefault="00175FA0" w:rsidP="00175FA0">
            <w:pPr>
              <w:spacing w:before="40" w:after="40"/>
              <w:rPr>
                <w:rFonts w:ascii="Arial" w:hAnsi="Arial" w:cs="Arial"/>
                <w:b/>
                <w:bCs/>
                <w:sz w:val="20"/>
                <w:szCs w:val="20"/>
              </w:rPr>
            </w:pPr>
            <w:r w:rsidRPr="00175FA0">
              <w:rPr>
                <w:rFonts w:ascii="Arial" w:hAnsi="Arial" w:cs="Arial"/>
                <w:b/>
                <w:bCs/>
                <w:sz w:val="20"/>
                <w:szCs w:val="20"/>
              </w:rPr>
              <w:t>Valor</w:t>
            </w:r>
          </w:p>
        </w:tc>
      </w:tr>
      <w:tr w:rsidR="00175FA0" w:rsidRPr="00175FA0" w14:paraId="366AC368" w14:textId="77777777" w:rsidTr="00175FA0">
        <w:tc>
          <w:tcPr>
            <w:tcW w:w="4508" w:type="dxa"/>
          </w:tcPr>
          <w:p w14:paraId="75EB877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Sprints</w:t>
            </w:r>
            <w:proofErr w:type="spellEnd"/>
            <w:r w:rsidRPr="00175FA0">
              <w:rPr>
                <w:rFonts w:ascii="Arial" w:hAnsi="Arial" w:cs="Arial"/>
                <w:sz w:val="20"/>
                <w:szCs w:val="20"/>
              </w:rPr>
              <w:t xml:space="preserve"> ejecutados</w:t>
            </w:r>
          </w:p>
        </w:tc>
        <w:tc>
          <w:tcPr>
            <w:tcW w:w="4508" w:type="dxa"/>
          </w:tcPr>
          <w:p w14:paraId="67B8C502"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 (</w:t>
            </w:r>
            <w:proofErr w:type="spellStart"/>
            <w:r w:rsidRPr="00175FA0">
              <w:rPr>
                <w:rFonts w:ascii="Arial" w:hAnsi="Arial" w:cs="Arial"/>
                <w:sz w:val="20"/>
                <w:szCs w:val="20"/>
              </w:rPr>
              <w:t>Sprints</w:t>
            </w:r>
            <w:proofErr w:type="spellEnd"/>
            <w:r w:rsidRPr="00175FA0">
              <w:rPr>
                <w:rFonts w:ascii="Arial" w:hAnsi="Arial" w:cs="Arial"/>
                <w:sz w:val="20"/>
                <w:szCs w:val="20"/>
              </w:rPr>
              <w:t xml:space="preserve"> 0–13)</w:t>
            </w:r>
          </w:p>
        </w:tc>
      </w:tr>
      <w:tr w:rsidR="00175FA0" w:rsidRPr="00175FA0" w14:paraId="67489978" w14:textId="77777777" w:rsidTr="00175FA0">
        <w:tc>
          <w:tcPr>
            <w:tcW w:w="4508" w:type="dxa"/>
          </w:tcPr>
          <w:p w14:paraId="38D732EA"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Pull </w:t>
            </w:r>
            <w:proofErr w:type="spellStart"/>
            <w:r w:rsidRPr="00175FA0">
              <w:rPr>
                <w:rFonts w:ascii="Arial" w:hAnsi="Arial" w:cs="Arial"/>
                <w:sz w:val="20"/>
                <w:szCs w:val="20"/>
              </w:rPr>
              <w:t>Requests</w:t>
            </w:r>
            <w:proofErr w:type="spellEnd"/>
            <w:r w:rsidRPr="00175FA0">
              <w:rPr>
                <w:rFonts w:ascii="Arial" w:hAnsi="Arial" w:cs="Arial"/>
                <w:sz w:val="20"/>
                <w:szCs w:val="20"/>
              </w:rPr>
              <w:t xml:space="preserve"> </w:t>
            </w:r>
            <w:proofErr w:type="spellStart"/>
            <w:r w:rsidRPr="00175FA0">
              <w:rPr>
                <w:rFonts w:ascii="Arial" w:hAnsi="Arial" w:cs="Arial"/>
                <w:sz w:val="20"/>
                <w:szCs w:val="20"/>
              </w:rPr>
              <w:t>mergeadas</w:t>
            </w:r>
            <w:proofErr w:type="spellEnd"/>
          </w:p>
        </w:tc>
        <w:tc>
          <w:tcPr>
            <w:tcW w:w="4508" w:type="dxa"/>
          </w:tcPr>
          <w:p w14:paraId="32C9157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57+</w:t>
            </w:r>
          </w:p>
        </w:tc>
      </w:tr>
      <w:tr w:rsidR="00175FA0" w:rsidRPr="00175FA0" w14:paraId="12885DD0" w14:textId="77777777" w:rsidTr="00175FA0">
        <w:tc>
          <w:tcPr>
            <w:tcW w:w="4508" w:type="dxa"/>
          </w:tcPr>
          <w:p w14:paraId="67346F60"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Commits</w:t>
            </w:r>
            <w:proofErr w:type="spellEnd"/>
            <w:r w:rsidRPr="00175FA0">
              <w:rPr>
                <w:rFonts w:ascii="Arial" w:hAnsi="Arial" w:cs="Arial"/>
                <w:sz w:val="20"/>
                <w:szCs w:val="20"/>
              </w:rPr>
              <w:t xml:space="preserve"> en </w:t>
            </w:r>
            <w:proofErr w:type="spellStart"/>
            <w:r w:rsidRPr="00175FA0">
              <w:rPr>
                <w:rFonts w:ascii="Arial" w:hAnsi="Arial" w:cs="Arial"/>
                <w:sz w:val="20"/>
                <w:szCs w:val="20"/>
              </w:rPr>
              <w:t>main</w:t>
            </w:r>
            <w:proofErr w:type="spellEnd"/>
          </w:p>
        </w:tc>
        <w:tc>
          <w:tcPr>
            <w:tcW w:w="4508" w:type="dxa"/>
          </w:tcPr>
          <w:p w14:paraId="61A1AD7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102+</w:t>
            </w:r>
          </w:p>
        </w:tc>
      </w:tr>
      <w:tr w:rsidR="00175FA0" w:rsidRPr="00175FA0" w14:paraId="17DB4198" w14:textId="77777777" w:rsidTr="00175FA0">
        <w:tc>
          <w:tcPr>
            <w:tcW w:w="4508" w:type="dxa"/>
          </w:tcPr>
          <w:p w14:paraId="1483B527"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Tests</w:t>
            </w:r>
            <w:proofErr w:type="spellEnd"/>
            <w:r w:rsidRPr="00175FA0">
              <w:rPr>
                <w:rFonts w:ascii="Arial" w:hAnsi="Arial" w:cs="Arial"/>
                <w:sz w:val="20"/>
                <w:szCs w:val="20"/>
              </w:rPr>
              <w:t xml:space="preserve"> automatizados</w:t>
            </w:r>
          </w:p>
        </w:tc>
        <w:tc>
          <w:tcPr>
            <w:tcW w:w="4508" w:type="dxa"/>
          </w:tcPr>
          <w:p w14:paraId="1BC962A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350+</w:t>
            </w:r>
          </w:p>
        </w:tc>
      </w:tr>
      <w:tr w:rsidR="00175FA0" w:rsidRPr="00175FA0" w14:paraId="49599AE4" w14:textId="77777777" w:rsidTr="00175FA0">
        <w:tc>
          <w:tcPr>
            <w:tcW w:w="4508" w:type="dxa"/>
          </w:tcPr>
          <w:p w14:paraId="51702747"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Cobertura </w:t>
            </w:r>
            <w:proofErr w:type="spellStart"/>
            <w:r w:rsidRPr="00175FA0">
              <w:rPr>
                <w:rFonts w:ascii="Arial" w:hAnsi="Arial" w:cs="Arial"/>
                <w:sz w:val="20"/>
                <w:szCs w:val="20"/>
              </w:rPr>
              <w:t>JaCoCo</w:t>
            </w:r>
            <w:proofErr w:type="spellEnd"/>
          </w:p>
        </w:tc>
        <w:tc>
          <w:tcPr>
            <w:tcW w:w="4508" w:type="dxa"/>
          </w:tcPr>
          <w:p w14:paraId="569FBE6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≥80% en los 8 microservicios</w:t>
            </w:r>
          </w:p>
        </w:tc>
      </w:tr>
      <w:tr w:rsidR="00175FA0" w:rsidRPr="00175FA0" w14:paraId="339AF956" w14:textId="77777777" w:rsidTr="00175FA0">
        <w:tc>
          <w:tcPr>
            <w:tcW w:w="4508" w:type="dxa"/>
          </w:tcPr>
          <w:p w14:paraId="0D97EC41"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Microservicios </w:t>
            </w:r>
            <w:proofErr w:type="spellStart"/>
            <w:r w:rsidRPr="00175FA0">
              <w:rPr>
                <w:rFonts w:ascii="Arial" w:hAnsi="Arial" w:cs="Arial"/>
                <w:sz w:val="20"/>
                <w:szCs w:val="20"/>
              </w:rPr>
              <w:t>backend</w:t>
            </w:r>
            <w:proofErr w:type="spellEnd"/>
            <w:r w:rsidRPr="00175FA0">
              <w:rPr>
                <w:rFonts w:ascii="Arial" w:hAnsi="Arial" w:cs="Arial"/>
                <w:sz w:val="20"/>
                <w:szCs w:val="20"/>
              </w:rPr>
              <w:t xml:space="preserve"> completos</w:t>
            </w:r>
          </w:p>
        </w:tc>
        <w:tc>
          <w:tcPr>
            <w:tcW w:w="4508" w:type="dxa"/>
          </w:tcPr>
          <w:p w14:paraId="184F41C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de 8</w:t>
            </w:r>
          </w:p>
        </w:tc>
      </w:tr>
      <w:tr w:rsidR="00175FA0" w:rsidRPr="00175FA0" w14:paraId="4FE49151" w14:textId="77777777" w:rsidTr="00175FA0">
        <w:tc>
          <w:tcPr>
            <w:tcW w:w="4508" w:type="dxa"/>
          </w:tcPr>
          <w:p w14:paraId="5B5C18C1"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Frontend</w:t>
            </w:r>
            <w:proofErr w:type="spellEnd"/>
            <w:r w:rsidRPr="00175FA0">
              <w:rPr>
                <w:rFonts w:ascii="Arial" w:hAnsi="Arial" w:cs="Arial"/>
                <w:sz w:val="20"/>
                <w:szCs w:val="20"/>
              </w:rPr>
              <w:t xml:space="preserve"> funcional</w:t>
            </w:r>
          </w:p>
        </w:tc>
        <w:tc>
          <w:tcPr>
            <w:tcW w:w="4508" w:type="dxa"/>
          </w:tcPr>
          <w:p w14:paraId="772E8D03"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módulos (Grupos A y B)</w:t>
            </w:r>
          </w:p>
        </w:tc>
      </w:tr>
      <w:tr w:rsidR="00175FA0" w:rsidRPr="00175FA0" w14:paraId="5D05D1F5" w14:textId="77777777" w:rsidTr="00175FA0">
        <w:tc>
          <w:tcPr>
            <w:tcW w:w="4508" w:type="dxa"/>
          </w:tcPr>
          <w:p w14:paraId="0EA7B98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Flujos E2E Cypress validados</w:t>
            </w:r>
          </w:p>
        </w:tc>
        <w:tc>
          <w:tcPr>
            <w:tcW w:w="4508" w:type="dxa"/>
          </w:tcPr>
          <w:p w14:paraId="538629F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8 flujos críticos (5 Grupo A + 3 Grupo B)</w:t>
            </w:r>
          </w:p>
        </w:tc>
      </w:tr>
      <w:tr w:rsidR="00175FA0" w:rsidRPr="00175FA0" w14:paraId="3F53D6DF" w14:textId="77777777" w:rsidTr="00175FA0">
        <w:tc>
          <w:tcPr>
            <w:tcW w:w="4508" w:type="dxa"/>
          </w:tcPr>
          <w:p w14:paraId="4354984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Contenedores Docker en </w:t>
            </w:r>
            <w:proofErr w:type="spellStart"/>
            <w:r w:rsidRPr="00175FA0">
              <w:rPr>
                <w:rFonts w:ascii="Arial" w:hAnsi="Arial" w:cs="Arial"/>
                <w:sz w:val="20"/>
                <w:szCs w:val="20"/>
              </w:rPr>
              <w:t>stack</w:t>
            </w:r>
            <w:proofErr w:type="spellEnd"/>
          </w:p>
        </w:tc>
        <w:tc>
          <w:tcPr>
            <w:tcW w:w="4508" w:type="dxa"/>
          </w:tcPr>
          <w:p w14:paraId="1F634B7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14</w:t>
            </w:r>
          </w:p>
        </w:tc>
      </w:tr>
      <w:tr w:rsidR="00175FA0" w:rsidRPr="00175FA0" w14:paraId="74D157F2" w14:textId="77777777" w:rsidTr="00175FA0">
        <w:tc>
          <w:tcPr>
            <w:tcW w:w="4508" w:type="dxa"/>
          </w:tcPr>
          <w:p w14:paraId="0E670866" w14:textId="77777777" w:rsidR="00175FA0" w:rsidRPr="00175FA0" w:rsidRDefault="00175FA0" w:rsidP="00C70FC3">
            <w:pPr>
              <w:spacing w:before="40" w:after="40"/>
              <w:rPr>
                <w:rFonts w:ascii="Arial" w:hAnsi="Arial" w:cs="Arial"/>
                <w:sz w:val="20"/>
                <w:szCs w:val="20"/>
              </w:rPr>
            </w:pPr>
            <w:proofErr w:type="spellStart"/>
            <w:r w:rsidRPr="00175FA0">
              <w:rPr>
                <w:rFonts w:ascii="Arial" w:hAnsi="Arial" w:cs="Arial"/>
                <w:sz w:val="20"/>
                <w:szCs w:val="20"/>
              </w:rPr>
              <w:t>Workflows</w:t>
            </w:r>
            <w:proofErr w:type="spellEnd"/>
            <w:r w:rsidRPr="00175FA0">
              <w:rPr>
                <w:rFonts w:ascii="Arial" w:hAnsi="Arial" w:cs="Arial"/>
                <w:sz w:val="20"/>
                <w:szCs w:val="20"/>
              </w:rPr>
              <w:t xml:space="preserve"> CI/CD activos</w:t>
            </w:r>
          </w:p>
        </w:tc>
        <w:tc>
          <w:tcPr>
            <w:tcW w:w="4508" w:type="dxa"/>
          </w:tcPr>
          <w:p w14:paraId="21B9ED4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5</w:t>
            </w:r>
          </w:p>
        </w:tc>
      </w:tr>
      <w:tr w:rsidR="00175FA0" w:rsidRPr="00175FA0" w14:paraId="1092C7A5" w14:textId="77777777" w:rsidTr="00175FA0">
        <w:tc>
          <w:tcPr>
            <w:tcW w:w="4508" w:type="dxa"/>
          </w:tcPr>
          <w:p w14:paraId="1E27C8DD"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Rendimiento (p95)</w:t>
            </w:r>
          </w:p>
        </w:tc>
        <w:tc>
          <w:tcPr>
            <w:tcW w:w="4508" w:type="dxa"/>
          </w:tcPr>
          <w:p w14:paraId="77519A2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&lt; 500 ms con 50 usuarios concurrentes</w:t>
            </w:r>
          </w:p>
        </w:tc>
      </w:tr>
      <w:tr w:rsidR="00175FA0" w:rsidRPr="00175FA0" w14:paraId="3FAE6F16" w14:textId="77777777" w:rsidTr="00175FA0">
        <w:tc>
          <w:tcPr>
            <w:tcW w:w="4508" w:type="dxa"/>
          </w:tcPr>
          <w:p w14:paraId="6A01CEE5"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Vulnerabilidades OWASP Top 10</w:t>
            </w:r>
          </w:p>
        </w:tc>
        <w:tc>
          <w:tcPr>
            <w:tcW w:w="4508" w:type="dxa"/>
          </w:tcPr>
          <w:p w14:paraId="626B0BBE"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Resueltas previo a entrega</w:t>
            </w:r>
          </w:p>
        </w:tc>
      </w:tr>
      <w:tr w:rsidR="00175FA0" w:rsidRPr="00175FA0" w14:paraId="1FF2ABFF" w14:textId="77777777" w:rsidTr="00175FA0">
        <w:tc>
          <w:tcPr>
            <w:tcW w:w="4508" w:type="dxa"/>
          </w:tcPr>
          <w:p w14:paraId="21E86A86"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Versión de entrega</w:t>
            </w:r>
          </w:p>
        </w:tc>
        <w:tc>
          <w:tcPr>
            <w:tcW w:w="4508" w:type="dxa"/>
          </w:tcPr>
          <w:p w14:paraId="6C4B4DC0"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v1.0.0 (tag en </w:t>
            </w:r>
            <w:proofErr w:type="spellStart"/>
            <w:r w:rsidRPr="00175FA0">
              <w:rPr>
                <w:rFonts w:ascii="Arial" w:hAnsi="Arial" w:cs="Arial"/>
                <w:sz w:val="20"/>
                <w:szCs w:val="20"/>
              </w:rPr>
              <w:t>main</w:t>
            </w:r>
            <w:proofErr w:type="spellEnd"/>
            <w:r w:rsidRPr="00175FA0">
              <w:rPr>
                <w:rFonts w:ascii="Arial" w:hAnsi="Arial" w:cs="Arial"/>
                <w:sz w:val="20"/>
                <w:szCs w:val="20"/>
              </w:rPr>
              <w:t>)</w:t>
            </w:r>
          </w:p>
        </w:tc>
      </w:tr>
      <w:tr w:rsidR="00175FA0" w:rsidRPr="00175FA0" w14:paraId="085726DA" w14:textId="77777777" w:rsidTr="00175FA0">
        <w:tc>
          <w:tcPr>
            <w:tcW w:w="4508" w:type="dxa"/>
          </w:tcPr>
          <w:p w14:paraId="3BBD292F"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Despliegue</w:t>
            </w:r>
          </w:p>
        </w:tc>
        <w:tc>
          <w:tcPr>
            <w:tcW w:w="4508" w:type="dxa"/>
          </w:tcPr>
          <w:p w14:paraId="62E1B7DB" w14:textId="77777777" w:rsidR="00175FA0" w:rsidRPr="00175FA0" w:rsidRDefault="00175FA0" w:rsidP="00C70FC3">
            <w:pPr>
              <w:spacing w:before="40" w:after="40"/>
              <w:rPr>
                <w:rFonts w:ascii="Arial" w:hAnsi="Arial" w:cs="Arial"/>
                <w:sz w:val="20"/>
                <w:szCs w:val="20"/>
              </w:rPr>
            </w:pPr>
            <w:r w:rsidRPr="00175FA0">
              <w:rPr>
                <w:rFonts w:ascii="Arial" w:hAnsi="Arial" w:cs="Arial"/>
                <w:sz w:val="20"/>
                <w:szCs w:val="20"/>
              </w:rPr>
              <w:t xml:space="preserve">Oracle Cloud Free Tier + </w:t>
            </w:r>
            <w:proofErr w:type="spellStart"/>
            <w:r w:rsidRPr="00175FA0">
              <w:rPr>
                <w:rFonts w:ascii="Arial" w:hAnsi="Arial" w:cs="Arial"/>
                <w:sz w:val="20"/>
                <w:szCs w:val="20"/>
              </w:rPr>
              <w:t>Nginx</w:t>
            </w:r>
            <w:proofErr w:type="spellEnd"/>
            <w:r w:rsidRPr="00175FA0">
              <w:rPr>
                <w:rFonts w:ascii="Arial" w:hAnsi="Arial" w:cs="Arial"/>
                <w:sz w:val="20"/>
                <w:szCs w:val="20"/>
              </w:rPr>
              <w:t xml:space="preserve"> + </w:t>
            </w:r>
            <w:proofErr w:type="spellStart"/>
            <w:r w:rsidRPr="00175FA0">
              <w:rPr>
                <w:rFonts w:ascii="Arial" w:hAnsi="Arial" w:cs="Arial"/>
                <w:sz w:val="20"/>
                <w:szCs w:val="20"/>
              </w:rPr>
              <w:t>Let's</w:t>
            </w:r>
            <w:proofErr w:type="spellEnd"/>
            <w:r w:rsidRPr="00175FA0">
              <w:rPr>
                <w:rFonts w:ascii="Arial" w:hAnsi="Arial" w:cs="Arial"/>
                <w:sz w:val="20"/>
                <w:szCs w:val="20"/>
              </w:rPr>
              <w:t xml:space="preserve"> </w:t>
            </w:r>
            <w:proofErr w:type="spellStart"/>
            <w:r w:rsidRPr="00175FA0">
              <w:rPr>
                <w:rFonts w:ascii="Arial" w:hAnsi="Arial" w:cs="Arial"/>
                <w:sz w:val="20"/>
                <w:szCs w:val="20"/>
              </w:rPr>
              <w:t>Encrypt</w:t>
            </w:r>
            <w:proofErr w:type="spellEnd"/>
          </w:p>
        </w:tc>
      </w:tr>
    </w:tbl>
    <w:p>
      <w:pStyle w:val="Caption"/>
      <w:r>
        <w:t>Tabla 27: Datos técnicos y especificaciones</w:t>
      </w:r>
    </w:p>
    <w:p w14:paraId="1D08388B" w14:textId="77777777" w:rsidR="00C46E61" w:rsidRPr="00175FA0" w:rsidRDefault="00C46E61" w:rsidP="007F0B8E">
      <w:pPr>
        <w:spacing w:line="360" w:lineRule="auto"/>
        <w:jc w:val="both"/>
        <w:rPr>
          <w:rFonts w:ascii="Arial" w:hAnsi="Arial" w:cs="Arial"/>
          <w:b/>
          <w:bCs/>
        </w:rPr>
      </w:pPr>
    </w:p>
    <w:p w14:paraId="2AB4CECE" w14:textId="766B8A40" w:rsidR="006629D5" w:rsidRDefault="00517381" w:rsidP="000B258D">
      <w:pPr>
        <w:pStyle w:val="Ttulo2"/>
        <w:numPr>
          <w:ilvl w:val="1"/>
          <w:numId w:val="1"/>
        </w:numPr>
        <w:spacing w:line="480" w:lineRule="auto"/>
        <w:jc w:val="both"/>
        <w:rPr>
          <w:rFonts w:cs="Arial"/>
          <w:bCs/>
          <w:color w:val="auto"/>
          <w:szCs w:val="22"/>
          <w:lang w:eastAsia="en-US"/>
        </w:rPr>
      </w:pPr>
      <w:bookmarkStart w:id="54" w:name="_Toc227521392"/>
      <w:r w:rsidRPr="00CE54AA">
        <w:rPr>
          <w:rFonts w:cs="Arial"/>
          <w:bCs/>
          <w:color w:val="000000"/>
          <w:szCs w:val="22"/>
          <w:lang w:eastAsia="en-US"/>
        </w:rPr>
        <w:t>Pruebas y evaluación</w:t>
      </w:r>
      <w:r w:rsidR="006629D5" w:rsidRPr="00CE54AA">
        <w:rPr>
          <w:rFonts w:cs="Arial"/>
          <w:bCs/>
          <w:color w:val="000000"/>
          <w:szCs w:val="22"/>
          <w:lang w:eastAsia="en-US"/>
        </w:rPr>
        <w:t xml:space="preserve"> de la solución</w:t>
      </w:r>
      <w:bookmarkEnd w:id="54"/>
    </w:p>
    <w:p w14:paraId="0061014E" w14:textId="7F071B86" w:rsidR="00C46E61" w:rsidRPr="00C46E61" w:rsidRDefault="00C46E61" w:rsidP="00C46E61">
      <w:pPr>
        <w:spacing w:line="480" w:lineRule="auto"/>
        <w:ind w:firstLine="204"/>
        <w:jc w:val="both"/>
        <w:rPr>
          <w:rFonts w:ascii="Arial" w:hAnsi="Arial" w:cs="Arial"/>
          <w:b/>
          <w:bCs/>
        </w:rPr>
      </w:pPr>
      <w:r>
        <w:rPr>
          <w:rFonts w:ascii="Arial" w:hAnsi="Arial" w:cs="Arial"/>
          <w:b/>
          <w:bCs/>
        </w:rPr>
        <w:t xml:space="preserve">7.3.1 </w:t>
      </w:r>
      <w:r w:rsidRPr="00C46E61">
        <w:rPr>
          <w:rFonts w:ascii="Arial" w:hAnsi="Arial" w:cs="Arial"/>
          <w:b/>
          <w:bCs/>
        </w:rPr>
        <w:t>Estrategia de pruebas</w:t>
      </w:r>
    </w:p>
    <w:p>
      <w:pStyle w:val="Caption"/>
      <w:r>
        <w:t>Tabla 28: Datos técnicos y especificaciones</w:t>
      </w:r>
    </w:p>
    <w:p w14:paraId="2A8195C2" w14:textId="646DAB26" w:rsidR="006629D5" w:rsidRDefault="00C46E61" w:rsidP="4C0AF0EB">
      <w:pPr>
        <w:spacing w:line="480" w:lineRule="auto"/>
        <w:jc w:val="both"/>
        <w:rPr>
          <w:rFonts w:ascii="Arial" w:hAnsi="Arial" w:cs="Arial"/>
        </w:rPr>
      </w:pPr>
      <w:r w:rsidRPr="00C46E61">
        <w:rPr>
          <w:rFonts w:ascii="Arial" w:hAnsi="Arial" w:cs="Arial"/>
        </w:rPr>
        <w:t xml:space="preserve">El proyecto adoptó una estrategia de pruebas en pirámide (modelo 70/20/10), alineada con las prácticas del estándar ISO 29119 y con el enfoque ágil de ISTQB, distribuida en cuatro niveles ejecutados de forma progresiva sprint a sprint a lo largo de los 14 </w:t>
      </w:r>
      <w:proofErr w:type="spellStart"/>
      <w:r w:rsidRPr="00C46E61">
        <w:rPr>
          <w:rFonts w:ascii="Arial" w:hAnsi="Arial" w:cs="Arial"/>
        </w:rPr>
        <w:t>sprints</w:t>
      </w:r>
      <w:proofErr w:type="spellEnd"/>
      <w:r w:rsidRPr="00C46E61">
        <w:rPr>
          <w:rFonts w:ascii="Arial" w:hAnsi="Arial" w:cs="Arial"/>
        </w:rPr>
        <w:t xml:space="preserve"> del proyecto.</w:t>
      </w:r>
    </w:p>
    <w:p w14:paraId="41ED6387" w14:textId="3FDB5B36" w:rsidR="00033ECF" w:rsidRPr="00C46E61" w:rsidRDefault="00033ECF" w:rsidP="4C0AF0EB">
      <w:pPr>
        <w:pStyle w:val="Ttulo1"/>
        <w:spacing w:line="480" w:lineRule="auto"/>
        <w:jc w:val="both"/>
        <w:rPr>
          <w:rFonts w:ascii="Arial" w:hAnsi="Arial" w:cs="Arial"/>
          <w:b/>
          <w:bCs/>
        </w:rPr>
      </w:pPr>
      <w:r w:rsidRPr="00C46E61">
        <w:rPr>
          <w:rFonts w:ascii="Arial" w:hAnsi="Arial" w:cs="Arial"/>
          <w:b/>
          <w:bCs/>
        </w:rPr>
        <w:lastRenderedPageBreak/>
        <w:t xml:space="preserve">Alcance de pruebas </w:t>
      </w:r>
    </w:p>
    <w:tbl>
      <w:tblPr>
        <w:tblStyle w:val="Tablaconcuadrcula"/>
        <w:tblW w:w="9634" w:type="dxa"/>
        <w:tblLook w:val="04A0" w:firstRow="1" w:lastRow="0" w:firstColumn="1" w:lastColumn="0" w:noHBand="0" w:noVBand="1"/>
      </w:tblPr>
      <w:tblGrid>
        <w:gridCol w:w="1206"/>
        <w:gridCol w:w="1032"/>
        <w:gridCol w:w="2624"/>
        <w:gridCol w:w="2386"/>
        <w:gridCol w:w="2386"/>
      </w:tblGrid>
      <w:tr w:rsidR="00C46E61" w:rsidRPr="00C46E61" w14:paraId="4702E735" w14:textId="77777777" w:rsidTr="00C46E61">
        <w:tc>
          <w:tcPr>
            <w:tcW w:w="1206" w:type="dxa"/>
          </w:tcPr>
          <w:p w14:paraId="016E16D0"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Nivel</w:t>
            </w:r>
          </w:p>
        </w:tc>
        <w:tc>
          <w:tcPr>
            <w:tcW w:w="1032" w:type="dxa"/>
          </w:tcPr>
          <w:p w14:paraId="776DE73A"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Tipo</w:t>
            </w:r>
          </w:p>
        </w:tc>
        <w:tc>
          <w:tcPr>
            <w:tcW w:w="2624" w:type="dxa"/>
          </w:tcPr>
          <w:p w14:paraId="4E4C88B8"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se prueba</w:t>
            </w:r>
          </w:p>
        </w:tc>
        <w:tc>
          <w:tcPr>
            <w:tcW w:w="2386" w:type="dxa"/>
          </w:tcPr>
          <w:p w14:paraId="6925C86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Qué no se prueba</w:t>
            </w:r>
          </w:p>
        </w:tc>
        <w:tc>
          <w:tcPr>
            <w:tcW w:w="2386" w:type="dxa"/>
          </w:tcPr>
          <w:p w14:paraId="6985A474" w14:textId="77777777" w:rsidR="00C46E61" w:rsidRPr="00C46E61" w:rsidRDefault="00C46E61" w:rsidP="00C46E61">
            <w:pPr>
              <w:spacing w:before="40" w:after="40"/>
              <w:rPr>
                <w:rFonts w:ascii="Arial" w:hAnsi="Arial" w:cs="Arial"/>
                <w:b/>
                <w:bCs/>
                <w:sz w:val="20"/>
                <w:szCs w:val="20"/>
              </w:rPr>
            </w:pPr>
            <w:r w:rsidRPr="00C46E61">
              <w:rPr>
                <w:rFonts w:ascii="Arial" w:hAnsi="Arial" w:cs="Arial"/>
                <w:b/>
                <w:bCs/>
                <w:sz w:val="20"/>
                <w:szCs w:val="20"/>
              </w:rPr>
              <w:t>Justificación de exclusión</w:t>
            </w:r>
          </w:p>
        </w:tc>
      </w:tr>
      <w:tr w:rsidR="00C46E61" w:rsidRPr="00C46E61" w14:paraId="009CF7A5" w14:textId="77777777" w:rsidTr="00C46E61">
        <w:tc>
          <w:tcPr>
            <w:tcW w:w="1206" w:type="dxa"/>
          </w:tcPr>
          <w:p w14:paraId="556CB9C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Unitario (70%)</w:t>
            </w:r>
          </w:p>
        </w:tc>
        <w:tc>
          <w:tcPr>
            <w:tcW w:w="1032" w:type="dxa"/>
          </w:tcPr>
          <w:p w14:paraId="471F620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blanca</w:t>
            </w:r>
          </w:p>
        </w:tc>
        <w:tc>
          <w:tcPr>
            <w:tcW w:w="2624" w:type="dxa"/>
          </w:tcPr>
          <w:p w14:paraId="1A01825D"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Lógica de servicio, validaciones de dominio, </w:t>
            </w:r>
            <w:proofErr w:type="spellStart"/>
            <w:r w:rsidRPr="00C46E61">
              <w:rPr>
                <w:rFonts w:ascii="Arial" w:hAnsi="Arial" w:cs="Arial"/>
                <w:sz w:val="20"/>
                <w:szCs w:val="20"/>
              </w:rPr>
              <w:t>mappers</w:t>
            </w:r>
            <w:proofErr w:type="spellEnd"/>
            <w:r w:rsidRPr="00C46E61">
              <w:rPr>
                <w:rFonts w:ascii="Arial" w:hAnsi="Arial" w:cs="Arial"/>
                <w:sz w:val="20"/>
                <w:szCs w:val="20"/>
              </w:rPr>
              <w:t xml:space="preserve">, componentes individuales aislados con </w:t>
            </w:r>
            <w:proofErr w:type="spellStart"/>
            <w:r w:rsidRPr="00C46E61">
              <w:rPr>
                <w:rFonts w:ascii="Arial" w:hAnsi="Arial" w:cs="Arial"/>
                <w:sz w:val="20"/>
                <w:szCs w:val="20"/>
              </w:rPr>
              <w:t>mocks</w:t>
            </w:r>
            <w:proofErr w:type="spellEnd"/>
          </w:p>
        </w:tc>
        <w:tc>
          <w:tcPr>
            <w:tcW w:w="2386" w:type="dxa"/>
          </w:tcPr>
          <w:p w14:paraId="46F2E4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Infraestructura, BD real, red</w:t>
            </w:r>
          </w:p>
        </w:tc>
        <w:tc>
          <w:tcPr>
            <w:tcW w:w="2386" w:type="dxa"/>
          </w:tcPr>
          <w:p w14:paraId="6F21D95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Velocidad: el aislamiento garantiza ejecución en milisegundos y </w:t>
            </w:r>
            <w:proofErr w:type="spellStart"/>
            <w:r w:rsidRPr="00C46E61">
              <w:rPr>
                <w:rFonts w:ascii="Arial" w:hAnsi="Arial" w:cs="Arial"/>
                <w:sz w:val="20"/>
                <w:szCs w:val="20"/>
              </w:rPr>
              <w:t>feedback</w:t>
            </w:r>
            <w:proofErr w:type="spellEnd"/>
            <w:r w:rsidRPr="00C46E61">
              <w:rPr>
                <w:rFonts w:ascii="Arial" w:hAnsi="Arial" w:cs="Arial"/>
                <w:sz w:val="20"/>
                <w:szCs w:val="20"/>
              </w:rPr>
              <w:t xml:space="preserve"> inmediato en cada PR</w:t>
            </w:r>
          </w:p>
        </w:tc>
      </w:tr>
      <w:tr w:rsidR="00C46E61" w:rsidRPr="00C46E61" w14:paraId="14149766" w14:textId="77777777" w:rsidTr="00C46E61">
        <w:tc>
          <w:tcPr>
            <w:tcW w:w="1206" w:type="dxa"/>
          </w:tcPr>
          <w:p w14:paraId="20D5183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Integración (20%)</w:t>
            </w:r>
          </w:p>
        </w:tc>
        <w:tc>
          <w:tcPr>
            <w:tcW w:w="1032" w:type="dxa"/>
          </w:tcPr>
          <w:p w14:paraId="2A0F7E7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gris</w:t>
            </w:r>
          </w:p>
        </w:tc>
        <w:tc>
          <w:tcPr>
            <w:tcW w:w="2624" w:type="dxa"/>
          </w:tcPr>
          <w:p w14:paraId="2F73FB01"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Persistencia JPA + </w:t>
            </w:r>
            <w:proofErr w:type="spellStart"/>
            <w:r w:rsidRPr="00C46E61">
              <w:rPr>
                <w:rFonts w:ascii="Arial" w:hAnsi="Arial" w:cs="Arial"/>
                <w:sz w:val="20"/>
                <w:szCs w:val="20"/>
              </w:rPr>
              <w:t>Flyway</w:t>
            </w:r>
            <w:proofErr w:type="spellEnd"/>
            <w:r w:rsidRPr="00C46E61">
              <w:rPr>
                <w:rFonts w:ascii="Arial" w:hAnsi="Arial" w:cs="Arial"/>
                <w:sz w:val="20"/>
                <w:szCs w:val="20"/>
              </w:rPr>
              <w:t xml:space="preserve"> sobre PostgreSQL real, publicación/consumo de eventos en </w:t>
            </w:r>
            <w:proofErr w:type="spellStart"/>
            <w:r w:rsidRPr="00C46E61">
              <w:rPr>
                <w:rFonts w:ascii="Arial" w:hAnsi="Arial" w:cs="Arial"/>
                <w:sz w:val="20"/>
                <w:szCs w:val="20"/>
              </w:rPr>
              <w:t>RabbitMQ</w:t>
            </w:r>
            <w:proofErr w:type="spellEnd"/>
            <w:r w:rsidRPr="00C46E61">
              <w:rPr>
                <w:rFonts w:ascii="Arial" w:hAnsi="Arial" w:cs="Arial"/>
                <w:sz w:val="20"/>
                <w:szCs w:val="20"/>
              </w:rPr>
              <w:t xml:space="preserve"> real, clientes </w:t>
            </w:r>
            <w:proofErr w:type="spellStart"/>
            <w:r w:rsidRPr="00C46E61">
              <w:rPr>
                <w:rFonts w:ascii="Arial" w:hAnsi="Arial" w:cs="Arial"/>
                <w:sz w:val="20"/>
                <w:szCs w:val="20"/>
              </w:rPr>
              <w:t>Feign</w:t>
            </w:r>
            <w:proofErr w:type="spellEnd"/>
            <w:r w:rsidRPr="00C46E61">
              <w:rPr>
                <w:rFonts w:ascii="Arial" w:hAnsi="Arial" w:cs="Arial"/>
                <w:sz w:val="20"/>
                <w:szCs w:val="20"/>
              </w:rPr>
              <w:t xml:space="preserve"> entre microservicios</w:t>
            </w:r>
          </w:p>
        </w:tc>
        <w:tc>
          <w:tcPr>
            <w:tcW w:w="2386" w:type="dxa"/>
          </w:tcPr>
          <w:p w14:paraId="0F712E0B"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Interfaz de usuario, flujos de negocio completos</w:t>
            </w:r>
          </w:p>
        </w:tc>
        <w:tc>
          <w:tcPr>
            <w:tcW w:w="2386" w:type="dxa"/>
          </w:tcPr>
          <w:p w14:paraId="0400219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contratos entre servicios se validan en pruebas E2E; las de integración cubren solo la capa de persistencia y mensajería</w:t>
            </w:r>
          </w:p>
        </w:tc>
      </w:tr>
      <w:tr w:rsidR="00C46E61" w:rsidRPr="00C46E61" w14:paraId="2127925D" w14:textId="77777777" w:rsidTr="00C46E61">
        <w:tc>
          <w:tcPr>
            <w:tcW w:w="1206" w:type="dxa"/>
          </w:tcPr>
          <w:p w14:paraId="7500EC78"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Sistema / Smoke E2E (5%)</w:t>
            </w:r>
          </w:p>
        </w:tc>
        <w:tc>
          <w:tcPr>
            <w:tcW w:w="1032" w:type="dxa"/>
          </w:tcPr>
          <w:p w14:paraId="3F7CB9E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2EF5CB2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Stack completo de 14 contenedores Docker; registro Eureka; 12 </w:t>
            </w:r>
            <w:proofErr w:type="spellStart"/>
            <w:r w:rsidRPr="00C46E61">
              <w:rPr>
                <w:rFonts w:ascii="Arial" w:hAnsi="Arial" w:cs="Arial"/>
                <w:sz w:val="20"/>
                <w:szCs w:val="20"/>
              </w:rPr>
              <w:t>endpoints</w:t>
            </w:r>
            <w:proofErr w:type="spellEnd"/>
            <w:r w:rsidRPr="00C46E61">
              <w:rPr>
                <w:rFonts w:ascii="Arial" w:hAnsi="Arial" w:cs="Arial"/>
                <w:sz w:val="20"/>
                <w:szCs w:val="20"/>
              </w:rPr>
              <w:t xml:space="preserve"> REST vía API Gateway; autenticación JWT; formatos de error RFC 7807</w:t>
            </w:r>
          </w:p>
        </w:tc>
        <w:tc>
          <w:tcPr>
            <w:tcW w:w="2386" w:type="dxa"/>
          </w:tcPr>
          <w:p w14:paraId="267EB1DE"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Rendimiento bajo carga, compatibilidad de navegadores</w:t>
            </w:r>
          </w:p>
        </w:tc>
        <w:tc>
          <w:tcPr>
            <w:tcW w:w="2386" w:type="dxa"/>
          </w:tcPr>
          <w:p w14:paraId="657A554F"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 xml:space="preserve">El rendimiento se validó en Sprint 13 con </w:t>
            </w:r>
            <w:proofErr w:type="spellStart"/>
            <w:r w:rsidRPr="00C46E61">
              <w:rPr>
                <w:rFonts w:ascii="Arial" w:hAnsi="Arial" w:cs="Arial"/>
                <w:sz w:val="20"/>
                <w:szCs w:val="20"/>
              </w:rPr>
              <w:t>JMeter</w:t>
            </w:r>
            <w:proofErr w:type="spellEnd"/>
            <w:r w:rsidRPr="00C46E61">
              <w:rPr>
                <w:rFonts w:ascii="Arial" w:hAnsi="Arial" w:cs="Arial"/>
                <w:sz w:val="20"/>
                <w:szCs w:val="20"/>
              </w:rPr>
              <w:t xml:space="preserve">; la compatibilidad UI es responsabilidad de </w:t>
            </w:r>
            <w:proofErr w:type="spellStart"/>
            <w:r w:rsidRPr="00C46E61">
              <w:rPr>
                <w:rFonts w:ascii="Arial" w:hAnsi="Arial" w:cs="Arial"/>
                <w:sz w:val="20"/>
                <w:szCs w:val="20"/>
              </w:rPr>
              <w:t>PrimeVue</w:t>
            </w:r>
            <w:proofErr w:type="spellEnd"/>
          </w:p>
        </w:tc>
      </w:tr>
      <w:tr w:rsidR="00C46E61" w:rsidRPr="00C46E61" w14:paraId="6D8C6029" w14:textId="77777777" w:rsidTr="00C46E61">
        <w:tc>
          <w:tcPr>
            <w:tcW w:w="1206" w:type="dxa"/>
          </w:tcPr>
          <w:p w14:paraId="0626CB63"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E2E funcional (5%)</w:t>
            </w:r>
          </w:p>
        </w:tc>
        <w:tc>
          <w:tcPr>
            <w:tcW w:w="1032" w:type="dxa"/>
          </w:tcPr>
          <w:p w14:paraId="1955410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Caja negra</w:t>
            </w:r>
          </w:p>
        </w:tc>
        <w:tc>
          <w:tcPr>
            <w:tcW w:w="2624" w:type="dxa"/>
          </w:tcPr>
          <w:p w14:paraId="76AC5586"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Ocho flujos de negocio críticos completos en navegador real vía Cypress</w:t>
            </w:r>
          </w:p>
        </w:tc>
        <w:tc>
          <w:tcPr>
            <w:tcW w:w="2386" w:type="dxa"/>
          </w:tcPr>
          <w:p w14:paraId="4C59E76C"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Todos los flujos secundarios</w:t>
            </w:r>
          </w:p>
        </w:tc>
        <w:tc>
          <w:tcPr>
            <w:tcW w:w="2386" w:type="dxa"/>
          </w:tcPr>
          <w:p w14:paraId="300FE9E2" w14:textId="77777777" w:rsidR="00C46E61" w:rsidRPr="00C46E61" w:rsidRDefault="00C46E61" w:rsidP="00C70FC3">
            <w:pPr>
              <w:spacing w:before="40" w:after="40"/>
              <w:rPr>
                <w:rFonts w:ascii="Arial" w:hAnsi="Arial" w:cs="Arial"/>
                <w:sz w:val="20"/>
                <w:szCs w:val="20"/>
              </w:rPr>
            </w:pPr>
            <w:r w:rsidRPr="00C46E61">
              <w:rPr>
                <w:rFonts w:ascii="Arial" w:hAnsi="Arial" w:cs="Arial"/>
                <w:sz w:val="20"/>
                <w:szCs w:val="20"/>
              </w:rPr>
              <w:t>Los flujos cubiertos representan el camino feliz y los casos de error de mayor riesgo de negocio</w:t>
            </w:r>
          </w:p>
        </w:tc>
      </w:tr>
    </w:tbl>
    <w:p>
      <w:pStyle w:val="Caption"/>
      <w:r>
        <w:t>Tabla 29: Datos técnicos y especificaciones</w:t>
      </w:r>
    </w:p>
    <w:p w14:paraId="051ABA83" w14:textId="77777777" w:rsidR="00033ECF" w:rsidRDefault="00033ECF" w:rsidP="4C0AF0EB">
      <w:pPr>
        <w:spacing w:line="480" w:lineRule="auto"/>
        <w:jc w:val="both"/>
        <w:rPr>
          <w:rFonts w:ascii="Arial" w:hAnsi="Arial" w:cs="Arial"/>
        </w:rPr>
      </w:pPr>
    </w:p>
    <w:p w14:paraId="18CB8F5A" w14:textId="74E99578" w:rsidR="001B3789" w:rsidRPr="001B3789" w:rsidRDefault="001B3789" w:rsidP="001B3789">
      <w:pPr>
        <w:spacing w:line="480" w:lineRule="auto"/>
        <w:jc w:val="both"/>
        <w:rPr>
          <w:rFonts w:ascii="Arial" w:hAnsi="Arial" w:cs="Arial"/>
          <w:b/>
          <w:bCs/>
        </w:rPr>
      </w:pPr>
      <w:r w:rsidRPr="001B3789">
        <w:rPr>
          <w:rFonts w:ascii="Arial" w:hAnsi="Arial" w:cs="Arial"/>
          <w:b/>
          <w:bCs/>
        </w:rPr>
        <w:t>Ambientes de prueba</w:t>
      </w:r>
    </w:p>
    <w:p w14:paraId="5D4C4AD0" w14:textId="77777777" w:rsidR="00C46E61" w:rsidRPr="00C46E61" w:rsidRDefault="00C46E61" w:rsidP="00C46E61">
      <w:pPr>
        <w:spacing w:line="480" w:lineRule="auto"/>
        <w:jc w:val="both"/>
        <w:rPr>
          <w:rFonts w:ascii="Arial" w:hAnsi="Arial" w:cs="Arial"/>
        </w:rPr>
      </w:pPr>
      <w:r w:rsidRPr="00C46E61">
        <w:rPr>
          <w:rFonts w:ascii="Arial" w:hAnsi="Arial" w:cs="Arial"/>
        </w:rPr>
        <w:t xml:space="preserve">Local (desarrollo): Docker </w:t>
      </w:r>
      <w:proofErr w:type="spellStart"/>
      <w:r w:rsidRPr="00C46E61">
        <w:rPr>
          <w:rFonts w:ascii="Arial" w:hAnsi="Arial" w:cs="Arial"/>
        </w:rPr>
        <w:t>Compose</w:t>
      </w:r>
      <w:proofErr w:type="spellEnd"/>
      <w:r w:rsidRPr="00C46E61">
        <w:rPr>
          <w:rFonts w:ascii="Arial" w:hAnsi="Arial" w:cs="Arial"/>
        </w:rPr>
        <w:t xml:space="preserve"> con los 14 contenedores; base de datos PostgreSQL con los 9 </w:t>
      </w:r>
      <w:proofErr w:type="spellStart"/>
      <w:r w:rsidRPr="00C46E61">
        <w:rPr>
          <w:rFonts w:ascii="Arial" w:hAnsi="Arial" w:cs="Arial"/>
        </w:rPr>
        <w:t>schemas</w:t>
      </w:r>
      <w:proofErr w:type="spellEnd"/>
      <w:r w:rsidRPr="00C46E61">
        <w:rPr>
          <w:rFonts w:ascii="Arial" w:hAnsi="Arial" w:cs="Arial"/>
        </w:rPr>
        <w:t xml:space="preserve"> creados por </w:t>
      </w:r>
      <w:proofErr w:type="spellStart"/>
      <w:r w:rsidRPr="00C46E61">
        <w:rPr>
          <w:rFonts w:ascii="Arial" w:hAnsi="Arial" w:cs="Arial"/>
        </w:rPr>
        <w:t>init-schemas.sql</w:t>
      </w:r>
      <w:proofErr w:type="spellEnd"/>
      <w:r w:rsidRPr="00C46E61">
        <w:rPr>
          <w:rFonts w:ascii="Arial" w:hAnsi="Arial" w:cs="Arial"/>
        </w:rPr>
        <w:t xml:space="preserve">; </w:t>
      </w:r>
      <w:proofErr w:type="spellStart"/>
      <w:r w:rsidRPr="00C46E61">
        <w:rPr>
          <w:rFonts w:ascii="Arial" w:hAnsi="Arial" w:cs="Arial"/>
        </w:rPr>
        <w:t>Mailtrap</w:t>
      </w:r>
      <w:proofErr w:type="spellEnd"/>
      <w:r w:rsidRPr="00C46E61">
        <w:rPr>
          <w:rFonts w:ascii="Arial" w:hAnsi="Arial" w:cs="Arial"/>
        </w:rPr>
        <w:t xml:space="preserve"> como servidor SMTP ficticio.</w:t>
      </w:r>
    </w:p>
    <w:p>
      <w:pStyle w:val="Caption"/>
      <w:r>
        <w:t>Tabla 30: Datos técnicos y especificaciones</w:t>
      </w:r>
    </w:p>
    <w:p w14:paraId="4F1AACAA" w14:textId="4A744671" w:rsidR="00C46E61" w:rsidRPr="00C46E61" w:rsidRDefault="00C46E61" w:rsidP="00C46E61">
      <w:pPr>
        <w:spacing w:line="480" w:lineRule="auto"/>
        <w:jc w:val="both"/>
        <w:rPr>
          <w:rFonts w:ascii="Arial" w:hAnsi="Arial" w:cs="Arial"/>
        </w:rPr>
      </w:pPr>
      <w:r w:rsidRPr="00C46E61">
        <w:rPr>
          <w:rFonts w:ascii="Arial" w:hAnsi="Arial" w:cs="Arial"/>
        </w:rPr>
        <w:t xml:space="preserve">CI (GitHub </w:t>
      </w:r>
      <w:proofErr w:type="spellStart"/>
      <w:r w:rsidRPr="00C46E61">
        <w:rPr>
          <w:rFonts w:ascii="Arial" w:hAnsi="Arial" w:cs="Arial"/>
        </w:rPr>
        <w:t>Actions</w:t>
      </w:r>
      <w:proofErr w:type="spellEnd"/>
      <w:r w:rsidRPr="00C46E61">
        <w:rPr>
          <w:rFonts w:ascii="Arial" w:hAnsi="Arial" w:cs="Arial"/>
        </w:rPr>
        <w:t xml:space="preserve">): PostgreSQL 15-alpine y </w:t>
      </w:r>
      <w:proofErr w:type="spellStart"/>
      <w:r w:rsidRPr="00C46E61">
        <w:rPr>
          <w:rFonts w:ascii="Arial" w:hAnsi="Arial" w:cs="Arial"/>
        </w:rPr>
        <w:t>RabbitMQ</w:t>
      </w:r>
      <w:proofErr w:type="spellEnd"/>
      <w:r w:rsidRPr="00C46E61">
        <w:rPr>
          <w:rFonts w:ascii="Arial" w:hAnsi="Arial" w:cs="Arial"/>
        </w:rPr>
        <w:t xml:space="preserve"> 3.12-management como GitHub </w:t>
      </w:r>
      <w:proofErr w:type="spellStart"/>
      <w:r w:rsidRPr="00C46E61">
        <w:rPr>
          <w:rFonts w:ascii="Arial" w:hAnsi="Arial" w:cs="Arial"/>
        </w:rPr>
        <w:t>Services</w:t>
      </w:r>
      <w:proofErr w:type="spellEnd"/>
      <w:r w:rsidRPr="00C46E61">
        <w:rPr>
          <w:rFonts w:ascii="Arial" w:hAnsi="Arial" w:cs="Arial"/>
        </w:rPr>
        <w:t xml:space="preserve">; JWT </w:t>
      </w:r>
      <w:proofErr w:type="spellStart"/>
      <w:r w:rsidRPr="00C46E61">
        <w:rPr>
          <w:rFonts w:ascii="Arial" w:hAnsi="Arial" w:cs="Arial"/>
        </w:rPr>
        <w:t>secret</w:t>
      </w:r>
      <w:proofErr w:type="spellEnd"/>
      <w:r w:rsidRPr="00C46E61">
        <w:rPr>
          <w:rFonts w:ascii="Arial" w:hAnsi="Arial" w:cs="Arial"/>
        </w:rPr>
        <w:t xml:space="preserve"> de 512 bits generado aleatoriamente en cada corrida mediante </w:t>
      </w:r>
      <w:proofErr w:type="spellStart"/>
      <w:r w:rsidRPr="00C46E61">
        <w:rPr>
          <w:rFonts w:ascii="Arial" w:hAnsi="Arial" w:cs="Arial"/>
        </w:rPr>
        <w:t>openssl</w:t>
      </w:r>
      <w:proofErr w:type="spellEnd"/>
      <w:r w:rsidRPr="00C46E61">
        <w:rPr>
          <w:rFonts w:ascii="Arial" w:hAnsi="Arial" w:cs="Arial"/>
        </w:rPr>
        <w:t xml:space="preserve"> rand; </w:t>
      </w:r>
      <w:proofErr w:type="spellStart"/>
      <w:r w:rsidRPr="00C46E61">
        <w:rPr>
          <w:rFonts w:ascii="Arial" w:hAnsi="Arial" w:cs="Arial"/>
        </w:rPr>
        <w:t>stack</w:t>
      </w:r>
      <w:proofErr w:type="spellEnd"/>
      <w:r w:rsidRPr="00C46E61">
        <w:rPr>
          <w:rFonts w:ascii="Arial" w:hAnsi="Arial" w:cs="Arial"/>
        </w:rPr>
        <w:t xml:space="preserve"> completo levantado mediante </w:t>
      </w:r>
      <w:proofErr w:type="spellStart"/>
      <w:r w:rsidRPr="00C46E61">
        <w:rPr>
          <w:rFonts w:ascii="Arial" w:hAnsi="Arial" w:cs="Arial"/>
        </w:rPr>
        <w:t>docker</w:t>
      </w:r>
      <w:proofErr w:type="spellEnd"/>
      <w:r w:rsidRPr="00C46E61">
        <w:rPr>
          <w:rFonts w:ascii="Arial" w:hAnsi="Arial" w:cs="Arial"/>
        </w:rPr>
        <w:t xml:space="preserve"> </w:t>
      </w:r>
      <w:proofErr w:type="spellStart"/>
      <w:r w:rsidRPr="00C46E61">
        <w:rPr>
          <w:rFonts w:ascii="Arial" w:hAnsi="Arial" w:cs="Arial"/>
        </w:rPr>
        <w:t>compose</w:t>
      </w:r>
      <w:proofErr w:type="spellEnd"/>
      <w:r w:rsidRPr="00C46E61">
        <w:rPr>
          <w:rFonts w:ascii="Arial" w:hAnsi="Arial" w:cs="Arial"/>
        </w:rPr>
        <w:t xml:space="preserve"> up --</w:t>
      </w:r>
      <w:proofErr w:type="spellStart"/>
      <w:r w:rsidRPr="00C46E61">
        <w:rPr>
          <w:rFonts w:ascii="Arial" w:hAnsi="Arial" w:cs="Arial"/>
        </w:rPr>
        <w:t>wait</w:t>
      </w:r>
      <w:proofErr w:type="spellEnd"/>
      <w:r w:rsidRPr="00C46E61">
        <w:rPr>
          <w:rFonts w:ascii="Arial" w:hAnsi="Arial" w:cs="Arial"/>
        </w:rPr>
        <w:t xml:space="preserve"> en el </w:t>
      </w:r>
      <w:proofErr w:type="spellStart"/>
      <w:r w:rsidRPr="00C46E61">
        <w:rPr>
          <w:rFonts w:ascii="Arial" w:hAnsi="Arial" w:cs="Arial"/>
        </w:rPr>
        <w:t>workflow</w:t>
      </w:r>
      <w:proofErr w:type="spellEnd"/>
      <w:r w:rsidRPr="00C46E61">
        <w:rPr>
          <w:rFonts w:ascii="Arial" w:hAnsi="Arial" w:cs="Arial"/>
        </w:rPr>
        <w:t xml:space="preserve"> smoke-e2e.yml.</w:t>
      </w:r>
    </w:p>
    <w:p w14:paraId="4D5ECB2D" w14:textId="77777777" w:rsidR="00C46E61" w:rsidRPr="00C46E61" w:rsidRDefault="00C46E61" w:rsidP="00C46E61">
      <w:pPr>
        <w:spacing w:line="480" w:lineRule="auto"/>
        <w:jc w:val="both"/>
        <w:rPr>
          <w:rFonts w:ascii="Arial" w:hAnsi="Arial" w:cs="Arial"/>
          <w:b/>
          <w:bCs/>
        </w:rPr>
      </w:pPr>
      <w:r w:rsidRPr="00C46E61">
        <w:rPr>
          <w:rFonts w:ascii="Arial" w:hAnsi="Arial" w:cs="Arial"/>
          <w:b/>
          <w:bCs/>
        </w:rPr>
        <w:t>Datos de prueba</w:t>
      </w:r>
    </w:p>
    <w:p w14:paraId="495392B0" w14:textId="48A559E2" w:rsidR="001B3789" w:rsidRDefault="00C46E61" w:rsidP="00C46E61">
      <w:pPr>
        <w:spacing w:line="480" w:lineRule="auto"/>
        <w:jc w:val="both"/>
        <w:rPr>
          <w:rFonts w:ascii="Arial" w:hAnsi="Arial" w:cs="Arial"/>
        </w:rPr>
      </w:pPr>
      <w:r w:rsidRPr="00C46E61">
        <w:rPr>
          <w:rFonts w:ascii="Arial" w:hAnsi="Arial" w:cs="Arial"/>
        </w:rPr>
        <w:t xml:space="preserve">Los datos de prueba se generan programáticamente en cada clase </w:t>
      </w:r>
      <w:proofErr w:type="gramStart"/>
      <w:r w:rsidRPr="00C46E61">
        <w:rPr>
          <w:rFonts w:ascii="Arial" w:hAnsi="Arial" w:cs="Arial"/>
        </w:rPr>
        <w:t>de test</w:t>
      </w:r>
      <w:proofErr w:type="gramEnd"/>
      <w:r w:rsidRPr="00C46E61">
        <w:rPr>
          <w:rFonts w:ascii="Arial" w:hAnsi="Arial" w:cs="Arial"/>
        </w:rPr>
        <w:t xml:space="preserve"> mediante </w:t>
      </w:r>
      <w:proofErr w:type="spellStart"/>
      <w:r w:rsidRPr="00C46E61">
        <w:rPr>
          <w:rFonts w:ascii="Arial" w:hAnsi="Arial" w:cs="Arial"/>
        </w:rPr>
        <w:t>builders</w:t>
      </w:r>
      <w:proofErr w:type="spellEnd"/>
      <w:r w:rsidRPr="00C46E61">
        <w:rPr>
          <w:rFonts w:ascii="Arial" w:hAnsi="Arial" w:cs="Arial"/>
        </w:rPr>
        <w:t xml:space="preserve"> de entidades (patrón </w:t>
      </w:r>
      <w:proofErr w:type="spellStart"/>
      <w:r w:rsidRPr="00C46E61">
        <w:rPr>
          <w:rFonts w:ascii="Arial" w:hAnsi="Arial" w:cs="Arial"/>
        </w:rPr>
        <w:t>Builder</w:t>
      </w:r>
      <w:proofErr w:type="spellEnd"/>
      <w:r w:rsidRPr="00C46E61">
        <w:rPr>
          <w:rFonts w:ascii="Arial" w:hAnsi="Arial" w:cs="Arial"/>
        </w:rPr>
        <w:t xml:space="preserve"> de Lombok). El ambiente de CI incluye un usuario administrador </w:t>
      </w:r>
      <w:r w:rsidRPr="00C46E61">
        <w:rPr>
          <w:rFonts w:ascii="Arial" w:hAnsi="Arial" w:cs="Arial"/>
        </w:rPr>
        <w:lastRenderedPageBreak/>
        <w:t>semilla (</w:t>
      </w:r>
      <w:proofErr w:type="spellStart"/>
      <w:r w:rsidRPr="00C46E61">
        <w:rPr>
          <w:rFonts w:ascii="Arial" w:hAnsi="Arial" w:cs="Arial"/>
        </w:rPr>
        <w:t>admin@escuela.local</w:t>
      </w:r>
      <w:proofErr w:type="spellEnd"/>
      <w:r w:rsidRPr="00C46E61">
        <w:rPr>
          <w:rFonts w:ascii="Arial" w:hAnsi="Arial" w:cs="Arial"/>
        </w:rPr>
        <w:t xml:space="preserve"> / Admin123!) insertado por migración </w:t>
      </w:r>
      <w:proofErr w:type="spellStart"/>
      <w:r w:rsidRPr="00C46E61">
        <w:rPr>
          <w:rFonts w:ascii="Arial" w:hAnsi="Arial" w:cs="Arial"/>
        </w:rPr>
        <w:t>Flyway</w:t>
      </w:r>
      <w:proofErr w:type="spellEnd"/>
      <w:r w:rsidRPr="00C46E61">
        <w:rPr>
          <w:rFonts w:ascii="Arial" w:hAnsi="Arial" w:cs="Arial"/>
        </w:rPr>
        <w:t xml:space="preserve"> V1__init_auth_schema.sql. No se usaron datos de producción en ningún nivel de prueba.</w:t>
      </w:r>
    </w:p>
    <w:p w14:paraId="136C71EC" w14:textId="5F8FFC79" w:rsidR="00196DCB" w:rsidRPr="00196DCB" w:rsidRDefault="00196DCB" w:rsidP="00C46E61">
      <w:pPr>
        <w:spacing w:line="480" w:lineRule="auto"/>
        <w:jc w:val="both"/>
        <w:rPr>
          <w:rFonts w:ascii="Arial" w:hAnsi="Arial" w:cs="Arial"/>
          <w:b/>
          <w:bCs/>
        </w:rPr>
      </w:pPr>
      <w:r>
        <w:rPr>
          <w:rFonts w:ascii="Arial" w:hAnsi="Arial" w:cs="Arial"/>
          <w:b/>
          <w:bCs/>
        </w:rPr>
        <w:t xml:space="preserve">7.3.2. </w:t>
      </w:r>
      <w:r w:rsidRPr="00196DCB">
        <w:rPr>
          <w:rFonts w:ascii="Arial" w:hAnsi="Arial" w:cs="Arial"/>
          <w:b/>
          <w:bCs/>
        </w:rPr>
        <w:t>Trazabilidad requisitos → pruebas → evidencia</w:t>
      </w:r>
    </w:p>
    <w:p>
      <w:pStyle w:val="Caption"/>
      <w:r>
        <w:t>Tabla 31: Datos técnicos y especificaciones</w:t>
      </w:r>
    </w:p>
    <w:tbl>
      <w:tblPr>
        <w:tblStyle w:val="Tablaconcuadrcula"/>
        <w:tblW w:w="0" w:type="auto"/>
        <w:tblInd w:w="-572" w:type="dxa"/>
        <w:tblLook w:val="04A0" w:firstRow="1" w:lastRow="0" w:firstColumn="1" w:lastColumn="0" w:noHBand="0" w:noVBand="1"/>
      </w:tblPr>
      <w:tblGrid>
        <w:gridCol w:w="546"/>
        <w:gridCol w:w="2054"/>
        <w:gridCol w:w="900"/>
        <w:gridCol w:w="993"/>
        <w:gridCol w:w="817"/>
        <w:gridCol w:w="4278"/>
      </w:tblGrid>
      <w:tr w:rsidR="00C46E61" w:rsidRPr="00AC7511" w14:paraId="1F79938C" w14:textId="77777777" w:rsidTr="00196DCB">
        <w:tc>
          <w:tcPr>
            <w:tcW w:w="546" w:type="dxa"/>
          </w:tcPr>
          <w:p w14:paraId="3031479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 xml:space="preserve">ID </w:t>
            </w:r>
            <w:proofErr w:type="spellStart"/>
            <w:r w:rsidRPr="00AC7511">
              <w:rPr>
                <w:rFonts w:ascii="Arial" w:hAnsi="Arial" w:cs="Arial"/>
                <w:b/>
                <w:bCs/>
                <w:sz w:val="20"/>
                <w:szCs w:val="20"/>
              </w:rPr>
              <w:t>Req</w:t>
            </w:r>
            <w:proofErr w:type="spellEnd"/>
            <w:r w:rsidRPr="00AC7511">
              <w:rPr>
                <w:rFonts w:ascii="Arial" w:hAnsi="Arial" w:cs="Arial"/>
                <w:b/>
                <w:bCs/>
                <w:sz w:val="20"/>
                <w:szCs w:val="20"/>
              </w:rPr>
              <w:t>.</w:t>
            </w:r>
          </w:p>
        </w:tc>
        <w:tc>
          <w:tcPr>
            <w:tcW w:w="2054" w:type="dxa"/>
          </w:tcPr>
          <w:p w14:paraId="6D936AA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Requisito funcional / no funcional</w:t>
            </w:r>
          </w:p>
        </w:tc>
        <w:tc>
          <w:tcPr>
            <w:tcW w:w="900" w:type="dxa"/>
          </w:tcPr>
          <w:p w14:paraId="4B70695B"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ID Caso de prueba</w:t>
            </w:r>
          </w:p>
        </w:tc>
        <w:tc>
          <w:tcPr>
            <w:tcW w:w="993" w:type="dxa"/>
          </w:tcPr>
          <w:p w14:paraId="3286A14D"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Nivel</w:t>
            </w:r>
          </w:p>
        </w:tc>
        <w:tc>
          <w:tcPr>
            <w:tcW w:w="817" w:type="dxa"/>
          </w:tcPr>
          <w:p w14:paraId="71E6C742"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Estado</w:t>
            </w:r>
          </w:p>
        </w:tc>
        <w:tc>
          <w:tcPr>
            <w:tcW w:w="4278" w:type="dxa"/>
          </w:tcPr>
          <w:p w14:paraId="3D772956" w14:textId="77777777" w:rsidR="00C46E61" w:rsidRPr="00AC7511" w:rsidRDefault="00C46E61" w:rsidP="00AC7511">
            <w:pPr>
              <w:spacing w:before="40" w:after="40"/>
              <w:rPr>
                <w:rFonts w:ascii="Arial" w:hAnsi="Arial" w:cs="Arial"/>
                <w:b/>
                <w:bCs/>
                <w:sz w:val="20"/>
                <w:szCs w:val="20"/>
              </w:rPr>
            </w:pPr>
            <w:r w:rsidRPr="00AC7511">
              <w:rPr>
                <w:rFonts w:ascii="Arial" w:hAnsi="Arial" w:cs="Arial"/>
                <w:b/>
                <w:bCs/>
                <w:sz w:val="20"/>
                <w:szCs w:val="20"/>
              </w:rPr>
              <w:t>Evidencia</w:t>
            </w:r>
          </w:p>
        </w:tc>
      </w:tr>
      <w:tr w:rsidR="00C46E61" w:rsidRPr="00AC7511" w14:paraId="7D8E000C" w14:textId="77777777" w:rsidTr="00196DCB">
        <w:tc>
          <w:tcPr>
            <w:tcW w:w="546" w:type="dxa"/>
          </w:tcPr>
          <w:p w14:paraId="161E2A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RF-01</w:t>
            </w:r>
          </w:p>
        </w:tc>
        <w:tc>
          <w:tcPr>
            <w:tcW w:w="2054" w:type="dxa"/>
          </w:tcPr>
          <w:p w14:paraId="1E4D11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Login con email y contraseña retorna JWT</w:t>
            </w:r>
          </w:p>
        </w:tc>
        <w:tc>
          <w:tcPr>
            <w:tcW w:w="900" w:type="dxa"/>
          </w:tcPr>
          <w:p w14:paraId="0DA806A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TC-AUTH-01</w:t>
            </w:r>
          </w:p>
        </w:tc>
        <w:tc>
          <w:tcPr>
            <w:tcW w:w="993" w:type="dxa"/>
          </w:tcPr>
          <w:p w14:paraId="0214DF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75C5BA98" w14:textId="003FBD9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D944E5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AuthServiceTest.loginExitoso</w:t>
            </w:r>
            <w:proofErr w:type="spellEnd"/>
            <w:r w:rsidRPr="00AC7511">
              <w:rPr>
                <w:rFonts w:ascii="Arial" w:hAnsi="Arial" w:cs="Arial"/>
                <w:sz w:val="20"/>
                <w:szCs w:val="20"/>
              </w:rPr>
              <w:t>()</w:t>
            </w:r>
          </w:p>
        </w:tc>
      </w:tr>
      <w:tr w:rsidR="00C46E61" w:rsidRPr="00AC7511" w14:paraId="6C6DA6A8" w14:textId="77777777" w:rsidTr="00196DCB">
        <w:tc>
          <w:tcPr>
            <w:tcW w:w="546" w:type="dxa"/>
          </w:tcPr>
          <w:p w14:paraId="4BA4BF2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RF-02</w:t>
            </w:r>
          </w:p>
        </w:tc>
        <w:tc>
          <w:tcPr>
            <w:tcW w:w="2054" w:type="dxa"/>
          </w:tcPr>
          <w:p w14:paraId="0A45F9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Bloqueo de cuenta tras 3 intentos fallidos por 15 min</w:t>
            </w:r>
          </w:p>
        </w:tc>
        <w:tc>
          <w:tcPr>
            <w:tcW w:w="900" w:type="dxa"/>
          </w:tcPr>
          <w:p w14:paraId="39736F8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TC-AUTH-02</w:t>
            </w:r>
          </w:p>
        </w:tc>
        <w:tc>
          <w:tcPr>
            <w:tcW w:w="993" w:type="dxa"/>
          </w:tcPr>
          <w:p w14:paraId="1C89A61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7B6A935" w14:textId="1B60FE3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5864E10"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AuthServiceTest.bloqueoCuentaTresIntentos</w:t>
            </w:r>
            <w:proofErr w:type="spellEnd"/>
            <w:r w:rsidRPr="00AC7511">
              <w:rPr>
                <w:rFonts w:ascii="Arial" w:hAnsi="Arial" w:cs="Arial"/>
                <w:sz w:val="20"/>
                <w:szCs w:val="20"/>
              </w:rPr>
              <w:t>()</w:t>
            </w:r>
          </w:p>
        </w:tc>
      </w:tr>
      <w:tr w:rsidR="00C46E61" w:rsidRPr="00AC7511" w14:paraId="79E8958E" w14:textId="77777777" w:rsidTr="00196DCB">
        <w:tc>
          <w:tcPr>
            <w:tcW w:w="546" w:type="dxa"/>
          </w:tcPr>
          <w:p w14:paraId="459F7BF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RF-03</w:t>
            </w:r>
          </w:p>
        </w:tc>
        <w:tc>
          <w:tcPr>
            <w:tcW w:w="2054" w:type="dxa"/>
          </w:tcPr>
          <w:p w14:paraId="12643D4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Recuperación de contraseña con token UUID de 60 min</w:t>
            </w:r>
          </w:p>
        </w:tc>
        <w:tc>
          <w:tcPr>
            <w:tcW w:w="900" w:type="dxa"/>
          </w:tcPr>
          <w:p w14:paraId="2A8E9DC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TC-AUTH-03</w:t>
            </w:r>
          </w:p>
        </w:tc>
        <w:tc>
          <w:tcPr>
            <w:tcW w:w="993" w:type="dxa"/>
          </w:tcPr>
          <w:p w14:paraId="3C470F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0D31C894" w14:textId="7304307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9E88FF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AuthServiceTest.forgotPassword</w:t>
            </w:r>
            <w:proofErr w:type="spellEnd"/>
            <w:r w:rsidRPr="00AC7511">
              <w:rPr>
                <w:rFonts w:ascii="Arial" w:hAnsi="Arial" w:cs="Arial"/>
                <w:sz w:val="20"/>
                <w:szCs w:val="20"/>
              </w:rPr>
              <w:t>_*</w:t>
            </w:r>
          </w:p>
        </w:tc>
      </w:tr>
      <w:tr w:rsidR="00C46E61" w:rsidRPr="00AC7511" w14:paraId="1CFBBAE4" w14:textId="77777777" w:rsidTr="00196DCB">
        <w:tc>
          <w:tcPr>
            <w:tcW w:w="546" w:type="dxa"/>
          </w:tcPr>
          <w:p w14:paraId="6ABE4EB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RF-04</w:t>
            </w:r>
          </w:p>
        </w:tc>
        <w:tc>
          <w:tcPr>
            <w:tcW w:w="2054" w:type="dxa"/>
          </w:tcPr>
          <w:p w14:paraId="21DE8C2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Gateway rechaza solicitudes sin JWT con 401</w:t>
            </w:r>
          </w:p>
        </w:tc>
        <w:tc>
          <w:tcPr>
            <w:tcW w:w="900" w:type="dxa"/>
          </w:tcPr>
          <w:p w14:paraId="71B2E36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TC-GW-01</w:t>
            </w:r>
          </w:p>
        </w:tc>
        <w:tc>
          <w:tcPr>
            <w:tcW w:w="993" w:type="dxa"/>
          </w:tcPr>
          <w:p w14:paraId="76CA7A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0D8AD7A" w14:textId="02C3DB1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38413E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JwtAuthenticationGlobalFilterTest.protegidoSinToken</w:t>
            </w:r>
            <w:proofErr w:type="spellEnd"/>
            <w:r w:rsidRPr="00AC7511">
              <w:rPr>
                <w:rFonts w:ascii="Arial" w:hAnsi="Arial" w:cs="Arial"/>
                <w:sz w:val="20"/>
                <w:szCs w:val="20"/>
              </w:rPr>
              <w:t>()</w:t>
            </w:r>
          </w:p>
        </w:tc>
      </w:tr>
      <w:tr w:rsidR="00C46E61" w:rsidRPr="00AC7511" w14:paraId="4933B16C" w14:textId="77777777" w:rsidTr="00196DCB">
        <w:tc>
          <w:tcPr>
            <w:tcW w:w="546" w:type="dxa"/>
          </w:tcPr>
          <w:p w14:paraId="003D84F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RF-05</w:t>
            </w:r>
          </w:p>
        </w:tc>
        <w:tc>
          <w:tcPr>
            <w:tcW w:w="2054" w:type="dxa"/>
          </w:tcPr>
          <w:p w14:paraId="53238E5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Gateway propaga </w:t>
            </w:r>
            <w:proofErr w:type="spellStart"/>
            <w:r w:rsidRPr="00AC7511">
              <w:rPr>
                <w:rFonts w:ascii="Arial" w:hAnsi="Arial" w:cs="Arial"/>
                <w:sz w:val="20"/>
                <w:szCs w:val="20"/>
              </w:rPr>
              <w:t>headers</w:t>
            </w:r>
            <w:proofErr w:type="spellEnd"/>
            <w:r w:rsidRPr="00AC7511">
              <w:rPr>
                <w:rFonts w:ascii="Arial" w:hAnsi="Arial" w:cs="Arial"/>
                <w:sz w:val="20"/>
                <w:szCs w:val="20"/>
              </w:rPr>
              <w:t xml:space="preserve"> X-</w:t>
            </w:r>
            <w:proofErr w:type="spellStart"/>
            <w:r w:rsidRPr="00AC7511">
              <w:rPr>
                <w:rFonts w:ascii="Arial" w:hAnsi="Arial" w:cs="Arial"/>
                <w:sz w:val="20"/>
                <w:szCs w:val="20"/>
              </w:rPr>
              <w:t>User</w:t>
            </w:r>
            <w:proofErr w:type="spellEnd"/>
            <w:r w:rsidRPr="00AC7511">
              <w:rPr>
                <w:rFonts w:ascii="Arial" w:hAnsi="Arial" w:cs="Arial"/>
                <w:sz w:val="20"/>
                <w:szCs w:val="20"/>
              </w:rPr>
              <w:t>-Id, X-</w:t>
            </w:r>
            <w:proofErr w:type="spellStart"/>
            <w:r w:rsidRPr="00AC7511">
              <w:rPr>
                <w:rFonts w:ascii="Arial" w:hAnsi="Arial" w:cs="Arial"/>
                <w:sz w:val="20"/>
                <w:szCs w:val="20"/>
              </w:rPr>
              <w:t>User</w:t>
            </w:r>
            <w:proofErr w:type="spellEnd"/>
            <w:r w:rsidRPr="00AC7511">
              <w:rPr>
                <w:rFonts w:ascii="Arial" w:hAnsi="Arial" w:cs="Arial"/>
                <w:sz w:val="20"/>
                <w:szCs w:val="20"/>
              </w:rPr>
              <w:t>-Email, X-</w:t>
            </w:r>
            <w:proofErr w:type="spellStart"/>
            <w:r w:rsidRPr="00AC7511">
              <w:rPr>
                <w:rFonts w:ascii="Arial" w:hAnsi="Arial" w:cs="Arial"/>
                <w:sz w:val="20"/>
                <w:szCs w:val="20"/>
              </w:rPr>
              <w:t>User</w:t>
            </w:r>
            <w:proofErr w:type="spellEnd"/>
            <w:r w:rsidRPr="00AC7511">
              <w:rPr>
                <w:rFonts w:ascii="Arial" w:hAnsi="Arial" w:cs="Arial"/>
                <w:sz w:val="20"/>
                <w:szCs w:val="20"/>
              </w:rPr>
              <w:t>-Roles</w:t>
            </w:r>
          </w:p>
        </w:tc>
        <w:tc>
          <w:tcPr>
            <w:tcW w:w="900" w:type="dxa"/>
          </w:tcPr>
          <w:p w14:paraId="161779F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TC-GW-02</w:t>
            </w:r>
          </w:p>
        </w:tc>
        <w:tc>
          <w:tcPr>
            <w:tcW w:w="993" w:type="dxa"/>
          </w:tcPr>
          <w:p w14:paraId="1DADE3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FC7964" w14:textId="2EB99C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AC9C26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JwtAuthenticationGlobalFilterTest.protegidoConBearerValido</w:t>
            </w:r>
            <w:proofErr w:type="spellEnd"/>
            <w:r w:rsidRPr="00AC7511">
              <w:rPr>
                <w:rFonts w:ascii="Arial" w:hAnsi="Arial" w:cs="Arial"/>
                <w:sz w:val="20"/>
                <w:szCs w:val="20"/>
              </w:rPr>
              <w:t>()</w:t>
            </w:r>
          </w:p>
        </w:tc>
      </w:tr>
      <w:tr w:rsidR="00C46E61" w:rsidRPr="00AC7511" w14:paraId="45766C87" w14:textId="77777777" w:rsidTr="00196DCB">
        <w:tc>
          <w:tcPr>
            <w:tcW w:w="546" w:type="dxa"/>
          </w:tcPr>
          <w:p w14:paraId="5F2A6B6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RF-06</w:t>
            </w:r>
          </w:p>
        </w:tc>
        <w:tc>
          <w:tcPr>
            <w:tcW w:w="2054" w:type="dxa"/>
          </w:tcPr>
          <w:p w14:paraId="796823B7"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Paths</w:t>
            </w:r>
            <w:proofErr w:type="spellEnd"/>
            <w:r w:rsidRPr="00AC7511">
              <w:rPr>
                <w:rFonts w:ascii="Arial" w:hAnsi="Arial" w:cs="Arial"/>
                <w:sz w:val="20"/>
                <w:szCs w:val="20"/>
              </w:rPr>
              <w:t xml:space="preserve"> públicos /</w:t>
            </w:r>
            <w:proofErr w:type="spellStart"/>
            <w:r w:rsidRPr="00AC7511">
              <w:rPr>
                <w:rFonts w:ascii="Arial" w:hAnsi="Arial" w:cs="Arial"/>
                <w:sz w:val="20"/>
                <w:szCs w:val="20"/>
              </w:rPr>
              <w:t>auth</w:t>
            </w:r>
            <w:proofErr w:type="spellEnd"/>
            <w:r w:rsidRPr="00AC7511">
              <w:rPr>
                <w:rFonts w:ascii="Arial" w:hAnsi="Arial" w:cs="Arial"/>
                <w:sz w:val="20"/>
                <w:szCs w:val="20"/>
              </w:rPr>
              <w:t>/** y /</w:t>
            </w:r>
            <w:proofErr w:type="spellStart"/>
            <w:r w:rsidRPr="00AC7511">
              <w:rPr>
                <w:rFonts w:ascii="Arial" w:hAnsi="Arial" w:cs="Arial"/>
                <w:sz w:val="20"/>
                <w:szCs w:val="20"/>
              </w:rPr>
              <w:t>actuator</w:t>
            </w:r>
            <w:proofErr w:type="spellEnd"/>
            <w:r w:rsidRPr="00AC7511">
              <w:rPr>
                <w:rFonts w:ascii="Arial" w:hAnsi="Arial" w:cs="Arial"/>
                <w:sz w:val="20"/>
                <w:szCs w:val="20"/>
              </w:rPr>
              <w:t>/** pasan sin token</w:t>
            </w:r>
          </w:p>
        </w:tc>
        <w:tc>
          <w:tcPr>
            <w:tcW w:w="900" w:type="dxa"/>
          </w:tcPr>
          <w:p w14:paraId="2B2F0B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TC-GW-03</w:t>
            </w:r>
          </w:p>
        </w:tc>
        <w:tc>
          <w:tcPr>
            <w:tcW w:w="993" w:type="dxa"/>
          </w:tcPr>
          <w:p w14:paraId="46DE0BE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4F7BBD1D" w14:textId="21B6112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912E8B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JwtAuthenticationGlobalFilterTest.pathPublicoSinToken</w:t>
            </w:r>
            <w:proofErr w:type="spellEnd"/>
            <w:r w:rsidRPr="00AC7511">
              <w:rPr>
                <w:rFonts w:ascii="Arial" w:hAnsi="Arial" w:cs="Arial"/>
                <w:sz w:val="20"/>
                <w:szCs w:val="20"/>
              </w:rPr>
              <w:t>()</w:t>
            </w:r>
          </w:p>
        </w:tc>
      </w:tr>
      <w:tr w:rsidR="00C46E61" w:rsidRPr="00AC7511" w14:paraId="3E3C126C" w14:textId="77777777" w:rsidTr="00196DCB">
        <w:tc>
          <w:tcPr>
            <w:tcW w:w="546" w:type="dxa"/>
          </w:tcPr>
          <w:p w14:paraId="6B2E4B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RF-07</w:t>
            </w:r>
          </w:p>
        </w:tc>
        <w:tc>
          <w:tcPr>
            <w:tcW w:w="2054" w:type="dxa"/>
          </w:tcPr>
          <w:p w14:paraId="6A1E489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Crear asignación tripartita con los tres recursos disponibles</w:t>
            </w:r>
          </w:p>
        </w:tc>
        <w:tc>
          <w:tcPr>
            <w:tcW w:w="900" w:type="dxa"/>
          </w:tcPr>
          <w:p w14:paraId="26D2C7E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TC-ASIG-01</w:t>
            </w:r>
          </w:p>
        </w:tc>
        <w:tc>
          <w:tcPr>
            <w:tcW w:w="993" w:type="dxa"/>
          </w:tcPr>
          <w:p w14:paraId="7F4BD1F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AC2E3E6" w14:textId="60BDD60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1ADA913"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Success</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7BDBAC52" w14:textId="77777777" w:rsidTr="00196DCB">
        <w:tc>
          <w:tcPr>
            <w:tcW w:w="546" w:type="dxa"/>
          </w:tcPr>
          <w:p w14:paraId="219B8EE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RF-08</w:t>
            </w:r>
          </w:p>
        </w:tc>
        <w:tc>
          <w:tcPr>
            <w:tcW w:w="2054" w:type="dxa"/>
          </w:tcPr>
          <w:p w14:paraId="67C518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estudiante no está en estado MATRICULADO/CURSANDO</w:t>
            </w:r>
          </w:p>
        </w:tc>
        <w:tc>
          <w:tcPr>
            <w:tcW w:w="900" w:type="dxa"/>
          </w:tcPr>
          <w:p w14:paraId="0F55E3E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TC-ASIG-02</w:t>
            </w:r>
          </w:p>
        </w:tc>
        <w:tc>
          <w:tcPr>
            <w:tcW w:w="993" w:type="dxa"/>
          </w:tcPr>
          <w:p w14:paraId="6D15679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6934E98B" w14:textId="6DC95702"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DF06EE9"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EstudianteNoMatriculado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B617E7B" w14:textId="77777777" w:rsidTr="00196DCB">
        <w:tc>
          <w:tcPr>
            <w:tcW w:w="546" w:type="dxa"/>
          </w:tcPr>
          <w:p w14:paraId="356EB1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RF-09</w:t>
            </w:r>
          </w:p>
        </w:tc>
        <w:tc>
          <w:tcPr>
            <w:tcW w:w="2054" w:type="dxa"/>
          </w:tcPr>
          <w:p w14:paraId="728F56F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instructor no tiene disponibilidad en el horario</w:t>
            </w:r>
          </w:p>
        </w:tc>
        <w:tc>
          <w:tcPr>
            <w:tcW w:w="900" w:type="dxa"/>
          </w:tcPr>
          <w:p w14:paraId="0008699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TC-ASIG-03</w:t>
            </w:r>
          </w:p>
        </w:tc>
        <w:tc>
          <w:tcPr>
            <w:tcW w:w="993" w:type="dxa"/>
          </w:tcPr>
          <w:p w14:paraId="5DC6DB1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0CF94B1" w14:textId="601BE0F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688062C"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InstructorNoDisponible</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4011A3B7" w14:textId="77777777" w:rsidTr="00196DCB">
        <w:tc>
          <w:tcPr>
            <w:tcW w:w="546" w:type="dxa"/>
          </w:tcPr>
          <w:p w14:paraId="763E0CD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RF-10</w:t>
            </w:r>
          </w:p>
        </w:tc>
        <w:tc>
          <w:tcPr>
            <w:tcW w:w="2054" w:type="dxa"/>
          </w:tcPr>
          <w:p w14:paraId="4580BF3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vehículo no está en estado ACTIVO</w:t>
            </w:r>
          </w:p>
        </w:tc>
        <w:tc>
          <w:tcPr>
            <w:tcW w:w="900" w:type="dxa"/>
          </w:tcPr>
          <w:p w14:paraId="7733C87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TC-ASIG-04</w:t>
            </w:r>
          </w:p>
        </w:tc>
        <w:tc>
          <w:tcPr>
            <w:tcW w:w="993" w:type="dxa"/>
          </w:tcPr>
          <w:p w14:paraId="189F4FC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2C39221" w14:textId="2892135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3C9CEDD"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VehiculoNoActivo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5BFA7AEC" w14:textId="77777777" w:rsidTr="00196DCB">
        <w:tc>
          <w:tcPr>
            <w:tcW w:w="546" w:type="dxa"/>
          </w:tcPr>
          <w:p w14:paraId="7FC27C7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RF-11</w:t>
            </w:r>
          </w:p>
        </w:tc>
        <w:tc>
          <w:tcPr>
            <w:tcW w:w="2054" w:type="dxa"/>
          </w:tcPr>
          <w:p w14:paraId="632EE5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Rechazar asignación si SOAT del vehículo está vencido</w:t>
            </w:r>
          </w:p>
        </w:tc>
        <w:tc>
          <w:tcPr>
            <w:tcW w:w="900" w:type="dxa"/>
          </w:tcPr>
          <w:p w14:paraId="1935EF8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TC-ASIG-05</w:t>
            </w:r>
          </w:p>
        </w:tc>
        <w:tc>
          <w:tcPr>
            <w:tcW w:w="993" w:type="dxa"/>
          </w:tcPr>
          <w:p w14:paraId="45332BD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5725C579" w14:textId="06FBA4A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F15A22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AsignacionServiceImplTest.testCreate_</w:t>
            </w:r>
            <w:proofErr w:type="gramStart"/>
            <w:r w:rsidRPr="00AC7511">
              <w:rPr>
                <w:rFonts w:ascii="Arial" w:hAnsi="Arial" w:cs="Arial"/>
                <w:sz w:val="20"/>
                <w:szCs w:val="20"/>
              </w:rPr>
              <w:t>SOATVencido</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1E02AEFF" w14:textId="77777777" w:rsidTr="00196DCB">
        <w:tc>
          <w:tcPr>
            <w:tcW w:w="546" w:type="dxa"/>
          </w:tcPr>
          <w:p w14:paraId="334A97E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lastRenderedPageBreak/>
              <w:t>RF-12</w:t>
            </w:r>
          </w:p>
        </w:tc>
        <w:tc>
          <w:tcPr>
            <w:tcW w:w="2054" w:type="dxa"/>
          </w:tcPr>
          <w:p w14:paraId="4FB1A5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Consulta de asignación por ID inexistente retorna 404</w:t>
            </w:r>
          </w:p>
        </w:tc>
        <w:tc>
          <w:tcPr>
            <w:tcW w:w="900" w:type="dxa"/>
          </w:tcPr>
          <w:p w14:paraId="6D2219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TC-ASIG-06</w:t>
            </w:r>
          </w:p>
        </w:tc>
        <w:tc>
          <w:tcPr>
            <w:tcW w:w="993" w:type="dxa"/>
          </w:tcPr>
          <w:p w14:paraId="50359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33697444" w14:textId="7EE8642B"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F9E1118"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AsignacionServiceImplTest.testFindById_</w:t>
            </w:r>
            <w:proofErr w:type="gramStart"/>
            <w:r w:rsidRPr="00AC7511">
              <w:rPr>
                <w:rFonts w:ascii="Arial" w:hAnsi="Arial" w:cs="Arial"/>
                <w:sz w:val="20"/>
                <w:szCs w:val="20"/>
              </w:rPr>
              <w:t>NotFound</w:t>
            </w:r>
            <w:proofErr w:type="spellEnd"/>
            <w:r w:rsidRPr="00AC7511">
              <w:rPr>
                <w:rFonts w:ascii="Arial" w:hAnsi="Arial" w:cs="Arial"/>
                <w:sz w:val="20"/>
                <w:szCs w:val="20"/>
              </w:rPr>
              <w:t>(</w:t>
            </w:r>
            <w:proofErr w:type="gramEnd"/>
            <w:r w:rsidRPr="00AC7511">
              <w:rPr>
                <w:rFonts w:ascii="Arial" w:hAnsi="Arial" w:cs="Arial"/>
                <w:sz w:val="20"/>
                <w:szCs w:val="20"/>
              </w:rPr>
              <w:t>)</w:t>
            </w:r>
          </w:p>
        </w:tc>
      </w:tr>
      <w:tr w:rsidR="00C46E61" w:rsidRPr="00AC7511" w14:paraId="2F964B74" w14:textId="77777777" w:rsidTr="00196DCB">
        <w:tc>
          <w:tcPr>
            <w:tcW w:w="546" w:type="dxa"/>
          </w:tcPr>
          <w:p w14:paraId="680028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RF-13</w:t>
            </w:r>
          </w:p>
        </w:tc>
        <w:tc>
          <w:tcPr>
            <w:tcW w:w="2054" w:type="dxa"/>
          </w:tcPr>
          <w:p w14:paraId="690D7C7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Clientes </w:t>
            </w:r>
            <w:proofErr w:type="spellStart"/>
            <w:r w:rsidRPr="00AC7511">
              <w:rPr>
                <w:rFonts w:ascii="Arial" w:hAnsi="Arial" w:cs="Arial"/>
                <w:sz w:val="20"/>
                <w:szCs w:val="20"/>
              </w:rPr>
              <w:t>Feign</w:t>
            </w:r>
            <w:proofErr w:type="spellEnd"/>
            <w:r w:rsidRPr="00AC7511">
              <w:rPr>
                <w:rFonts w:ascii="Arial" w:hAnsi="Arial" w:cs="Arial"/>
                <w:sz w:val="20"/>
                <w:szCs w:val="20"/>
              </w:rPr>
              <w:t xml:space="preserve"> retornan </w:t>
            </w:r>
            <w:proofErr w:type="spellStart"/>
            <w:r w:rsidRPr="00AC7511">
              <w:rPr>
                <w:rFonts w:ascii="Arial" w:hAnsi="Arial" w:cs="Arial"/>
                <w:sz w:val="20"/>
                <w:szCs w:val="20"/>
              </w:rPr>
              <w:t>fallback</w:t>
            </w:r>
            <w:proofErr w:type="spellEnd"/>
            <w:r w:rsidRPr="00AC7511">
              <w:rPr>
                <w:rFonts w:ascii="Arial" w:hAnsi="Arial" w:cs="Arial"/>
                <w:sz w:val="20"/>
                <w:szCs w:val="20"/>
              </w:rPr>
              <w:t xml:space="preserve"> 503 si MS destino no responde</w:t>
            </w:r>
          </w:p>
        </w:tc>
        <w:tc>
          <w:tcPr>
            <w:tcW w:w="900" w:type="dxa"/>
          </w:tcPr>
          <w:p w14:paraId="456E050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TC-FEIGN-01</w:t>
            </w:r>
          </w:p>
        </w:tc>
        <w:tc>
          <w:tcPr>
            <w:tcW w:w="993" w:type="dxa"/>
          </w:tcPr>
          <w:p w14:paraId="28C4B9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Unitario</w:t>
            </w:r>
          </w:p>
        </w:tc>
        <w:tc>
          <w:tcPr>
            <w:tcW w:w="817" w:type="dxa"/>
          </w:tcPr>
          <w:p w14:paraId="1E135E7D" w14:textId="3457CD1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81CAFEF"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EstudianteClientTest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InstructorClientTest</w:t>
            </w:r>
            <w:proofErr w:type="spellEnd"/>
            <w:r w:rsidRPr="00AC7511">
              <w:rPr>
                <w:rFonts w:ascii="Arial" w:hAnsi="Arial" w:cs="Arial"/>
                <w:sz w:val="20"/>
                <w:szCs w:val="20"/>
              </w:rPr>
              <w:t xml:space="preserve">, </w:t>
            </w:r>
            <w:proofErr w:type="spellStart"/>
            <w:r w:rsidRPr="00AC7511">
              <w:rPr>
                <w:rFonts w:ascii="Arial" w:hAnsi="Arial" w:cs="Arial"/>
                <w:sz w:val="20"/>
                <w:szCs w:val="20"/>
              </w:rPr>
              <w:t>VehiculoClientTest</w:t>
            </w:r>
            <w:proofErr w:type="spellEnd"/>
          </w:p>
        </w:tc>
      </w:tr>
      <w:tr w:rsidR="00C46E61" w:rsidRPr="00AC7511" w14:paraId="208EFC34" w14:textId="77777777" w:rsidTr="00196DCB">
        <w:tc>
          <w:tcPr>
            <w:tcW w:w="546" w:type="dxa"/>
          </w:tcPr>
          <w:p w14:paraId="33D95CA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RF-14</w:t>
            </w:r>
          </w:p>
        </w:tc>
        <w:tc>
          <w:tcPr>
            <w:tcW w:w="2054" w:type="dxa"/>
          </w:tcPr>
          <w:p w14:paraId="34C3953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Stack completo levanta con 9 servicios registrados en Eureka</w:t>
            </w:r>
          </w:p>
        </w:tc>
        <w:tc>
          <w:tcPr>
            <w:tcW w:w="900" w:type="dxa"/>
          </w:tcPr>
          <w:p w14:paraId="4E40E5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TC-E2E-01</w:t>
            </w:r>
          </w:p>
        </w:tc>
        <w:tc>
          <w:tcPr>
            <w:tcW w:w="993" w:type="dxa"/>
          </w:tcPr>
          <w:p w14:paraId="2AA6D86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5DC7FA2C" w14:textId="2763D4C8"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BD54A4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smoke-e2e.yml — step Eureka </w:t>
            </w:r>
            <w:proofErr w:type="spellStart"/>
            <w:r w:rsidRPr="00AC7511">
              <w:rPr>
                <w:rFonts w:ascii="Arial" w:hAnsi="Arial" w:cs="Arial"/>
                <w:sz w:val="20"/>
                <w:szCs w:val="20"/>
              </w:rPr>
              <w:t>registrations</w:t>
            </w:r>
            <w:proofErr w:type="spellEnd"/>
          </w:p>
        </w:tc>
      </w:tr>
      <w:tr w:rsidR="00C46E61" w:rsidRPr="00AC7511" w14:paraId="70F7869B" w14:textId="77777777" w:rsidTr="00196DCB">
        <w:tc>
          <w:tcPr>
            <w:tcW w:w="546" w:type="dxa"/>
          </w:tcPr>
          <w:p w14:paraId="286E272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RF-15</w:t>
            </w:r>
          </w:p>
        </w:tc>
        <w:tc>
          <w:tcPr>
            <w:tcW w:w="2054" w:type="dxa"/>
          </w:tcPr>
          <w:p w14:paraId="24E0582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Login </w:t>
            </w:r>
            <w:proofErr w:type="spellStart"/>
            <w:r w:rsidRPr="00AC7511">
              <w:rPr>
                <w:rFonts w:ascii="Arial" w:hAnsi="Arial" w:cs="Arial"/>
                <w:sz w:val="20"/>
                <w:szCs w:val="20"/>
              </w:rPr>
              <w:t>admin</w:t>
            </w:r>
            <w:proofErr w:type="spellEnd"/>
            <w:r w:rsidRPr="00AC7511">
              <w:rPr>
                <w:rFonts w:ascii="Arial" w:hAnsi="Arial" w:cs="Arial"/>
                <w:sz w:val="20"/>
                <w:szCs w:val="20"/>
              </w:rPr>
              <w:t xml:space="preserve"> exitoso vía API Gateway retorna token</w:t>
            </w:r>
          </w:p>
        </w:tc>
        <w:tc>
          <w:tcPr>
            <w:tcW w:w="900" w:type="dxa"/>
          </w:tcPr>
          <w:p w14:paraId="4DA2EC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TC-E2E-02</w:t>
            </w:r>
          </w:p>
        </w:tc>
        <w:tc>
          <w:tcPr>
            <w:tcW w:w="993" w:type="dxa"/>
          </w:tcPr>
          <w:p w14:paraId="7E5F2D4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2459A523" w14:textId="3BE6C5F0"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E20F22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§1</w:t>
            </w:r>
          </w:p>
        </w:tc>
      </w:tr>
      <w:tr w:rsidR="00C46E61" w:rsidRPr="00AC7511" w14:paraId="5C6DC8B6" w14:textId="77777777" w:rsidTr="00196DCB">
        <w:tc>
          <w:tcPr>
            <w:tcW w:w="546" w:type="dxa"/>
          </w:tcPr>
          <w:p w14:paraId="62F3D57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RF-16</w:t>
            </w:r>
          </w:p>
        </w:tc>
        <w:tc>
          <w:tcPr>
            <w:tcW w:w="2054" w:type="dxa"/>
          </w:tcPr>
          <w:p w14:paraId="3F519C3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12 </w:t>
            </w:r>
            <w:proofErr w:type="spellStart"/>
            <w:r w:rsidRPr="00AC7511">
              <w:rPr>
                <w:rFonts w:ascii="Arial" w:hAnsi="Arial" w:cs="Arial"/>
                <w:sz w:val="20"/>
                <w:szCs w:val="20"/>
              </w:rPr>
              <w:t>endpoints</w:t>
            </w:r>
            <w:proofErr w:type="spellEnd"/>
            <w:r w:rsidRPr="00AC7511">
              <w:rPr>
                <w:rFonts w:ascii="Arial" w:hAnsi="Arial" w:cs="Arial"/>
                <w:sz w:val="20"/>
                <w:szCs w:val="20"/>
              </w:rPr>
              <w:t xml:space="preserve"> REST responden 200 con token válido</w:t>
            </w:r>
          </w:p>
        </w:tc>
        <w:tc>
          <w:tcPr>
            <w:tcW w:w="900" w:type="dxa"/>
          </w:tcPr>
          <w:p w14:paraId="38E1A25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TC-E2E-03</w:t>
            </w:r>
          </w:p>
        </w:tc>
        <w:tc>
          <w:tcPr>
            <w:tcW w:w="993" w:type="dxa"/>
          </w:tcPr>
          <w:p w14:paraId="431EF48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5987721" w14:textId="1F445464"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151EDF6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§3</w:t>
            </w:r>
          </w:p>
        </w:tc>
      </w:tr>
      <w:tr w:rsidR="00C46E61" w:rsidRPr="00AC7511" w14:paraId="6E6674D4" w14:textId="77777777" w:rsidTr="00196DCB">
        <w:tc>
          <w:tcPr>
            <w:tcW w:w="546" w:type="dxa"/>
          </w:tcPr>
          <w:p w14:paraId="7AB9DAD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RF-17</w:t>
            </w:r>
          </w:p>
        </w:tc>
        <w:tc>
          <w:tcPr>
            <w:tcW w:w="2054" w:type="dxa"/>
          </w:tcPr>
          <w:p w14:paraId="470D3316" w14:textId="77777777" w:rsidR="00C46E61" w:rsidRPr="00AC7511" w:rsidRDefault="00C46E61" w:rsidP="00C70FC3">
            <w:pPr>
              <w:spacing w:before="40" w:after="40"/>
              <w:rPr>
                <w:rFonts w:ascii="Arial" w:hAnsi="Arial" w:cs="Arial"/>
                <w:sz w:val="20"/>
                <w:szCs w:val="20"/>
              </w:rPr>
            </w:pPr>
            <w:proofErr w:type="spellStart"/>
            <w:r w:rsidRPr="00AC7511">
              <w:rPr>
                <w:rFonts w:ascii="Arial" w:hAnsi="Arial" w:cs="Arial"/>
                <w:sz w:val="20"/>
                <w:szCs w:val="20"/>
              </w:rPr>
              <w:t>Endpoint</w:t>
            </w:r>
            <w:proofErr w:type="spellEnd"/>
            <w:r w:rsidRPr="00AC7511">
              <w:rPr>
                <w:rFonts w:ascii="Arial" w:hAnsi="Arial" w:cs="Arial"/>
                <w:sz w:val="20"/>
                <w:szCs w:val="20"/>
              </w:rPr>
              <w:t xml:space="preserve"> sin token responde 401</w:t>
            </w:r>
          </w:p>
        </w:tc>
        <w:tc>
          <w:tcPr>
            <w:tcW w:w="900" w:type="dxa"/>
          </w:tcPr>
          <w:p w14:paraId="606DA9D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TC-E2E-04</w:t>
            </w:r>
          </w:p>
        </w:tc>
        <w:tc>
          <w:tcPr>
            <w:tcW w:w="993" w:type="dxa"/>
          </w:tcPr>
          <w:p w14:paraId="6A193E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6574F57C" w14:textId="1B664FC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2FA7BA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§2</w:t>
            </w:r>
          </w:p>
        </w:tc>
      </w:tr>
      <w:tr w:rsidR="00C46E61" w:rsidRPr="00AC7511" w14:paraId="5A9045D4" w14:textId="77777777" w:rsidTr="00196DCB">
        <w:tc>
          <w:tcPr>
            <w:tcW w:w="546" w:type="dxa"/>
          </w:tcPr>
          <w:p w14:paraId="6B9CEDF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RF-18</w:t>
            </w:r>
          </w:p>
        </w:tc>
        <w:tc>
          <w:tcPr>
            <w:tcW w:w="2054" w:type="dxa"/>
          </w:tcPr>
          <w:p w14:paraId="7E60F304"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Ruta inexistente responde 404 con formato RFC 7807</w:t>
            </w:r>
          </w:p>
        </w:tc>
        <w:tc>
          <w:tcPr>
            <w:tcW w:w="900" w:type="dxa"/>
          </w:tcPr>
          <w:p w14:paraId="6857D0C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TC-E2E-05</w:t>
            </w:r>
          </w:p>
        </w:tc>
        <w:tc>
          <w:tcPr>
            <w:tcW w:w="993" w:type="dxa"/>
          </w:tcPr>
          <w:p w14:paraId="0BF0FA3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36BB27D5" w14:textId="3F0E6745"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4F3DDC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§4</w:t>
            </w:r>
          </w:p>
        </w:tc>
      </w:tr>
      <w:tr w:rsidR="00C46E61" w:rsidRPr="00AC7511" w14:paraId="0D98F41E" w14:textId="77777777" w:rsidTr="00196DCB">
        <w:tc>
          <w:tcPr>
            <w:tcW w:w="546" w:type="dxa"/>
          </w:tcPr>
          <w:p w14:paraId="6BD3BFB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RF-19</w:t>
            </w:r>
          </w:p>
        </w:tc>
        <w:tc>
          <w:tcPr>
            <w:tcW w:w="2054" w:type="dxa"/>
          </w:tcPr>
          <w:p w14:paraId="356F9AD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Path variable inválido responde 400 con formato RFC 7807</w:t>
            </w:r>
          </w:p>
        </w:tc>
        <w:tc>
          <w:tcPr>
            <w:tcW w:w="900" w:type="dxa"/>
          </w:tcPr>
          <w:p w14:paraId="1592FFC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TC-E2E-06</w:t>
            </w:r>
          </w:p>
        </w:tc>
        <w:tc>
          <w:tcPr>
            <w:tcW w:w="993" w:type="dxa"/>
          </w:tcPr>
          <w:p w14:paraId="436BED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 E2E</w:t>
            </w:r>
          </w:p>
        </w:tc>
        <w:tc>
          <w:tcPr>
            <w:tcW w:w="817" w:type="dxa"/>
          </w:tcPr>
          <w:p w14:paraId="1E872B80" w14:textId="269C98D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429C9F5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smoke-e2e.yml — step §5</w:t>
            </w:r>
          </w:p>
        </w:tc>
      </w:tr>
      <w:tr w:rsidR="00C46E61" w:rsidRPr="00AC7511" w14:paraId="0A9ED612" w14:textId="77777777" w:rsidTr="00196DCB">
        <w:tc>
          <w:tcPr>
            <w:tcW w:w="546" w:type="dxa"/>
          </w:tcPr>
          <w:p w14:paraId="3FD9E8E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RF-20</w:t>
            </w:r>
          </w:p>
        </w:tc>
        <w:tc>
          <w:tcPr>
            <w:tcW w:w="2054" w:type="dxa"/>
          </w:tcPr>
          <w:p w14:paraId="25C7F29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Evento genera notificación </w:t>
            </w:r>
            <w:proofErr w:type="spellStart"/>
            <w:r w:rsidRPr="00AC7511">
              <w:rPr>
                <w:rFonts w:ascii="Arial" w:hAnsi="Arial" w:cs="Arial"/>
                <w:sz w:val="20"/>
                <w:szCs w:val="20"/>
              </w:rPr>
              <w:t>in-</w:t>
            </w:r>
            <w:proofErr w:type="gramStart"/>
            <w:r w:rsidRPr="00AC7511">
              <w:rPr>
                <w:rFonts w:ascii="Arial" w:hAnsi="Arial" w:cs="Arial"/>
                <w:sz w:val="20"/>
                <w:szCs w:val="20"/>
              </w:rPr>
              <w:t>app</w:t>
            </w:r>
            <w:proofErr w:type="spellEnd"/>
            <w:proofErr w:type="gramEnd"/>
            <w:r w:rsidRPr="00AC7511">
              <w:rPr>
                <w:rFonts w:ascii="Arial" w:hAnsi="Arial" w:cs="Arial"/>
                <w:sz w:val="20"/>
                <w:szCs w:val="20"/>
              </w:rPr>
              <w:t xml:space="preserve"> y email correctamente</w:t>
            </w:r>
          </w:p>
        </w:tc>
        <w:tc>
          <w:tcPr>
            <w:tcW w:w="900" w:type="dxa"/>
          </w:tcPr>
          <w:p w14:paraId="02B2E93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TC-NOTIF-01</w:t>
            </w:r>
          </w:p>
        </w:tc>
        <w:tc>
          <w:tcPr>
            <w:tcW w:w="993" w:type="dxa"/>
          </w:tcPr>
          <w:p w14:paraId="24AACD8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79CBF38" w14:textId="60A00A4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636090C6"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evento→email→notif→leída</w:t>
            </w:r>
            <w:proofErr w:type="spellEnd"/>
            <w:r w:rsidRPr="00AC7511">
              <w:rPr>
                <w:rFonts w:ascii="Arial" w:hAnsi="Arial" w:cs="Arial"/>
                <w:sz w:val="20"/>
                <w:szCs w:val="20"/>
              </w:rPr>
              <w:t xml:space="preserve"> (Sprint 12)</w:t>
            </w:r>
          </w:p>
        </w:tc>
      </w:tr>
      <w:tr w:rsidR="00C46E61" w:rsidRPr="00AC7511" w14:paraId="77E54389" w14:textId="77777777" w:rsidTr="00196DCB">
        <w:tc>
          <w:tcPr>
            <w:tcW w:w="546" w:type="dxa"/>
          </w:tcPr>
          <w:p w14:paraId="0A8737B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RF-21</w:t>
            </w:r>
          </w:p>
        </w:tc>
        <w:tc>
          <w:tcPr>
            <w:tcW w:w="2054" w:type="dxa"/>
          </w:tcPr>
          <w:p w14:paraId="00717D1E"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Reporte financiero exportable en PDF y Excel</w:t>
            </w:r>
          </w:p>
        </w:tc>
        <w:tc>
          <w:tcPr>
            <w:tcW w:w="900" w:type="dxa"/>
          </w:tcPr>
          <w:p w14:paraId="1CD9914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TC-REP-01</w:t>
            </w:r>
          </w:p>
        </w:tc>
        <w:tc>
          <w:tcPr>
            <w:tcW w:w="993" w:type="dxa"/>
          </w:tcPr>
          <w:p w14:paraId="61A6750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49E39F83" w14:textId="76B64883"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C6B353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Cypress: flujo </w:t>
            </w:r>
            <w:proofErr w:type="spellStart"/>
            <w:r w:rsidRPr="00AC7511">
              <w:rPr>
                <w:rFonts w:ascii="Arial" w:hAnsi="Arial" w:cs="Arial"/>
                <w:sz w:val="20"/>
                <w:szCs w:val="20"/>
              </w:rPr>
              <w:t>reporte+PDF</w:t>
            </w:r>
            <w:proofErr w:type="spellEnd"/>
            <w:r w:rsidRPr="00AC7511">
              <w:rPr>
                <w:rFonts w:ascii="Arial" w:hAnsi="Arial" w:cs="Arial"/>
                <w:sz w:val="20"/>
                <w:szCs w:val="20"/>
              </w:rPr>
              <w:t xml:space="preserve"> (Sprint 12)</w:t>
            </w:r>
          </w:p>
        </w:tc>
      </w:tr>
      <w:tr w:rsidR="00C46E61" w:rsidRPr="00AC7511" w14:paraId="4C91F449" w14:textId="77777777" w:rsidTr="00196DCB">
        <w:tc>
          <w:tcPr>
            <w:tcW w:w="546" w:type="dxa"/>
          </w:tcPr>
          <w:p w14:paraId="315CE6B1"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RF-22</w:t>
            </w:r>
          </w:p>
        </w:tc>
        <w:tc>
          <w:tcPr>
            <w:tcW w:w="2054" w:type="dxa"/>
          </w:tcPr>
          <w:p w14:paraId="540ADAF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Flujo E2E cruzado completo (matrícula → cobro → clases → reporte)</w:t>
            </w:r>
          </w:p>
        </w:tc>
        <w:tc>
          <w:tcPr>
            <w:tcW w:w="900" w:type="dxa"/>
          </w:tcPr>
          <w:p w14:paraId="3F7ECDDC"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TC-E2E-CRUZADO</w:t>
            </w:r>
          </w:p>
        </w:tc>
        <w:tc>
          <w:tcPr>
            <w:tcW w:w="993" w:type="dxa"/>
          </w:tcPr>
          <w:p w14:paraId="7EAC372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E2E Cypress</w:t>
            </w:r>
          </w:p>
        </w:tc>
        <w:tc>
          <w:tcPr>
            <w:tcW w:w="817" w:type="dxa"/>
          </w:tcPr>
          <w:p w14:paraId="2FCBCE65" w14:textId="4A08AED1"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8B9D7A0"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Cypress: flujo cruzado (Sprint 13)</w:t>
            </w:r>
          </w:p>
        </w:tc>
      </w:tr>
      <w:tr w:rsidR="00C46E61" w:rsidRPr="00AC7511" w14:paraId="067FF636" w14:textId="77777777" w:rsidTr="00196DCB">
        <w:tc>
          <w:tcPr>
            <w:tcW w:w="546" w:type="dxa"/>
          </w:tcPr>
          <w:p w14:paraId="1655623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RNF-01</w:t>
            </w:r>
          </w:p>
        </w:tc>
        <w:tc>
          <w:tcPr>
            <w:tcW w:w="2054" w:type="dxa"/>
          </w:tcPr>
          <w:p w14:paraId="64A5E6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 de pruebas unitarias ≥ 80% por microservicio</w:t>
            </w:r>
          </w:p>
        </w:tc>
        <w:tc>
          <w:tcPr>
            <w:tcW w:w="900" w:type="dxa"/>
          </w:tcPr>
          <w:p w14:paraId="4B771CD2"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TC-COV-01</w:t>
            </w:r>
          </w:p>
        </w:tc>
        <w:tc>
          <w:tcPr>
            <w:tcW w:w="993" w:type="dxa"/>
          </w:tcPr>
          <w:p w14:paraId="3399828D"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Cobertura</w:t>
            </w:r>
          </w:p>
        </w:tc>
        <w:tc>
          <w:tcPr>
            <w:tcW w:w="817" w:type="dxa"/>
          </w:tcPr>
          <w:p w14:paraId="23322208" w14:textId="4A27710D"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55505955"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Artefacto </w:t>
            </w:r>
            <w:proofErr w:type="spellStart"/>
            <w:r w:rsidRPr="00AC7511">
              <w:rPr>
                <w:rFonts w:ascii="Arial" w:hAnsi="Arial" w:cs="Arial"/>
                <w:sz w:val="20"/>
                <w:szCs w:val="20"/>
              </w:rPr>
              <w:t>jacoco-coverage-reports</w:t>
            </w:r>
            <w:proofErr w:type="spellEnd"/>
            <w:r w:rsidRPr="00AC7511">
              <w:rPr>
                <w:rFonts w:ascii="Arial" w:hAnsi="Arial" w:cs="Arial"/>
                <w:sz w:val="20"/>
                <w:szCs w:val="20"/>
              </w:rPr>
              <w:t xml:space="preserve"> (</w:t>
            </w:r>
            <w:proofErr w:type="spellStart"/>
            <w:r w:rsidRPr="00AC7511">
              <w:rPr>
                <w:rFonts w:ascii="Arial" w:hAnsi="Arial" w:cs="Arial"/>
                <w:sz w:val="20"/>
                <w:szCs w:val="20"/>
              </w:rPr>
              <w:t>workflow</w:t>
            </w:r>
            <w:proofErr w:type="spellEnd"/>
            <w:r w:rsidRPr="00AC7511">
              <w:rPr>
                <w:rFonts w:ascii="Arial" w:hAnsi="Arial" w:cs="Arial"/>
                <w:sz w:val="20"/>
                <w:szCs w:val="20"/>
              </w:rPr>
              <w:t xml:space="preserve"> </w:t>
            </w:r>
            <w:proofErr w:type="spellStart"/>
            <w:r w:rsidRPr="00AC7511">
              <w:rPr>
                <w:rFonts w:ascii="Arial" w:hAnsi="Arial" w:cs="Arial"/>
                <w:sz w:val="20"/>
                <w:szCs w:val="20"/>
              </w:rPr>
              <w:t>backend-ci.yml</w:t>
            </w:r>
            <w:proofErr w:type="spellEnd"/>
            <w:r w:rsidRPr="00AC7511">
              <w:rPr>
                <w:rFonts w:ascii="Arial" w:hAnsi="Arial" w:cs="Arial"/>
                <w:sz w:val="20"/>
                <w:szCs w:val="20"/>
              </w:rPr>
              <w:t>)</w:t>
            </w:r>
          </w:p>
        </w:tc>
      </w:tr>
      <w:tr w:rsidR="00C46E61" w:rsidRPr="00AC7511" w14:paraId="435FB41A" w14:textId="77777777" w:rsidTr="00196DCB">
        <w:tc>
          <w:tcPr>
            <w:tcW w:w="546" w:type="dxa"/>
          </w:tcPr>
          <w:p w14:paraId="7615316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RNF-02</w:t>
            </w:r>
          </w:p>
        </w:tc>
        <w:tc>
          <w:tcPr>
            <w:tcW w:w="2054" w:type="dxa"/>
          </w:tcPr>
          <w:p w14:paraId="2615610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p95 &lt; 500 ms con 50 usuarios concurrentes</w:t>
            </w:r>
          </w:p>
        </w:tc>
        <w:tc>
          <w:tcPr>
            <w:tcW w:w="900" w:type="dxa"/>
          </w:tcPr>
          <w:p w14:paraId="1D3872A9"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TC-PERF-01</w:t>
            </w:r>
          </w:p>
        </w:tc>
        <w:tc>
          <w:tcPr>
            <w:tcW w:w="993" w:type="dxa"/>
          </w:tcPr>
          <w:p w14:paraId="19936F73"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Rendimiento</w:t>
            </w:r>
          </w:p>
        </w:tc>
        <w:tc>
          <w:tcPr>
            <w:tcW w:w="817" w:type="dxa"/>
          </w:tcPr>
          <w:p w14:paraId="48274F24" w14:textId="6628D37E"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2713F30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Reporte </w:t>
            </w:r>
            <w:proofErr w:type="spellStart"/>
            <w:r w:rsidRPr="00AC7511">
              <w:rPr>
                <w:rFonts w:ascii="Arial" w:hAnsi="Arial" w:cs="Arial"/>
                <w:sz w:val="20"/>
                <w:szCs w:val="20"/>
              </w:rPr>
              <w:t>JMeter</w:t>
            </w:r>
            <w:proofErr w:type="spellEnd"/>
            <w:r w:rsidRPr="00AC7511">
              <w:rPr>
                <w:rFonts w:ascii="Arial" w:hAnsi="Arial" w:cs="Arial"/>
                <w:sz w:val="20"/>
                <w:szCs w:val="20"/>
              </w:rPr>
              <w:t xml:space="preserve"> Sprint 13</w:t>
            </w:r>
          </w:p>
        </w:tc>
      </w:tr>
      <w:tr w:rsidR="00C46E61" w:rsidRPr="00AC7511" w14:paraId="52D8A82F" w14:textId="77777777" w:rsidTr="00196DCB">
        <w:tc>
          <w:tcPr>
            <w:tcW w:w="546" w:type="dxa"/>
          </w:tcPr>
          <w:p w14:paraId="498D31BF"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RNF-03</w:t>
            </w:r>
          </w:p>
        </w:tc>
        <w:tc>
          <w:tcPr>
            <w:tcW w:w="2054" w:type="dxa"/>
          </w:tcPr>
          <w:p w14:paraId="48BA403B"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Pipeline CI verde obligatorio antes de hacer </w:t>
            </w:r>
            <w:proofErr w:type="spellStart"/>
            <w:r w:rsidRPr="00AC7511">
              <w:rPr>
                <w:rFonts w:ascii="Arial" w:hAnsi="Arial" w:cs="Arial"/>
                <w:sz w:val="20"/>
                <w:szCs w:val="20"/>
              </w:rPr>
              <w:t>merge</w:t>
            </w:r>
            <w:proofErr w:type="spellEnd"/>
          </w:p>
        </w:tc>
        <w:tc>
          <w:tcPr>
            <w:tcW w:w="900" w:type="dxa"/>
          </w:tcPr>
          <w:p w14:paraId="2C3EFB17"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TC-CI-01</w:t>
            </w:r>
          </w:p>
        </w:tc>
        <w:tc>
          <w:tcPr>
            <w:tcW w:w="993" w:type="dxa"/>
          </w:tcPr>
          <w:p w14:paraId="07336B2A"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CI/CD</w:t>
            </w:r>
          </w:p>
        </w:tc>
        <w:tc>
          <w:tcPr>
            <w:tcW w:w="817" w:type="dxa"/>
          </w:tcPr>
          <w:p w14:paraId="5AA2DA83" w14:textId="47466576"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Aprobado</w:t>
            </w:r>
          </w:p>
        </w:tc>
        <w:tc>
          <w:tcPr>
            <w:tcW w:w="4278" w:type="dxa"/>
          </w:tcPr>
          <w:p w14:paraId="34A5AC88" w14:textId="77777777" w:rsidR="00C46E61" w:rsidRPr="00AC7511" w:rsidRDefault="00C46E61" w:rsidP="00C70FC3">
            <w:pPr>
              <w:spacing w:before="40" w:after="40"/>
              <w:rPr>
                <w:rFonts w:ascii="Arial" w:hAnsi="Arial" w:cs="Arial"/>
                <w:sz w:val="20"/>
                <w:szCs w:val="20"/>
              </w:rPr>
            </w:pPr>
            <w:r w:rsidRPr="00AC7511">
              <w:rPr>
                <w:rFonts w:ascii="Arial" w:hAnsi="Arial" w:cs="Arial"/>
                <w:sz w:val="20"/>
                <w:szCs w:val="20"/>
              </w:rPr>
              <w:t xml:space="preserve">Rama </w:t>
            </w:r>
            <w:proofErr w:type="spellStart"/>
            <w:r w:rsidRPr="00AC7511">
              <w:rPr>
                <w:rFonts w:ascii="Arial" w:hAnsi="Arial" w:cs="Arial"/>
                <w:sz w:val="20"/>
                <w:szCs w:val="20"/>
              </w:rPr>
              <w:t>main</w:t>
            </w:r>
            <w:proofErr w:type="spellEnd"/>
            <w:r w:rsidRPr="00AC7511">
              <w:rPr>
                <w:rFonts w:ascii="Arial" w:hAnsi="Arial" w:cs="Arial"/>
                <w:sz w:val="20"/>
                <w:szCs w:val="20"/>
              </w:rPr>
              <w:t xml:space="preserve"> protegida; todos los </w:t>
            </w:r>
            <w:proofErr w:type="spellStart"/>
            <w:r w:rsidRPr="00AC7511">
              <w:rPr>
                <w:rFonts w:ascii="Arial" w:hAnsi="Arial" w:cs="Arial"/>
                <w:sz w:val="20"/>
                <w:szCs w:val="20"/>
              </w:rPr>
              <w:t>PRs</w:t>
            </w:r>
            <w:proofErr w:type="spellEnd"/>
            <w:r w:rsidRPr="00AC7511">
              <w:rPr>
                <w:rFonts w:ascii="Arial" w:hAnsi="Arial" w:cs="Arial"/>
                <w:sz w:val="20"/>
                <w:szCs w:val="20"/>
              </w:rPr>
              <w:t xml:space="preserve"> tienen </w:t>
            </w:r>
            <w:proofErr w:type="spellStart"/>
            <w:r w:rsidRPr="00AC7511">
              <w:rPr>
                <w:rFonts w:ascii="Arial" w:hAnsi="Arial" w:cs="Arial"/>
                <w:sz w:val="20"/>
                <w:szCs w:val="20"/>
              </w:rPr>
              <w:t>checks</w:t>
            </w:r>
            <w:proofErr w:type="spellEnd"/>
            <w:r w:rsidRPr="00AC7511">
              <w:rPr>
                <w:rFonts w:ascii="Arial" w:hAnsi="Arial" w:cs="Arial"/>
                <w:sz w:val="20"/>
                <w:szCs w:val="20"/>
              </w:rPr>
              <w:t xml:space="preserve"> verdes</w:t>
            </w:r>
          </w:p>
        </w:tc>
      </w:tr>
    </w:tbl>
    <w:p w14:paraId="3172F6D1" w14:textId="1C08947C" w:rsidR="00B56C0A" w:rsidRDefault="00196DCB" w:rsidP="00196DCB">
      <w:pPr>
        <w:tabs>
          <w:tab w:val="left" w:pos="1095"/>
        </w:tabs>
        <w:spacing w:line="480" w:lineRule="auto"/>
        <w:jc w:val="both"/>
        <w:rPr>
          <w:rFonts w:ascii="Arial" w:hAnsi="Arial" w:cs="Arial"/>
        </w:rPr>
      </w:pPr>
      <w:r>
        <w:rPr>
          <w:rFonts w:ascii="Arial" w:hAnsi="Arial" w:cs="Arial"/>
        </w:rPr>
        <w:tab/>
      </w:r>
    </w:p>
    <w:p w14:paraId="53247AD8" w14:textId="0C7CE186" w:rsidR="00196DCB" w:rsidRPr="00196DCB" w:rsidRDefault="00196DCB" w:rsidP="00196DCB">
      <w:pPr>
        <w:tabs>
          <w:tab w:val="left" w:pos="1095"/>
        </w:tabs>
        <w:spacing w:line="480" w:lineRule="auto"/>
        <w:jc w:val="both"/>
        <w:rPr>
          <w:rFonts w:ascii="Arial" w:hAnsi="Arial" w:cs="Arial"/>
          <w:b/>
          <w:bCs/>
        </w:rPr>
      </w:pPr>
      <w:r w:rsidRPr="00196DCB">
        <w:rPr>
          <w:rFonts w:ascii="Arial" w:hAnsi="Arial" w:cs="Arial"/>
          <w:b/>
          <w:bCs/>
        </w:rPr>
        <w:t>7.3.3. Casos de prueba representativos</w:t>
      </w:r>
    </w:p>
    <w:p w14:paraId="5E08E408" w14:textId="39899267"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TC-AUTH-01 — Login exitoso retorna JWT</w:t>
      </w:r>
    </w:p>
    <w:tbl>
      <w:tblPr>
        <w:tblStyle w:val="Tablaconcuadrcula"/>
        <w:tblW w:w="9209" w:type="dxa"/>
        <w:tblLook w:val="04A0" w:firstRow="1" w:lastRow="0" w:firstColumn="1" w:lastColumn="0" w:noHBand="0" w:noVBand="1"/>
      </w:tblPr>
      <w:tblGrid>
        <w:gridCol w:w="2122"/>
        <w:gridCol w:w="7087"/>
      </w:tblGrid>
      <w:tr w:rsidR="00196DCB" w:rsidRPr="00196DCB" w14:paraId="71ACC589" w14:textId="77777777" w:rsidTr="00196DCB">
        <w:tc>
          <w:tcPr>
            <w:tcW w:w="2122" w:type="dxa"/>
          </w:tcPr>
          <w:p w14:paraId="6433B040"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7087" w:type="dxa"/>
          </w:tcPr>
          <w:p w14:paraId="2DFD83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5DA6B115" w14:textId="77777777" w:rsidTr="00196DCB">
        <w:tc>
          <w:tcPr>
            <w:tcW w:w="2122" w:type="dxa"/>
          </w:tcPr>
          <w:p w14:paraId="0C2308A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87" w:type="dxa"/>
          </w:tcPr>
          <w:p w14:paraId="370F366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TC-AUTH-01</w:t>
            </w:r>
          </w:p>
        </w:tc>
      </w:tr>
      <w:tr w:rsidR="00196DCB" w:rsidRPr="00196DCB" w14:paraId="71FACD49" w14:textId="77777777" w:rsidTr="00196DCB">
        <w:tc>
          <w:tcPr>
            <w:tcW w:w="2122" w:type="dxa"/>
          </w:tcPr>
          <w:p w14:paraId="5EE45E2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87" w:type="dxa"/>
          </w:tcPr>
          <w:p w14:paraId="79FCCA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RF-01 — El sistema debe autenticar al usuario y retornar un JWT de acceso y un </w:t>
            </w:r>
            <w:proofErr w:type="spellStart"/>
            <w:r w:rsidRPr="00196DCB">
              <w:rPr>
                <w:rFonts w:ascii="Arial" w:hAnsi="Arial" w:cs="Arial"/>
                <w:sz w:val="20"/>
                <w:szCs w:val="20"/>
              </w:rPr>
              <w:t>refresh</w:t>
            </w:r>
            <w:proofErr w:type="spellEnd"/>
            <w:r w:rsidRPr="00196DCB">
              <w:rPr>
                <w:rFonts w:ascii="Arial" w:hAnsi="Arial" w:cs="Arial"/>
                <w:sz w:val="20"/>
                <w:szCs w:val="20"/>
              </w:rPr>
              <w:t xml:space="preserve"> token</w:t>
            </w:r>
          </w:p>
        </w:tc>
      </w:tr>
      <w:tr w:rsidR="00196DCB" w:rsidRPr="00196DCB" w14:paraId="7CFDD7C7" w14:textId="77777777" w:rsidTr="00196DCB">
        <w:tc>
          <w:tcPr>
            <w:tcW w:w="2122" w:type="dxa"/>
          </w:tcPr>
          <w:p w14:paraId="3DA269D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87" w:type="dxa"/>
          </w:tcPr>
          <w:p w14:paraId="1AC46FB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AuthServiceTest.loginExitoso</w:t>
            </w:r>
            <w:proofErr w:type="spellEnd"/>
            <w:r w:rsidRPr="00196DCB">
              <w:rPr>
                <w:rFonts w:ascii="Arial" w:hAnsi="Arial" w:cs="Arial"/>
                <w:sz w:val="20"/>
                <w:szCs w:val="20"/>
              </w:rPr>
              <w:t>()</w:t>
            </w:r>
          </w:p>
        </w:tc>
      </w:tr>
      <w:tr w:rsidR="00196DCB" w:rsidRPr="00196DCB" w14:paraId="1E89EE54" w14:textId="77777777" w:rsidTr="00196DCB">
        <w:tc>
          <w:tcPr>
            <w:tcW w:w="2122" w:type="dxa"/>
          </w:tcPr>
          <w:p w14:paraId="314BDE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87" w:type="dxa"/>
          </w:tcPr>
          <w:p w14:paraId="46A40CC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51EA9A8" w14:textId="77777777" w:rsidTr="00196DCB">
        <w:tc>
          <w:tcPr>
            <w:tcW w:w="2122" w:type="dxa"/>
          </w:tcPr>
          <w:p w14:paraId="2C88D86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87" w:type="dxa"/>
          </w:tcPr>
          <w:p w14:paraId="18E35AC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email test@escuela.com, contraseña en </w:t>
            </w:r>
            <w:proofErr w:type="spellStart"/>
            <w:r w:rsidRPr="00196DCB">
              <w:rPr>
                <w:rFonts w:ascii="Arial" w:hAnsi="Arial" w:cs="Arial"/>
                <w:sz w:val="20"/>
                <w:szCs w:val="20"/>
              </w:rPr>
              <w:t>BCrypt</w:t>
            </w:r>
            <w:proofErr w:type="spellEnd"/>
            <w:r w:rsidRPr="00196DCB">
              <w:rPr>
                <w:rFonts w:ascii="Arial" w:hAnsi="Arial" w:cs="Arial"/>
                <w:sz w:val="20"/>
                <w:szCs w:val="20"/>
              </w:rPr>
              <w:t xml:space="preserve">, estado activo (activo=true,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=false,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rol ADMIN; repositorio y </w:t>
            </w:r>
            <w:proofErr w:type="spellStart"/>
            <w:r w:rsidRPr="00196DCB">
              <w:rPr>
                <w:rFonts w:ascii="Arial" w:hAnsi="Arial" w:cs="Arial"/>
                <w:sz w:val="20"/>
                <w:szCs w:val="20"/>
              </w:rPr>
              <w:t>encoder</w:t>
            </w:r>
            <w:proofErr w:type="spellEnd"/>
            <w:r w:rsidRPr="00196DCB">
              <w:rPr>
                <w:rFonts w:ascii="Arial" w:hAnsi="Arial" w:cs="Arial"/>
                <w:sz w:val="20"/>
                <w:szCs w:val="20"/>
              </w:rPr>
              <w:t xml:space="preserve"> </w:t>
            </w:r>
            <w:proofErr w:type="spellStart"/>
            <w:r w:rsidRPr="00196DCB">
              <w:rPr>
                <w:rFonts w:ascii="Arial" w:hAnsi="Arial" w:cs="Arial"/>
                <w:sz w:val="20"/>
                <w:szCs w:val="20"/>
              </w:rPr>
              <w:t>mockeados</w:t>
            </w:r>
            <w:proofErr w:type="spellEnd"/>
          </w:p>
        </w:tc>
      </w:tr>
      <w:tr w:rsidR="00196DCB" w:rsidRPr="00196DCB" w14:paraId="33D16EA7" w14:textId="77777777" w:rsidTr="00196DCB">
        <w:tc>
          <w:tcPr>
            <w:tcW w:w="2122" w:type="dxa"/>
          </w:tcPr>
          <w:p w14:paraId="645F8DA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87" w:type="dxa"/>
          </w:tcPr>
          <w:p w14:paraId="40CA81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usuarioRepository.findByEmail</w:t>
            </w:r>
            <w:proofErr w:type="spellEnd"/>
            <w:r w:rsidRPr="00196DCB">
              <w:rPr>
                <w:rFonts w:ascii="Arial" w:hAnsi="Arial" w:cs="Arial"/>
                <w:sz w:val="20"/>
                <w:szCs w:val="20"/>
              </w:rPr>
              <w:t xml:space="preserve">() para devolver el usuario.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xml:space="preserve">() para devolver true. 3.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(new </w:t>
            </w:r>
            <w:proofErr w:type="spellStart"/>
            <w:proofErr w:type="gramStart"/>
            <w:r w:rsidRPr="00196DCB">
              <w:rPr>
                <w:rFonts w:ascii="Arial" w:hAnsi="Arial" w:cs="Arial"/>
                <w:sz w:val="20"/>
                <w:szCs w:val="20"/>
              </w:rPr>
              <w:t>LoginRequest</w:t>
            </w:r>
            <w:proofErr w:type="spellEnd"/>
            <w:r w:rsidRPr="00196DCB">
              <w:rPr>
                <w:rFonts w:ascii="Arial" w:hAnsi="Arial" w:cs="Arial"/>
                <w:sz w:val="20"/>
                <w:szCs w:val="20"/>
              </w:rPr>
              <w:t>(</w:t>
            </w:r>
            <w:proofErr w:type="gramEnd"/>
            <w:r w:rsidRPr="00196DCB">
              <w:rPr>
                <w:rFonts w:ascii="Arial" w:hAnsi="Arial" w:cs="Arial"/>
                <w:sz w:val="20"/>
                <w:szCs w:val="20"/>
              </w:rPr>
              <w:t>EMAIL, PASSWORD_PLAIN))</w:t>
            </w:r>
          </w:p>
        </w:tc>
      </w:tr>
      <w:tr w:rsidR="00196DCB" w:rsidRPr="00196DCB" w14:paraId="59A47542" w14:textId="77777777" w:rsidTr="00196DCB">
        <w:tc>
          <w:tcPr>
            <w:tcW w:w="2122" w:type="dxa"/>
          </w:tcPr>
          <w:p w14:paraId="048EDA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87" w:type="dxa"/>
          </w:tcPr>
          <w:p w14:paraId="775D842C"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"MiPassword123!" }</w:t>
            </w:r>
          </w:p>
        </w:tc>
      </w:tr>
      <w:tr w:rsidR="00196DCB" w:rsidRPr="00196DCB" w14:paraId="6C880461" w14:textId="77777777" w:rsidTr="00196DCB">
        <w:tc>
          <w:tcPr>
            <w:tcW w:w="2122" w:type="dxa"/>
          </w:tcPr>
          <w:p w14:paraId="153346C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87" w:type="dxa"/>
          </w:tcPr>
          <w:p w14:paraId="6B2E5BE3"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LoginResponse</w:t>
            </w:r>
            <w:proofErr w:type="spellEnd"/>
            <w:r w:rsidRPr="00196DCB">
              <w:rPr>
                <w:rFonts w:ascii="Arial" w:hAnsi="Arial" w:cs="Arial"/>
                <w:sz w:val="20"/>
                <w:szCs w:val="20"/>
              </w:rPr>
              <w:t xml:space="preserve"> con </w:t>
            </w:r>
            <w:proofErr w:type="spellStart"/>
            <w:r w:rsidRPr="00196DCB">
              <w:rPr>
                <w:rFonts w:ascii="Arial" w:hAnsi="Arial" w:cs="Arial"/>
                <w:sz w:val="20"/>
                <w:szCs w:val="20"/>
              </w:rPr>
              <w:t>accessToken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refreshToken</w:t>
            </w:r>
            <w:proofErr w:type="spellEnd"/>
            <w:r w:rsidRPr="00196DCB">
              <w:rPr>
                <w:rFonts w:ascii="Arial" w:hAnsi="Arial" w:cs="Arial"/>
                <w:sz w:val="20"/>
                <w:szCs w:val="20"/>
              </w:rPr>
              <w:t xml:space="preserve"> no vacío, </w:t>
            </w:r>
            <w:proofErr w:type="spellStart"/>
            <w:r w:rsidRPr="00196DCB">
              <w:rPr>
                <w:rFonts w:ascii="Arial" w:hAnsi="Arial" w:cs="Arial"/>
                <w:sz w:val="20"/>
                <w:szCs w:val="20"/>
              </w:rPr>
              <w:t>user.id</w:t>
            </w:r>
            <w:proofErr w:type="spellEnd"/>
            <w:r w:rsidRPr="00196DCB">
              <w:rPr>
                <w:rFonts w:ascii="Arial" w:hAnsi="Arial" w:cs="Arial"/>
                <w:sz w:val="20"/>
                <w:szCs w:val="20"/>
              </w:rPr>
              <w:t xml:space="preserve">=42, </w:t>
            </w:r>
            <w:proofErr w:type="spellStart"/>
            <w:proofErr w:type="gramStart"/>
            <w:r w:rsidRPr="00196DCB">
              <w:rPr>
                <w:rFonts w:ascii="Arial" w:hAnsi="Arial" w:cs="Arial"/>
                <w:sz w:val="20"/>
                <w:szCs w:val="20"/>
              </w:rPr>
              <w:t>user.roles</w:t>
            </w:r>
            <w:proofErr w:type="spellEnd"/>
            <w:proofErr w:type="gramEnd"/>
            <w:r w:rsidRPr="00196DCB">
              <w:rPr>
                <w:rFonts w:ascii="Arial" w:hAnsi="Arial" w:cs="Arial"/>
                <w:sz w:val="20"/>
                <w:szCs w:val="20"/>
              </w:rPr>
              <w:t xml:space="preserve">=["ADMIN"];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=0; </w:t>
            </w:r>
            <w:proofErr w:type="spellStart"/>
            <w:r w:rsidRPr="00196DCB">
              <w:rPr>
                <w:rFonts w:ascii="Arial" w:hAnsi="Arial" w:cs="Arial"/>
                <w:sz w:val="20"/>
                <w:szCs w:val="20"/>
              </w:rPr>
              <w:t>lastLogin</w:t>
            </w:r>
            <w:proofErr w:type="spellEnd"/>
            <w:r w:rsidRPr="00196DCB">
              <w:rPr>
                <w:rFonts w:ascii="Arial" w:hAnsi="Arial" w:cs="Arial"/>
                <w:sz w:val="20"/>
                <w:szCs w:val="20"/>
              </w:rPr>
              <w:t xml:space="preserve"> registrado</w:t>
            </w:r>
          </w:p>
        </w:tc>
      </w:tr>
      <w:tr w:rsidR="00196DCB" w:rsidRPr="00196DCB" w14:paraId="4B9D9656" w14:textId="77777777" w:rsidTr="00196DCB">
        <w:tc>
          <w:tcPr>
            <w:tcW w:w="2122" w:type="dxa"/>
          </w:tcPr>
          <w:p w14:paraId="391CF34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87" w:type="dxa"/>
          </w:tcPr>
          <w:p w14:paraId="26ACBB63" w14:textId="688DCE8B"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Todas las aserciones aprobadas; token generado con firma HS512, </w:t>
            </w:r>
            <w:proofErr w:type="spellStart"/>
            <w:r w:rsidRPr="00196DCB">
              <w:rPr>
                <w:rFonts w:ascii="Arial" w:hAnsi="Arial" w:cs="Arial"/>
                <w:sz w:val="20"/>
                <w:szCs w:val="20"/>
              </w:rPr>
              <w:t>claims</w:t>
            </w:r>
            <w:proofErr w:type="spellEnd"/>
            <w:r w:rsidRPr="00196DCB">
              <w:rPr>
                <w:rFonts w:ascii="Arial" w:hAnsi="Arial" w:cs="Arial"/>
                <w:sz w:val="20"/>
                <w:szCs w:val="20"/>
              </w:rPr>
              <w:t xml:space="preserve"> verificados con </w:t>
            </w:r>
            <w:proofErr w:type="spellStart"/>
            <w:r w:rsidRPr="00196DCB">
              <w:rPr>
                <w:rFonts w:ascii="Arial" w:hAnsi="Arial" w:cs="Arial"/>
                <w:sz w:val="20"/>
                <w:szCs w:val="20"/>
              </w:rPr>
              <w:t>JwtTokenProvider</w:t>
            </w:r>
            <w:proofErr w:type="spellEnd"/>
          </w:p>
        </w:tc>
      </w:tr>
    </w:tbl>
    <w:p w14:paraId="341712B8" w14:textId="77777777" w:rsidR="00196DCB" w:rsidRPr="00196DCB" w:rsidRDefault="00196DCB" w:rsidP="00196DCB">
      <w:pPr>
        <w:tabs>
          <w:tab w:val="left" w:pos="1095"/>
        </w:tabs>
        <w:spacing w:line="480" w:lineRule="auto"/>
        <w:jc w:val="both"/>
        <w:rPr>
          <w:rFonts w:ascii="Arial" w:hAnsi="Arial" w:cs="Arial"/>
          <w:b/>
          <w:bCs/>
        </w:rPr>
      </w:pPr>
    </w:p>
    <w:p w14:paraId="3DEC637F" w14:textId="76593817" w:rsidR="0080431B" w:rsidRDefault="0080431B" w:rsidP="0080431B">
      <w:pPr>
        <w:spacing w:line="360" w:lineRule="auto"/>
        <w:jc w:val="both"/>
        <w:rPr>
          <w:b/>
          <w:bCs/>
          <w:i/>
          <w:iCs/>
          <w:color w:val="CC0000"/>
          <w:sz w:val="28"/>
          <w:szCs w:val="28"/>
          <w:u w:val="single"/>
        </w:rPr>
      </w:pPr>
      <w:r w:rsidRPr="0080431B">
        <w:rPr>
          <w:b/>
          <w:bCs/>
          <w:i/>
          <w:iCs/>
          <w:color w:val="000000"/>
          <w:sz w:val="28"/>
          <w:szCs w:val="28"/>
          <w:u w:val="single"/>
        </w:rPr>
        <w:t xml:space="preserve">Resultado </w:t>
      </w:r>
      <w:proofErr w:type="gramStart"/>
      <w:r w:rsidRPr="0080431B">
        <w:rPr>
          <w:b/>
          <w:bCs/>
          <w:i/>
          <w:iCs/>
          <w:color w:val="000000"/>
          <w:sz w:val="28"/>
          <w:szCs w:val="28"/>
          <w:u w:val="single"/>
        </w:rPr>
        <w:t>del test</w:t>
      </w:r>
      <w:proofErr w:type="gramEnd"/>
      <w:r w:rsidRPr="0080431B">
        <w:rPr>
          <w:b/>
          <w:bCs/>
          <w:i/>
          <w:iCs/>
          <w:color w:val="000000"/>
          <w:sz w:val="28"/>
          <w:szCs w:val="28"/>
          <w:u w:val="single"/>
        </w:rPr>
        <w:t xml:space="preserve"> TC-AUTH-01 en GitHub </w:t>
      </w:r>
      <w:proofErr w:type="spellStart"/>
      <w:r w:rsidRPr="0080431B">
        <w:rPr>
          <w:b/>
          <w:bCs/>
          <w:i/>
          <w:iCs/>
          <w:color w:val="000000"/>
          <w:sz w:val="28"/>
          <w:szCs w:val="28"/>
          <w:u w:val="single"/>
        </w:rPr>
        <w:t>Actions</w:t>
      </w:r>
      <w:proofErr w:type="spellEnd"/>
      <w:r w:rsidRPr="0080431B">
        <w:rPr>
          <w:b/>
          <w:bCs/>
          <w:i/>
          <w:iCs/>
          <w:color w:val="000000"/>
          <w:sz w:val="28"/>
          <w:szCs w:val="28"/>
          <w:u w:val="single"/>
        </w:rPr>
        <w:t xml:space="preserve"> / IDE</w:t>
      </w:r>
    </w:p>
    <w:p>
      <w:pStyle w:val="Caption"/>
      <w:r>
        <w:t>Tabla 32: Datos técnicos y especificaciones</w:t>
      </w:r>
    </w:p>
    <w:p w14:paraId="74CC986A" w14:textId="7322F2F3"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TC-AUTH-02 — Bloqueo de cuenta tras tres intentos fallidos</w:t>
      </w:r>
    </w:p>
    <w:tbl>
      <w:tblPr>
        <w:tblStyle w:val="Tablaconcuadrcula"/>
        <w:tblW w:w="0" w:type="auto"/>
        <w:tblLook w:val="04A0" w:firstRow="1" w:lastRow="0" w:firstColumn="1" w:lastColumn="0" w:noHBand="0" w:noVBand="1"/>
      </w:tblPr>
      <w:tblGrid>
        <w:gridCol w:w="1980"/>
        <w:gridCol w:w="7036"/>
      </w:tblGrid>
      <w:tr w:rsidR="00196DCB" w:rsidRPr="00196DCB" w14:paraId="5F7285B3" w14:textId="77777777" w:rsidTr="00196DCB">
        <w:tc>
          <w:tcPr>
            <w:tcW w:w="1980" w:type="dxa"/>
          </w:tcPr>
          <w:p w14:paraId="5C5D6B8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7036" w:type="dxa"/>
          </w:tcPr>
          <w:p w14:paraId="06F4266B"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65F0AC5" w14:textId="77777777" w:rsidTr="00196DCB">
        <w:tc>
          <w:tcPr>
            <w:tcW w:w="1980" w:type="dxa"/>
          </w:tcPr>
          <w:p w14:paraId="4780120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7036" w:type="dxa"/>
          </w:tcPr>
          <w:p w14:paraId="17403C8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TC-AUTH-02</w:t>
            </w:r>
          </w:p>
        </w:tc>
      </w:tr>
      <w:tr w:rsidR="00196DCB" w:rsidRPr="00196DCB" w14:paraId="0BA1515D" w14:textId="77777777" w:rsidTr="00196DCB">
        <w:tc>
          <w:tcPr>
            <w:tcW w:w="1980" w:type="dxa"/>
          </w:tcPr>
          <w:p w14:paraId="572CE77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7036" w:type="dxa"/>
          </w:tcPr>
          <w:p w14:paraId="70B931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RF-02 — El sistema debe bloquear la cuenta por 15 minutos tras 3 contraseñas incorrectas consecutivas</w:t>
            </w:r>
          </w:p>
        </w:tc>
      </w:tr>
      <w:tr w:rsidR="00196DCB" w:rsidRPr="00196DCB" w14:paraId="0FCE9E8D" w14:textId="77777777" w:rsidTr="00196DCB">
        <w:tc>
          <w:tcPr>
            <w:tcW w:w="1980" w:type="dxa"/>
          </w:tcPr>
          <w:p w14:paraId="46BB1C8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7036" w:type="dxa"/>
          </w:tcPr>
          <w:p w14:paraId="134316CE"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AuthServiceTest.bloqueoCuentaTresIntentos</w:t>
            </w:r>
            <w:proofErr w:type="spellEnd"/>
            <w:r w:rsidRPr="00196DCB">
              <w:rPr>
                <w:rFonts w:ascii="Arial" w:hAnsi="Arial" w:cs="Arial"/>
                <w:sz w:val="20"/>
                <w:szCs w:val="20"/>
              </w:rPr>
              <w:t>()</w:t>
            </w:r>
          </w:p>
        </w:tc>
      </w:tr>
      <w:tr w:rsidR="00196DCB" w:rsidRPr="00196DCB" w14:paraId="2A8813B1" w14:textId="77777777" w:rsidTr="00196DCB">
        <w:tc>
          <w:tcPr>
            <w:tcW w:w="1980" w:type="dxa"/>
          </w:tcPr>
          <w:p w14:paraId="04A5462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7036" w:type="dxa"/>
          </w:tcPr>
          <w:p w14:paraId="538182E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F36BD68" w14:textId="77777777" w:rsidTr="00196DCB">
        <w:tc>
          <w:tcPr>
            <w:tcW w:w="1980" w:type="dxa"/>
          </w:tcPr>
          <w:p w14:paraId="4168281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7036" w:type="dxa"/>
          </w:tcPr>
          <w:p w14:paraId="53D7F74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Usuario con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=2;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passwordEncoder.matches</w:t>
            </w:r>
            <w:proofErr w:type="spellEnd"/>
            <w:r w:rsidRPr="00196DCB">
              <w:rPr>
                <w:rFonts w:ascii="Arial" w:hAnsi="Arial" w:cs="Arial"/>
                <w:sz w:val="20"/>
                <w:szCs w:val="20"/>
              </w:rPr>
              <w:t>() configurado para retornar false</w:t>
            </w:r>
          </w:p>
        </w:tc>
      </w:tr>
      <w:tr w:rsidR="00196DCB" w:rsidRPr="00196DCB" w14:paraId="683C0E10" w14:textId="77777777" w:rsidTr="00196DCB">
        <w:tc>
          <w:tcPr>
            <w:tcW w:w="1980" w:type="dxa"/>
          </w:tcPr>
          <w:p w14:paraId="120D0B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7036" w:type="dxa"/>
          </w:tcPr>
          <w:p w14:paraId="1979945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Invocar </w:t>
            </w:r>
            <w:proofErr w:type="spellStart"/>
            <w:r w:rsidRPr="00196DCB">
              <w:rPr>
                <w:rFonts w:ascii="Arial" w:hAnsi="Arial" w:cs="Arial"/>
                <w:sz w:val="20"/>
                <w:szCs w:val="20"/>
              </w:rPr>
              <w:t>authService.login</w:t>
            </w:r>
            <w:proofErr w:type="spellEnd"/>
            <w:r w:rsidRPr="00196DCB">
              <w:rPr>
                <w:rFonts w:ascii="Arial" w:hAnsi="Arial" w:cs="Arial"/>
                <w:sz w:val="20"/>
                <w:szCs w:val="20"/>
              </w:rPr>
              <w:t xml:space="preserve">() con contraseña incorrecta. 2. Verificar que </w:t>
            </w:r>
            <w:proofErr w:type="spellStart"/>
            <w:r w:rsidRPr="00196DCB">
              <w:rPr>
                <w:rFonts w:ascii="Arial" w:hAnsi="Arial" w:cs="Arial"/>
                <w:sz w:val="20"/>
                <w:szCs w:val="20"/>
              </w:rPr>
              <w:t>failedAttempts</w:t>
            </w:r>
            <w:proofErr w:type="spellEnd"/>
            <w:r w:rsidRPr="00196DCB">
              <w:rPr>
                <w:rFonts w:ascii="Arial" w:hAnsi="Arial" w:cs="Arial"/>
                <w:sz w:val="20"/>
                <w:szCs w:val="20"/>
              </w:rPr>
              <w:t xml:space="preserve"> llega a 3. 3. Verificar que </w:t>
            </w:r>
            <w:proofErr w:type="spellStart"/>
            <w:r w:rsidRPr="00196DCB">
              <w:rPr>
                <w:rFonts w:ascii="Arial" w:hAnsi="Arial" w:cs="Arial"/>
                <w:sz w:val="20"/>
                <w:szCs w:val="20"/>
              </w:rPr>
              <w:t>locked</w:t>
            </w:r>
            <w:proofErr w:type="spellEnd"/>
            <w:r w:rsidRPr="00196DCB">
              <w:rPr>
                <w:rFonts w:ascii="Arial" w:hAnsi="Arial" w:cs="Arial"/>
                <w:sz w:val="20"/>
                <w:szCs w:val="20"/>
              </w:rPr>
              <w:t xml:space="preserve">=true y </w:t>
            </w:r>
            <w:proofErr w:type="spellStart"/>
            <w:r w:rsidRPr="00196DCB">
              <w:rPr>
                <w:rFonts w:ascii="Arial" w:hAnsi="Arial" w:cs="Arial"/>
                <w:sz w:val="20"/>
                <w:szCs w:val="20"/>
              </w:rPr>
              <w:t>lockedUntil</w:t>
            </w:r>
            <w:proofErr w:type="spellEnd"/>
            <w:r w:rsidRPr="00196DCB">
              <w:rPr>
                <w:rFonts w:ascii="Arial" w:hAnsi="Arial" w:cs="Arial"/>
                <w:sz w:val="20"/>
                <w:szCs w:val="20"/>
              </w:rPr>
              <w:t xml:space="preserve"> = </w:t>
            </w:r>
            <w:proofErr w:type="spellStart"/>
            <w:r w:rsidRPr="00196DCB">
              <w:rPr>
                <w:rFonts w:ascii="Arial" w:hAnsi="Arial" w:cs="Arial"/>
                <w:sz w:val="20"/>
                <w:szCs w:val="20"/>
              </w:rPr>
              <w:t>now</w:t>
            </w:r>
            <w:proofErr w:type="spellEnd"/>
            <w:r w:rsidRPr="00196DCB">
              <w:rPr>
                <w:rFonts w:ascii="Arial" w:hAnsi="Arial" w:cs="Arial"/>
                <w:sz w:val="20"/>
                <w:szCs w:val="20"/>
              </w:rPr>
              <w:t xml:space="preserve"> + 15 min</w:t>
            </w:r>
          </w:p>
        </w:tc>
      </w:tr>
      <w:tr w:rsidR="00196DCB" w:rsidRPr="00196DCB" w14:paraId="3DEE41C4" w14:textId="77777777" w:rsidTr="00196DCB">
        <w:tc>
          <w:tcPr>
            <w:tcW w:w="1980" w:type="dxa"/>
          </w:tcPr>
          <w:p w14:paraId="62F47AD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7036" w:type="dxa"/>
          </w:tcPr>
          <w:p w14:paraId="58187931"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w:t>
            </w:r>
            <w:proofErr w:type="gramEnd"/>
            <w:r w:rsidRPr="00196DCB">
              <w:rPr>
                <w:rFonts w:ascii="Arial" w:hAnsi="Arial" w:cs="Arial"/>
                <w:sz w:val="20"/>
                <w:szCs w:val="20"/>
              </w:rPr>
              <w:t>email": "test@escuela.com", "</w:t>
            </w:r>
            <w:proofErr w:type="spellStart"/>
            <w:proofErr w:type="gramStart"/>
            <w:r w:rsidRPr="00196DCB">
              <w:rPr>
                <w:rFonts w:ascii="Arial" w:hAnsi="Arial" w:cs="Arial"/>
                <w:sz w:val="20"/>
                <w:szCs w:val="20"/>
              </w:rPr>
              <w:t>password</w:t>
            </w:r>
            <w:proofErr w:type="spellEnd"/>
            <w:proofErr w:type="gramEnd"/>
            <w:r w:rsidRPr="00196DCB">
              <w:rPr>
                <w:rFonts w:ascii="Arial" w:hAnsi="Arial" w:cs="Arial"/>
                <w:sz w:val="20"/>
                <w:szCs w:val="20"/>
              </w:rPr>
              <w:t>": "</w:t>
            </w:r>
            <w:proofErr w:type="spellStart"/>
            <w:r w:rsidRPr="00196DCB">
              <w:rPr>
                <w:rFonts w:ascii="Arial" w:hAnsi="Arial" w:cs="Arial"/>
                <w:sz w:val="20"/>
                <w:szCs w:val="20"/>
              </w:rPr>
              <w:t>ContraseñaIncorrecta</w:t>
            </w:r>
            <w:proofErr w:type="spellEnd"/>
            <w:proofErr w:type="gramStart"/>
            <w:r w:rsidRPr="00196DCB">
              <w:rPr>
                <w:rFonts w:ascii="Arial" w:hAnsi="Arial" w:cs="Arial"/>
                <w:sz w:val="20"/>
                <w:szCs w:val="20"/>
              </w:rPr>
              <w:t>" }</w:t>
            </w:r>
            <w:proofErr w:type="gramEnd"/>
          </w:p>
        </w:tc>
      </w:tr>
      <w:tr w:rsidR="00196DCB" w:rsidRPr="00196DCB" w14:paraId="4D198647" w14:textId="77777777" w:rsidTr="00196DCB">
        <w:tc>
          <w:tcPr>
            <w:tcW w:w="1980" w:type="dxa"/>
          </w:tcPr>
          <w:p w14:paraId="785DC46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7036" w:type="dxa"/>
          </w:tcPr>
          <w:p w14:paraId="4045B40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AccountLockedException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usuario.locked</w:t>
            </w:r>
            <w:proofErr w:type="spellEnd"/>
            <w:proofErr w:type="gramEnd"/>
            <w:r w:rsidRPr="00196DCB">
              <w:rPr>
                <w:rFonts w:ascii="Arial" w:hAnsi="Arial" w:cs="Arial"/>
                <w:sz w:val="20"/>
                <w:szCs w:val="20"/>
              </w:rPr>
              <w:t xml:space="preserve">=true; evento </w:t>
            </w:r>
            <w:proofErr w:type="spellStart"/>
            <w:r w:rsidRPr="00196DCB">
              <w:rPr>
                <w:rFonts w:ascii="Arial" w:hAnsi="Arial" w:cs="Arial"/>
                <w:sz w:val="20"/>
                <w:szCs w:val="20"/>
              </w:rPr>
              <w:t>UsuarioBloqueadoEvent</w:t>
            </w:r>
            <w:proofErr w:type="spellEnd"/>
            <w:r w:rsidRPr="00196DCB">
              <w:rPr>
                <w:rFonts w:ascii="Arial" w:hAnsi="Arial" w:cs="Arial"/>
                <w:sz w:val="20"/>
                <w:szCs w:val="20"/>
              </w:rPr>
              <w:t xml:space="preserve"> publicado vía </w:t>
            </w:r>
            <w:proofErr w:type="spellStart"/>
            <w:r w:rsidRPr="00196DCB">
              <w:rPr>
                <w:rFonts w:ascii="Arial" w:hAnsi="Arial" w:cs="Arial"/>
                <w:sz w:val="20"/>
                <w:szCs w:val="20"/>
              </w:rPr>
              <w:t>eventDispatcher</w:t>
            </w:r>
            <w:proofErr w:type="spellEnd"/>
          </w:p>
        </w:tc>
      </w:tr>
      <w:tr w:rsidR="00196DCB" w:rsidRPr="00196DCB" w14:paraId="09521662" w14:textId="77777777" w:rsidTr="00196DCB">
        <w:tc>
          <w:tcPr>
            <w:tcW w:w="1980" w:type="dxa"/>
          </w:tcPr>
          <w:p w14:paraId="6741420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7036" w:type="dxa"/>
          </w:tcPr>
          <w:p w14:paraId="4D8F30DB" w14:textId="7602F3F5"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correctamente; evento publicado verificado con </w:t>
            </w:r>
            <w:proofErr w:type="spellStart"/>
            <w:r w:rsidRPr="00196DCB">
              <w:rPr>
                <w:rFonts w:ascii="Arial" w:hAnsi="Arial" w:cs="Arial"/>
                <w:sz w:val="20"/>
                <w:szCs w:val="20"/>
              </w:rPr>
              <w:t>verify</w:t>
            </w:r>
            <w:proofErr w:type="spellEnd"/>
            <w:r w:rsidRPr="00196DCB">
              <w:rPr>
                <w:rFonts w:ascii="Arial" w:hAnsi="Arial" w:cs="Arial"/>
                <w:sz w:val="20"/>
                <w:szCs w:val="20"/>
              </w:rPr>
              <w:t>(</w:t>
            </w:r>
            <w:proofErr w:type="spellStart"/>
            <w:r w:rsidRPr="00196DCB">
              <w:rPr>
                <w:rFonts w:ascii="Arial" w:hAnsi="Arial" w:cs="Arial"/>
                <w:sz w:val="20"/>
                <w:szCs w:val="20"/>
              </w:rPr>
              <w:t>eventDispatcher</w:t>
            </w:r>
            <w:proofErr w:type="spellEnd"/>
            <w:proofErr w:type="gramStart"/>
            <w:r w:rsidRPr="00196DCB">
              <w:rPr>
                <w:rFonts w:ascii="Arial" w:hAnsi="Arial" w:cs="Arial"/>
                <w:sz w:val="20"/>
                <w:szCs w:val="20"/>
              </w:rPr>
              <w:t>).</w:t>
            </w:r>
            <w:proofErr w:type="spellStart"/>
            <w:r w:rsidRPr="00196DCB">
              <w:rPr>
                <w:rFonts w:ascii="Arial" w:hAnsi="Arial" w:cs="Arial"/>
                <w:sz w:val="20"/>
                <w:szCs w:val="20"/>
              </w:rPr>
              <w:t>publishUsuarioBloqueado</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w:t>
            </w:r>
          </w:p>
        </w:tc>
      </w:tr>
    </w:tbl>
    <w:p w14:paraId="4E02CA3B" w14:textId="77777777" w:rsidR="00196DCB" w:rsidRDefault="00196DCB" w:rsidP="00196DCB">
      <w:pPr>
        <w:tabs>
          <w:tab w:val="left" w:pos="1095"/>
        </w:tabs>
        <w:spacing w:line="480" w:lineRule="auto"/>
        <w:jc w:val="both"/>
        <w:rPr>
          <w:rFonts w:ascii="Arial" w:hAnsi="Arial" w:cs="Arial"/>
          <w:b/>
          <w:bCs/>
        </w:rPr>
      </w:pPr>
    </w:p>
    <w:p>
      <w:pStyle w:val="Caption"/>
      <w:r>
        <w:t>Tabla 33: Datos técnicos y especificaciones</w:t>
      </w:r>
    </w:p>
    <w:p w14:paraId="7FA44D65" w14:textId="6659E64C" w:rsidR="00196DCB" w:rsidRPr="00196DCB" w:rsidRDefault="00196DCB" w:rsidP="00196DCB">
      <w:pPr>
        <w:spacing w:line="360" w:lineRule="auto"/>
        <w:jc w:val="both"/>
        <w:rPr>
          <w:b/>
          <w:bCs/>
          <w:i/>
          <w:iCs/>
          <w:color w:val="CC0000"/>
          <w:sz w:val="28"/>
          <w:szCs w:val="28"/>
          <w:u w:val="single"/>
        </w:rPr>
      </w:pPr>
      <w:r w:rsidRPr="00196DCB">
        <w:rPr>
          <w:b/>
          <w:bCs/>
          <w:i/>
          <w:iCs/>
          <w:color w:val="000000"/>
          <w:sz w:val="28"/>
          <w:szCs w:val="28"/>
          <w:u w:val="single"/>
        </w:rPr>
        <w:t xml:space="preserve">Resultado </w:t>
      </w:r>
      <w:proofErr w:type="gramStart"/>
      <w:r w:rsidRPr="00196DCB">
        <w:rPr>
          <w:b/>
          <w:bCs/>
          <w:i/>
          <w:iCs/>
          <w:color w:val="000000"/>
          <w:sz w:val="28"/>
          <w:szCs w:val="28"/>
          <w:u w:val="single"/>
        </w:rPr>
        <w:t>del test</w:t>
      </w:r>
      <w:proofErr w:type="gramEnd"/>
      <w:r w:rsidRPr="00196DCB">
        <w:rPr>
          <w:b/>
          <w:bCs/>
          <w:i/>
          <w:iCs/>
          <w:color w:val="000000"/>
          <w:sz w:val="28"/>
          <w:szCs w:val="28"/>
          <w:u w:val="single"/>
        </w:rPr>
        <w:t xml:space="preserve"> TC-AUTH-02 en GitHub </w:t>
      </w:r>
      <w:proofErr w:type="spellStart"/>
      <w:r w:rsidRPr="00196DCB">
        <w:rPr>
          <w:b/>
          <w:bCs/>
          <w:i/>
          <w:iCs/>
          <w:color w:val="000000"/>
          <w:sz w:val="28"/>
          <w:szCs w:val="28"/>
          <w:u w:val="single"/>
        </w:rPr>
        <w:t>Actions</w:t>
      </w:r>
      <w:proofErr w:type="spellEnd"/>
      <w:r w:rsidRPr="00196DCB">
        <w:rPr>
          <w:b/>
          <w:bCs/>
          <w:i/>
          <w:iCs/>
          <w:color w:val="000000"/>
          <w:sz w:val="28"/>
          <w:szCs w:val="28"/>
          <w:u w:val="single"/>
        </w:rPr>
        <w:t xml:space="preserve"> / IDE</w:t>
      </w:r>
    </w:p>
    <w:p w14:paraId="18475DA2" w14:textId="644FE59F"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TC-ASIG-01 — Crear asignación tripartita exitosa</w:t>
      </w:r>
    </w:p>
    <w:tbl>
      <w:tblPr>
        <w:tblStyle w:val="Tablaconcuadrcula"/>
        <w:tblW w:w="0" w:type="auto"/>
        <w:tblLook w:val="04A0" w:firstRow="1" w:lastRow="0" w:firstColumn="1" w:lastColumn="0" w:noHBand="0" w:noVBand="1"/>
      </w:tblPr>
      <w:tblGrid>
        <w:gridCol w:w="2263"/>
        <w:gridCol w:w="6753"/>
      </w:tblGrid>
      <w:tr w:rsidR="00196DCB" w:rsidRPr="00196DCB" w14:paraId="035B1F52" w14:textId="77777777" w:rsidTr="00196DCB">
        <w:tc>
          <w:tcPr>
            <w:tcW w:w="2263" w:type="dxa"/>
          </w:tcPr>
          <w:p w14:paraId="34B0B68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753" w:type="dxa"/>
          </w:tcPr>
          <w:p w14:paraId="7A5754BF"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24C6DDC6" w14:textId="77777777" w:rsidTr="00196DCB">
        <w:tc>
          <w:tcPr>
            <w:tcW w:w="2263" w:type="dxa"/>
          </w:tcPr>
          <w:p w14:paraId="59CD510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753" w:type="dxa"/>
          </w:tcPr>
          <w:p w14:paraId="34AB256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TC-ASIG-01</w:t>
            </w:r>
          </w:p>
        </w:tc>
      </w:tr>
      <w:tr w:rsidR="00196DCB" w:rsidRPr="00196DCB" w14:paraId="0744EF14" w14:textId="77777777" w:rsidTr="00196DCB">
        <w:tc>
          <w:tcPr>
            <w:tcW w:w="2263" w:type="dxa"/>
          </w:tcPr>
          <w:p w14:paraId="7C36CA5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753" w:type="dxa"/>
          </w:tcPr>
          <w:p w14:paraId="5CFD94D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RF-07 — El sistema debe crear una asignación cuando instructor, estudiante y vehículo están simultáneamente disponibles</w:t>
            </w:r>
          </w:p>
        </w:tc>
      </w:tr>
      <w:tr w:rsidR="00196DCB" w:rsidRPr="00196DCB" w14:paraId="7E92F22E" w14:textId="77777777" w:rsidTr="00196DCB">
        <w:tc>
          <w:tcPr>
            <w:tcW w:w="2263" w:type="dxa"/>
          </w:tcPr>
          <w:p w14:paraId="7A94915A"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753" w:type="dxa"/>
          </w:tcPr>
          <w:p w14:paraId="309927A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Success</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696E209A" w14:textId="77777777" w:rsidTr="00196DCB">
        <w:tc>
          <w:tcPr>
            <w:tcW w:w="2263" w:type="dxa"/>
          </w:tcPr>
          <w:p w14:paraId="6661B79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753" w:type="dxa"/>
          </w:tcPr>
          <w:p w14:paraId="4DCDC0E6"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12AD13BD" w14:textId="77777777" w:rsidTr="00196DCB">
        <w:tc>
          <w:tcPr>
            <w:tcW w:w="2263" w:type="dxa"/>
          </w:tcPr>
          <w:p w14:paraId="40E5A71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753" w:type="dxa"/>
          </w:tcPr>
          <w:p w14:paraId="4548BDFB"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Mocks</w:t>
            </w:r>
            <w:proofErr w:type="spellEnd"/>
            <w:r w:rsidRPr="00196DCB">
              <w:rPr>
                <w:rFonts w:ascii="Arial" w:hAnsi="Arial" w:cs="Arial"/>
                <w:sz w:val="20"/>
                <w:szCs w:val="20"/>
              </w:rPr>
              <w:t>: estudiante en estado MATRICULADO; instructor ACTIVO con disponibilidad 08:00–18:00; vehículo ACTIVO, SOAT vigente (+1 año), RTV vigente; sin conflictos de horario</w:t>
            </w:r>
          </w:p>
        </w:tc>
      </w:tr>
      <w:tr w:rsidR="00196DCB" w:rsidRPr="00196DCB" w14:paraId="04A22A78" w14:textId="77777777" w:rsidTr="00196DCB">
        <w:tc>
          <w:tcPr>
            <w:tcW w:w="2263" w:type="dxa"/>
          </w:tcPr>
          <w:p w14:paraId="14DAED10"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753" w:type="dxa"/>
          </w:tcPr>
          <w:p w14:paraId="2DC5498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CreateAsignacionRequest</w:t>
            </w:r>
            <w:proofErr w:type="spellEnd"/>
            <w:r w:rsidRPr="00196DCB">
              <w:rPr>
                <w:rFonts w:ascii="Arial" w:hAnsi="Arial" w:cs="Arial"/>
                <w:sz w:val="20"/>
                <w:szCs w:val="20"/>
              </w:rPr>
              <w:t xml:space="preserve"> con </w:t>
            </w:r>
            <w:proofErr w:type="spellStart"/>
            <w:r w:rsidRPr="00196DCB">
              <w:rPr>
                <w:rFonts w:ascii="Arial" w:hAnsi="Arial" w:cs="Arial"/>
                <w:sz w:val="20"/>
                <w:szCs w:val="20"/>
              </w:rPr>
              <w:t>estudianteId</w:t>
            </w:r>
            <w:proofErr w:type="spellEnd"/>
            <w:r w:rsidRPr="00196DCB">
              <w:rPr>
                <w:rFonts w:ascii="Arial" w:hAnsi="Arial" w:cs="Arial"/>
                <w:sz w:val="20"/>
                <w:szCs w:val="20"/>
              </w:rPr>
              <w:t xml:space="preserve">=1,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=1, fecha hoy, hora 10:00–11:00. 2.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3A92EF80" w14:textId="77777777" w:rsidTr="00196DCB">
        <w:tc>
          <w:tcPr>
            <w:tcW w:w="2263" w:type="dxa"/>
          </w:tcPr>
          <w:p w14:paraId="5C43E51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753" w:type="dxa"/>
          </w:tcPr>
          <w:p w14:paraId="33B825E7" w14:textId="77777777"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 xml:space="preserve">{ </w:t>
            </w:r>
            <w:proofErr w:type="spellStart"/>
            <w:r w:rsidRPr="00196DCB">
              <w:rPr>
                <w:rFonts w:ascii="Arial" w:hAnsi="Arial" w:cs="Arial"/>
                <w:sz w:val="20"/>
                <w:szCs w:val="20"/>
              </w:rPr>
              <w:t>estudianteId</w:t>
            </w:r>
            <w:proofErr w:type="spellEnd"/>
            <w:proofErr w:type="gramEnd"/>
            <w:r w:rsidRPr="00196DCB">
              <w:rPr>
                <w:rFonts w:ascii="Arial" w:hAnsi="Arial" w:cs="Arial"/>
                <w:sz w:val="20"/>
                <w:szCs w:val="20"/>
              </w:rPr>
              <w:t xml:space="preserve">: 1, </w:t>
            </w:r>
            <w:proofErr w:type="spellStart"/>
            <w:r w:rsidRPr="00196DCB">
              <w:rPr>
                <w:rFonts w:ascii="Arial" w:hAnsi="Arial" w:cs="Arial"/>
                <w:sz w:val="20"/>
                <w:szCs w:val="20"/>
              </w:rPr>
              <w:t>instructorId</w:t>
            </w:r>
            <w:proofErr w:type="spellEnd"/>
            <w:r w:rsidRPr="00196DCB">
              <w:rPr>
                <w:rFonts w:ascii="Arial" w:hAnsi="Arial" w:cs="Arial"/>
                <w:sz w:val="20"/>
                <w:szCs w:val="20"/>
              </w:rPr>
              <w:t xml:space="preserve">: 1, </w:t>
            </w:r>
            <w:proofErr w:type="spellStart"/>
            <w:r w:rsidRPr="00196DCB">
              <w:rPr>
                <w:rFonts w:ascii="Arial" w:hAnsi="Arial" w:cs="Arial"/>
                <w:sz w:val="20"/>
                <w:szCs w:val="20"/>
              </w:rPr>
              <w:t>vehiculoId</w:t>
            </w:r>
            <w:proofErr w:type="spellEnd"/>
            <w:r w:rsidRPr="00196DCB">
              <w:rPr>
                <w:rFonts w:ascii="Arial" w:hAnsi="Arial" w:cs="Arial"/>
                <w:sz w:val="20"/>
                <w:szCs w:val="20"/>
              </w:rPr>
              <w:t xml:space="preserve">: 1, fecha: hoy, </w:t>
            </w:r>
            <w:proofErr w:type="spellStart"/>
            <w:r w:rsidRPr="00196DCB">
              <w:rPr>
                <w:rFonts w:ascii="Arial" w:hAnsi="Arial" w:cs="Arial"/>
                <w:sz w:val="20"/>
                <w:szCs w:val="20"/>
              </w:rPr>
              <w:t>horaInicio</w:t>
            </w:r>
            <w:proofErr w:type="spellEnd"/>
            <w:r w:rsidRPr="00196DCB">
              <w:rPr>
                <w:rFonts w:ascii="Arial" w:hAnsi="Arial" w:cs="Arial"/>
                <w:sz w:val="20"/>
                <w:szCs w:val="20"/>
              </w:rPr>
              <w:t xml:space="preserve">: "10:00", </w:t>
            </w:r>
            <w:proofErr w:type="spellStart"/>
            <w:r w:rsidRPr="00196DCB">
              <w:rPr>
                <w:rFonts w:ascii="Arial" w:hAnsi="Arial" w:cs="Arial"/>
                <w:sz w:val="20"/>
                <w:szCs w:val="20"/>
              </w:rPr>
              <w:t>horaFin</w:t>
            </w:r>
            <w:proofErr w:type="spellEnd"/>
            <w:r w:rsidRPr="00196DCB">
              <w:rPr>
                <w:rFonts w:ascii="Arial" w:hAnsi="Arial" w:cs="Arial"/>
                <w:sz w:val="20"/>
                <w:szCs w:val="20"/>
              </w:rPr>
              <w:t>: "11:00</w:t>
            </w:r>
            <w:proofErr w:type="gramStart"/>
            <w:r w:rsidRPr="00196DCB">
              <w:rPr>
                <w:rFonts w:ascii="Arial" w:hAnsi="Arial" w:cs="Arial"/>
                <w:sz w:val="20"/>
                <w:szCs w:val="20"/>
              </w:rPr>
              <w:t>" }</w:t>
            </w:r>
            <w:proofErr w:type="gramEnd"/>
          </w:p>
        </w:tc>
      </w:tr>
      <w:tr w:rsidR="00196DCB" w:rsidRPr="00196DCB" w14:paraId="599D89A3" w14:textId="77777777" w:rsidTr="00196DCB">
        <w:tc>
          <w:tcPr>
            <w:tcW w:w="2263" w:type="dxa"/>
          </w:tcPr>
          <w:p w14:paraId="31FAE08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753" w:type="dxa"/>
          </w:tcPr>
          <w:p w14:paraId="0083C1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AsignacionResponse</w:t>
            </w:r>
            <w:proofErr w:type="spellEnd"/>
            <w:r w:rsidRPr="00196DCB">
              <w:rPr>
                <w:rFonts w:ascii="Arial" w:hAnsi="Arial" w:cs="Arial"/>
                <w:sz w:val="20"/>
                <w:szCs w:val="20"/>
              </w:rPr>
              <w:t xml:space="preserve"> con id=1, estado CONFIRMADA, hora inicio y fin correctas;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invocado una vez; evento </w:t>
            </w:r>
            <w:proofErr w:type="spellStart"/>
            <w:r w:rsidRPr="00196DCB">
              <w:rPr>
                <w:rFonts w:ascii="Arial" w:hAnsi="Arial" w:cs="Arial"/>
                <w:sz w:val="20"/>
                <w:szCs w:val="20"/>
              </w:rPr>
              <w:t>AsignacionCreada</w:t>
            </w:r>
            <w:proofErr w:type="spellEnd"/>
            <w:r w:rsidRPr="00196DCB">
              <w:rPr>
                <w:rFonts w:ascii="Arial" w:hAnsi="Arial" w:cs="Arial"/>
                <w:sz w:val="20"/>
                <w:szCs w:val="20"/>
              </w:rPr>
              <w:t xml:space="preserve"> publicado</w:t>
            </w:r>
          </w:p>
        </w:tc>
      </w:tr>
      <w:tr w:rsidR="00196DCB" w:rsidRPr="00196DCB" w14:paraId="0D16BD4F" w14:textId="77777777" w:rsidTr="00196DCB">
        <w:tc>
          <w:tcPr>
            <w:tcW w:w="2263" w:type="dxa"/>
          </w:tcPr>
          <w:p w14:paraId="0BB61A4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753" w:type="dxa"/>
          </w:tcPr>
          <w:p w14:paraId="641B79A6" w14:textId="4F8C1214"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Respuesta con todos los campos correctos; </w:t>
            </w:r>
            <w:proofErr w:type="spellStart"/>
            <w:r w:rsidRPr="00196DCB">
              <w:rPr>
                <w:rFonts w:ascii="Arial" w:hAnsi="Arial" w:cs="Arial"/>
                <w:sz w:val="20"/>
                <w:szCs w:val="20"/>
              </w:rPr>
              <w:t>mocks</w:t>
            </w:r>
            <w:proofErr w:type="spellEnd"/>
            <w:r w:rsidRPr="00196DCB">
              <w:rPr>
                <w:rFonts w:ascii="Arial" w:hAnsi="Arial" w:cs="Arial"/>
                <w:sz w:val="20"/>
                <w:szCs w:val="20"/>
              </w:rPr>
              <w:t xml:space="preserve"> de los tres clientes </w:t>
            </w:r>
            <w:proofErr w:type="spellStart"/>
            <w:r w:rsidRPr="00196DCB">
              <w:rPr>
                <w:rFonts w:ascii="Arial" w:hAnsi="Arial" w:cs="Arial"/>
                <w:sz w:val="20"/>
                <w:szCs w:val="20"/>
              </w:rPr>
              <w:t>Feign</w:t>
            </w:r>
            <w:proofErr w:type="spellEnd"/>
            <w:r w:rsidRPr="00196DCB">
              <w:rPr>
                <w:rFonts w:ascii="Arial" w:hAnsi="Arial" w:cs="Arial"/>
                <w:sz w:val="20"/>
                <w:szCs w:val="20"/>
              </w:rPr>
              <w:t xml:space="preserve"> invocados exactamente una vez cada uno</w:t>
            </w:r>
          </w:p>
        </w:tc>
      </w:tr>
    </w:tbl>
    <w:p>
      <w:pStyle w:val="Caption"/>
      <w:r>
        <w:t>Tabla 34: Datos técnicos y especificaciones</w:t>
      </w:r>
    </w:p>
    <w:p w14:paraId="2EE96D1C" w14:textId="77777777" w:rsidR="00196DCB" w:rsidRDefault="00196DCB" w:rsidP="00196DCB">
      <w:pPr>
        <w:tabs>
          <w:tab w:val="left" w:pos="1095"/>
        </w:tabs>
        <w:spacing w:line="480" w:lineRule="auto"/>
        <w:jc w:val="both"/>
        <w:rPr>
          <w:rFonts w:ascii="Arial" w:hAnsi="Arial" w:cs="Arial"/>
          <w:b/>
          <w:bCs/>
        </w:rPr>
      </w:pPr>
    </w:p>
    <w:p w14:paraId="12DF7163" w14:textId="2F9129EF" w:rsidR="00196DCB" w:rsidRPr="00C56F70" w:rsidRDefault="00196DCB"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TC-ASIG-01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275141B0" w14:textId="3250E60B"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TC-ASIG-02 — Rechazar asignación con SOAT vencido</w:t>
      </w:r>
    </w:p>
    <w:p>
      <w:pStyle w:val="Caption"/>
      <w:r>
        <w:t>Tabla 35: Datos técnicos y especificaciones</w:t>
      </w:r>
    </w:p>
    <w:tbl>
      <w:tblPr>
        <w:tblStyle w:val="Tablaconcuadrcula"/>
        <w:tblW w:w="0" w:type="auto"/>
        <w:tblLook w:val="04A0" w:firstRow="1" w:lastRow="0" w:firstColumn="1" w:lastColumn="0" w:noHBand="0" w:noVBand="1"/>
      </w:tblPr>
      <w:tblGrid>
        <w:gridCol w:w="2122"/>
        <w:gridCol w:w="6894"/>
      </w:tblGrid>
      <w:tr w:rsidR="00196DCB" w:rsidRPr="00196DCB" w14:paraId="19B005F8" w14:textId="77777777" w:rsidTr="00196DCB">
        <w:tc>
          <w:tcPr>
            <w:tcW w:w="2122" w:type="dxa"/>
          </w:tcPr>
          <w:p w14:paraId="4DB242C4"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Campo</w:t>
            </w:r>
          </w:p>
        </w:tc>
        <w:tc>
          <w:tcPr>
            <w:tcW w:w="6894" w:type="dxa"/>
          </w:tcPr>
          <w:p w14:paraId="4AB8415A"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E201729" w14:textId="77777777" w:rsidTr="00196DCB">
        <w:tc>
          <w:tcPr>
            <w:tcW w:w="2122" w:type="dxa"/>
          </w:tcPr>
          <w:p w14:paraId="10E1C0A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3FA7A9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TC-ASIG-02</w:t>
            </w:r>
          </w:p>
        </w:tc>
      </w:tr>
      <w:tr w:rsidR="00196DCB" w:rsidRPr="00196DCB" w14:paraId="1BFEC6A0" w14:textId="77777777" w:rsidTr="00196DCB">
        <w:tc>
          <w:tcPr>
            <w:tcW w:w="2122" w:type="dxa"/>
          </w:tcPr>
          <w:p w14:paraId="5025355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3E7B51D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RF-11 — El sistema debe rechazar la asignación si el SOAT del vehículo está vencido, con error 409</w:t>
            </w:r>
          </w:p>
        </w:tc>
      </w:tr>
      <w:tr w:rsidR="00196DCB" w:rsidRPr="00196DCB" w14:paraId="457B1385" w14:textId="77777777" w:rsidTr="00196DCB">
        <w:tc>
          <w:tcPr>
            <w:tcW w:w="2122" w:type="dxa"/>
          </w:tcPr>
          <w:p w14:paraId="181699B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361457DA"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AsignacionServiceImplTest.testCreate_</w:t>
            </w:r>
            <w:proofErr w:type="gramStart"/>
            <w:r w:rsidRPr="00196DCB">
              <w:rPr>
                <w:rFonts w:ascii="Arial" w:hAnsi="Arial" w:cs="Arial"/>
                <w:sz w:val="20"/>
                <w:szCs w:val="20"/>
              </w:rPr>
              <w:t>SOATVencido</w:t>
            </w:r>
            <w:proofErr w:type="spellEnd"/>
            <w:r w:rsidRPr="00196DCB">
              <w:rPr>
                <w:rFonts w:ascii="Arial" w:hAnsi="Arial" w:cs="Arial"/>
                <w:sz w:val="20"/>
                <w:szCs w:val="20"/>
              </w:rPr>
              <w:t>(</w:t>
            </w:r>
            <w:proofErr w:type="gramEnd"/>
            <w:r w:rsidRPr="00196DCB">
              <w:rPr>
                <w:rFonts w:ascii="Arial" w:hAnsi="Arial" w:cs="Arial"/>
                <w:sz w:val="20"/>
                <w:szCs w:val="20"/>
              </w:rPr>
              <w:t>)</w:t>
            </w:r>
          </w:p>
        </w:tc>
      </w:tr>
      <w:tr w:rsidR="00196DCB" w:rsidRPr="00196DCB" w14:paraId="0F3E91EB" w14:textId="77777777" w:rsidTr="00196DCB">
        <w:tc>
          <w:tcPr>
            <w:tcW w:w="2122" w:type="dxa"/>
          </w:tcPr>
          <w:p w14:paraId="1DA8C08B"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DEF453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734A8938" w14:textId="77777777" w:rsidTr="00196DCB">
        <w:tc>
          <w:tcPr>
            <w:tcW w:w="2122" w:type="dxa"/>
          </w:tcPr>
          <w:p w14:paraId="6E70967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04A73D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Estudiante e instructor disponibles; vehículo con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 </w:t>
            </w:r>
            <w:proofErr w:type="spellStart"/>
            <w:r w:rsidRPr="00196DCB">
              <w:rPr>
                <w:rFonts w:ascii="Arial" w:hAnsi="Arial" w:cs="Arial"/>
                <w:sz w:val="20"/>
                <w:szCs w:val="20"/>
              </w:rPr>
              <w:t>LocalDate.now</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minusDays</w:t>
            </w:r>
            <w:proofErr w:type="spellEnd"/>
            <w:proofErr w:type="gramEnd"/>
            <w:r w:rsidRPr="00196DCB">
              <w:rPr>
                <w:rFonts w:ascii="Arial" w:hAnsi="Arial" w:cs="Arial"/>
                <w:sz w:val="20"/>
                <w:szCs w:val="20"/>
              </w:rPr>
              <w:t>(1)</w:t>
            </w:r>
          </w:p>
        </w:tc>
      </w:tr>
      <w:tr w:rsidR="00196DCB" w:rsidRPr="00196DCB" w14:paraId="70B27A58" w14:textId="77777777" w:rsidTr="00196DCB">
        <w:tc>
          <w:tcPr>
            <w:tcW w:w="2122" w:type="dxa"/>
          </w:tcPr>
          <w:p w14:paraId="0D7F1744"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5FAC5129"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request</w:t>
            </w:r>
            <w:proofErr w:type="spellEnd"/>
            <w:r w:rsidRPr="00196DCB">
              <w:rPr>
                <w:rFonts w:ascii="Arial" w:hAnsi="Arial" w:cs="Arial"/>
                <w:sz w:val="20"/>
                <w:szCs w:val="20"/>
              </w:rPr>
              <w:t xml:space="preserve"> de asignación válido en todos los demás campos. 2. Configurar </w:t>
            </w:r>
            <w:proofErr w:type="spellStart"/>
            <w:r w:rsidRPr="00196DCB">
              <w:rPr>
                <w:rFonts w:ascii="Arial" w:hAnsi="Arial" w:cs="Arial"/>
                <w:sz w:val="20"/>
                <w:szCs w:val="20"/>
              </w:rPr>
              <w:t>mock</w:t>
            </w:r>
            <w:proofErr w:type="spellEnd"/>
            <w:r w:rsidRPr="00196DCB">
              <w:rPr>
                <w:rFonts w:ascii="Arial" w:hAnsi="Arial" w:cs="Arial"/>
                <w:sz w:val="20"/>
                <w:szCs w:val="20"/>
              </w:rPr>
              <w:t xml:space="preserve"> de </w:t>
            </w:r>
            <w:proofErr w:type="spellStart"/>
            <w:r w:rsidRPr="00196DCB">
              <w:rPr>
                <w:rFonts w:ascii="Arial" w:hAnsi="Arial" w:cs="Arial"/>
                <w:sz w:val="20"/>
                <w:szCs w:val="20"/>
              </w:rPr>
              <w:t>vehiculoClient.obtenerVehiculo</w:t>
            </w:r>
            <w:proofErr w:type="spellEnd"/>
            <w:r w:rsidRPr="00196DCB">
              <w:rPr>
                <w:rFonts w:ascii="Arial" w:hAnsi="Arial" w:cs="Arial"/>
                <w:sz w:val="20"/>
                <w:szCs w:val="20"/>
              </w:rPr>
              <w:t xml:space="preserve">() con SOAT vencido. 3. Invocar </w:t>
            </w:r>
            <w:proofErr w:type="spellStart"/>
            <w:proofErr w:type="gramStart"/>
            <w:r w:rsidRPr="00196DCB">
              <w:rPr>
                <w:rFonts w:ascii="Arial" w:hAnsi="Arial" w:cs="Arial"/>
                <w:sz w:val="20"/>
                <w:szCs w:val="20"/>
              </w:rPr>
              <w:t>service.crear</w:t>
            </w:r>
            <w:proofErr w:type="spellEnd"/>
            <w:proofErr w:type="gramEnd"/>
            <w:r w:rsidRPr="00196DCB">
              <w:rPr>
                <w:rFonts w:ascii="Arial" w:hAnsi="Arial" w:cs="Arial"/>
                <w:sz w:val="20"/>
                <w:szCs w:val="20"/>
              </w:rPr>
              <w:t>(</w:t>
            </w:r>
            <w:proofErr w:type="spellStart"/>
            <w:r w:rsidRPr="00196DCB">
              <w:rPr>
                <w:rFonts w:ascii="Arial" w:hAnsi="Arial" w:cs="Arial"/>
                <w:sz w:val="20"/>
                <w:szCs w:val="20"/>
              </w:rPr>
              <w:t>request</w:t>
            </w:r>
            <w:proofErr w:type="spellEnd"/>
            <w:r w:rsidRPr="00196DCB">
              <w:rPr>
                <w:rFonts w:ascii="Arial" w:hAnsi="Arial" w:cs="Arial"/>
                <w:sz w:val="20"/>
                <w:szCs w:val="20"/>
              </w:rPr>
              <w:t>)</w:t>
            </w:r>
          </w:p>
        </w:tc>
      </w:tr>
      <w:tr w:rsidR="00196DCB" w:rsidRPr="00196DCB" w14:paraId="0CEC2DB0" w14:textId="77777777" w:rsidTr="00196DCB">
        <w:tc>
          <w:tcPr>
            <w:tcW w:w="2122" w:type="dxa"/>
          </w:tcPr>
          <w:p w14:paraId="0A0C63C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185B983D"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Misma del TC-ASIG-01 excepto que el vehículo tiene </w:t>
            </w:r>
            <w:proofErr w:type="spellStart"/>
            <w:r w:rsidRPr="00196DCB">
              <w:rPr>
                <w:rFonts w:ascii="Arial" w:hAnsi="Arial" w:cs="Arial"/>
                <w:sz w:val="20"/>
                <w:szCs w:val="20"/>
              </w:rPr>
              <w:t>fechaVencimientoSoat</w:t>
            </w:r>
            <w:proofErr w:type="spellEnd"/>
            <w:r w:rsidRPr="00196DCB">
              <w:rPr>
                <w:rFonts w:ascii="Arial" w:hAnsi="Arial" w:cs="Arial"/>
                <w:sz w:val="20"/>
                <w:szCs w:val="20"/>
              </w:rPr>
              <w:t xml:space="preserve"> en el pasado</w:t>
            </w:r>
          </w:p>
        </w:tc>
      </w:tr>
      <w:tr w:rsidR="00196DCB" w:rsidRPr="00196DCB" w14:paraId="34E38318" w14:textId="77777777" w:rsidTr="00196DCB">
        <w:tc>
          <w:tcPr>
            <w:tcW w:w="2122" w:type="dxa"/>
          </w:tcPr>
          <w:p w14:paraId="5BA15E0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58A10902"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w:t>
            </w:r>
            <w:proofErr w:type="spellStart"/>
            <w:r w:rsidRPr="00196DCB">
              <w:rPr>
                <w:rFonts w:ascii="Arial" w:hAnsi="Arial" w:cs="Arial"/>
                <w:sz w:val="20"/>
                <w:szCs w:val="20"/>
              </w:rPr>
              <w:t>VehiculoSoatVencidoException</w:t>
            </w:r>
            <w:proofErr w:type="spellEnd"/>
            <w:r w:rsidRPr="00196DCB">
              <w:rPr>
                <w:rFonts w:ascii="Arial" w:hAnsi="Arial" w:cs="Arial"/>
                <w:sz w:val="20"/>
                <w:szCs w:val="20"/>
              </w:rPr>
              <w:t xml:space="preserve"> lanzada; </w:t>
            </w:r>
            <w:proofErr w:type="spellStart"/>
            <w:proofErr w:type="gramStart"/>
            <w:r w:rsidRPr="00196DCB">
              <w:rPr>
                <w:rFonts w:ascii="Arial" w:hAnsi="Arial" w:cs="Arial"/>
                <w:sz w:val="20"/>
                <w:szCs w:val="20"/>
              </w:rPr>
              <w:t>repository.save</w:t>
            </w:r>
            <w:proofErr w:type="spellEnd"/>
            <w:proofErr w:type="gramEnd"/>
            <w:r w:rsidRPr="00196DCB">
              <w:rPr>
                <w:rFonts w:ascii="Arial" w:hAnsi="Arial" w:cs="Arial"/>
                <w:sz w:val="20"/>
                <w:szCs w:val="20"/>
              </w:rPr>
              <w:t xml:space="preserve">() no invocado; respuesta HTTP 409 con </w:t>
            </w:r>
            <w:proofErr w:type="spellStart"/>
            <w:r w:rsidRPr="00196DCB">
              <w:rPr>
                <w:rFonts w:ascii="Arial" w:hAnsi="Arial" w:cs="Arial"/>
                <w:sz w:val="20"/>
                <w:szCs w:val="20"/>
              </w:rPr>
              <w:t>ProblemDetail</w:t>
            </w:r>
            <w:proofErr w:type="spellEnd"/>
          </w:p>
        </w:tc>
      </w:tr>
      <w:tr w:rsidR="00196DCB" w:rsidRPr="00196DCB" w14:paraId="0AC4FD1B" w14:textId="77777777" w:rsidTr="00196DCB">
        <w:tc>
          <w:tcPr>
            <w:tcW w:w="2122" w:type="dxa"/>
          </w:tcPr>
          <w:p w14:paraId="172902B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1B5AF064" w14:textId="008A69D9"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Excepción lanzada antes de persistir; </w:t>
            </w:r>
            <w:proofErr w:type="spellStart"/>
            <w:proofErr w:type="gramStart"/>
            <w:r w:rsidRPr="00196DCB">
              <w:rPr>
                <w:rFonts w:ascii="Arial" w:hAnsi="Arial" w:cs="Arial"/>
                <w:sz w:val="20"/>
                <w:szCs w:val="20"/>
              </w:rPr>
              <w:t>verify</w:t>
            </w:r>
            <w:proofErr w:type="spellEnd"/>
            <w:r w:rsidRPr="00196DCB">
              <w:rPr>
                <w:rFonts w:ascii="Arial" w:hAnsi="Arial" w:cs="Arial"/>
                <w:sz w:val="20"/>
                <w:szCs w:val="20"/>
              </w:rPr>
              <w:t>(</w:t>
            </w:r>
            <w:proofErr w:type="spellStart"/>
            <w:proofErr w:type="gramEnd"/>
            <w:r w:rsidRPr="00196DCB">
              <w:rPr>
                <w:rFonts w:ascii="Arial" w:hAnsi="Arial" w:cs="Arial"/>
                <w:sz w:val="20"/>
                <w:szCs w:val="20"/>
              </w:rPr>
              <w:t>repository</w:t>
            </w:r>
            <w:proofErr w:type="spellEnd"/>
            <w:r w:rsidRPr="00196DCB">
              <w:rPr>
                <w:rFonts w:ascii="Arial" w:hAnsi="Arial" w:cs="Arial"/>
                <w:sz w:val="20"/>
                <w:szCs w:val="20"/>
              </w:rPr>
              <w:t xml:space="preserve">, </w:t>
            </w:r>
            <w:proofErr w:type="spellStart"/>
            <w:r w:rsidRPr="00196DCB">
              <w:rPr>
                <w:rFonts w:ascii="Arial" w:hAnsi="Arial" w:cs="Arial"/>
                <w:sz w:val="20"/>
                <w:szCs w:val="20"/>
              </w:rPr>
              <w:t>never</w:t>
            </w:r>
            <w:proofErr w:type="spell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save</w:t>
            </w:r>
            <w:proofErr w:type="spellEnd"/>
            <w:proofErr w:type="gramEnd"/>
            <w:r w:rsidRPr="00196DCB">
              <w:rPr>
                <w:rFonts w:ascii="Arial" w:hAnsi="Arial" w:cs="Arial"/>
                <w:sz w:val="20"/>
                <w:szCs w:val="20"/>
              </w:rPr>
              <w:t>(</w:t>
            </w:r>
            <w:proofErr w:type="spellStart"/>
            <w:proofErr w:type="gramStart"/>
            <w:r w:rsidRPr="00196DCB">
              <w:rPr>
                <w:rFonts w:ascii="Arial" w:hAnsi="Arial" w:cs="Arial"/>
                <w:sz w:val="20"/>
                <w:szCs w:val="20"/>
              </w:rPr>
              <w:t>any</w:t>
            </w:r>
            <w:proofErr w:type="spellEnd"/>
            <w:r w:rsidRPr="00196DCB">
              <w:rPr>
                <w:rFonts w:ascii="Arial" w:hAnsi="Arial" w:cs="Arial"/>
                <w:sz w:val="20"/>
                <w:szCs w:val="20"/>
              </w:rPr>
              <w:t>(</w:t>
            </w:r>
            <w:proofErr w:type="gramEnd"/>
            <w:r w:rsidRPr="00196DCB">
              <w:rPr>
                <w:rFonts w:ascii="Arial" w:hAnsi="Arial" w:cs="Arial"/>
                <w:sz w:val="20"/>
                <w:szCs w:val="20"/>
              </w:rPr>
              <w:t>)) pasó</w:t>
            </w:r>
          </w:p>
        </w:tc>
      </w:tr>
    </w:tbl>
    <w:p w14:paraId="0584545B" w14:textId="77777777" w:rsidR="00196DCB" w:rsidRDefault="00196DCB" w:rsidP="00196DCB">
      <w:pPr>
        <w:tabs>
          <w:tab w:val="left" w:pos="1095"/>
        </w:tabs>
        <w:spacing w:line="480" w:lineRule="auto"/>
        <w:jc w:val="both"/>
        <w:rPr>
          <w:rFonts w:ascii="Arial" w:hAnsi="Arial" w:cs="Arial"/>
          <w:b/>
          <w:bCs/>
        </w:rPr>
      </w:pPr>
    </w:p>
    <w:p w14:paraId="3AA5F6BA" w14:textId="45E78793" w:rsidR="00196DCB" w:rsidRPr="00C56F70" w:rsidRDefault="00196DCB"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TC-ASIG-02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20C143D7" w14:textId="53A7E635" w:rsidR="00196DCB" w:rsidRDefault="00196DCB" w:rsidP="00196DCB">
      <w:pPr>
        <w:tabs>
          <w:tab w:val="left" w:pos="1095"/>
        </w:tabs>
        <w:spacing w:line="480" w:lineRule="auto"/>
        <w:jc w:val="both"/>
        <w:rPr>
          <w:rFonts w:ascii="Arial" w:hAnsi="Arial" w:cs="Arial"/>
          <w:b/>
          <w:bCs/>
        </w:rPr>
      </w:pPr>
      <w:r w:rsidRPr="00196DCB">
        <w:rPr>
          <w:rFonts w:ascii="Arial" w:hAnsi="Arial" w:cs="Arial"/>
          <w:b/>
          <w:bCs/>
        </w:rPr>
        <w:t>TC-GW-01 — Rechazo de solicitud sin JWT</w:t>
      </w:r>
    </w:p>
    <w:tbl>
      <w:tblPr>
        <w:tblStyle w:val="Tablaconcuadrcula"/>
        <w:tblW w:w="0" w:type="auto"/>
        <w:tblLook w:val="04A0" w:firstRow="1" w:lastRow="0" w:firstColumn="1" w:lastColumn="0" w:noHBand="0" w:noVBand="1"/>
      </w:tblPr>
      <w:tblGrid>
        <w:gridCol w:w="2122"/>
        <w:gridCol w:w="6894"/>
      </w:tblGrid>
      <w:tr w:rsidR="00196DCB" w:rsidRPr="00196DCB" w14:paraId="18C18306" w14:textId="77777777" w:rsidTr="00C56F70">
        <w:tc>
          <w:tcPr>
            <w:tcW w:w="2122" w:type="dxa"/>
          </w:tcPr>
          <w:p w14:paraId="3171E621"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lastRenderedPageBreak/>
              <w:t>Campo</w:t>
            </w:r>
          </w:p>
        </w:tc>
        <w:tc>
          <w:tcPr>
            <w:tcW w:w="6894" w:type="dxa"/>
          </w:tcPr>
          <w:p w14:paraId="79965ED8" w14:textId="77777777" w:rsidR="00196DCB" w:rsidRPr="00196DCB" w:rsidRDefault="00196DCB" w:rsidP="00196DCB">
            <w:pPr>
              <w:spacing w:before="40" w:after="40"/>
              <w:rPr>
                <w:rFonts w:ascii="Arial" w:hAnsi="Arial" w:cs="Arial"/>
                <w:b/>
                <w:bCs/>
                <w:sz w:val="20"/>
                <w:szCs w:val="20"/>
              </w:rPr>
            </w:pPr>
            <w:r w:rsidRPr="00196DCB">
              <w:rPr>
                <w:rFonts w:ascii="Arial" w:hAnsi="Arial" w:cs="Arial"/>
                <w:b/>
                <w:bCs/>
                <w:sz w:val="20"/>
                <w:szCs w:val="20"/>
              </w:rPr>
              <w:t>Detalle</w:t>
            </w:r>
          </w:p>
        </w:tc>
      </w:tr>
      <w:tr w:rsidR="00196DCB" w:rsidRPr="00196DCB" w14:paraId="1116B864" w14:textId="77777777" w:rsidTr="00C56F70">
        <w:tc>
          <w:tcPr>
            <w:tcW w:w="2122" w:type="dxa"/>
          </w:tcPr>
          <w:p w14:paraId="52CC4F1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ID</w:t>
            </w:r>
          </w:p>
        </w:tc>
        <w:tc>
          <w:tcPr>
            <w:tcW w:w="6894" w:type="dxa"/>
          </w:tcPr>
          <w:p w14:paraId="03027A33"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TC-GW-01</w:t>
            </w:r>
          </w:p>
        </w:tc>
      </w:tr>
      <w:tr w:rsidR="00196DCB" w:rsidRPr="00196DCB" w14:paraId="07F0F4DA" w14:textId="77777777" w:rsidTr="00C56F70">
        <w:tc>
          <w:tcPr>
            <w:tcW w:w="2122" w:type="dxa"/>
          </w:tcPr>
          <w:p w14:paraId="2FACA135"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Requisito</w:t>
            </w:r>
          </w:p>
        </w:tc>
        <w:tc>
          <w:tcPr>
            <w:tcW w:w="6894" w:type="dxa"/>
          </w:tcPr>
          <w:p w14:paraId="0CB146A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RF-04 — El API Gateway debe rechazar toda solicitud a recursos protegidos sin token con HTTP 401</w:t>
            </w:r>
          </w:p>
        </w:tc>
      </w:tr>
      <w:tr w:rsidR="00196DCB" w:rsidRPr="00196DCB" w14:paraId="2221D648" w14:textId="77777777" w:rsidTr="00C56F70">
        <w:tc>
          <w:tcPr>
            <w:tcW w:w="2122" w:type="dxa"/>
          </w:tcPr>
          <w:p w14:paraId="41EE03C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Clase de prueba</w:t>
            </w:r>
          </w:p>
        </w:tc>
        <w:tc>
          <w:tcPr>
            <w:tcW w:w="6894" w:type="dxa"/>
          </w:tcPr>
          <w:p w14:paraId="63147037"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JwtAuthenticationGlobalFilterTest.protegidoSinToken</w:t>
            </w:r>
            <w:proofErr w:type="spellEnd"/>
            <w:r w:rsidRPr="00196DCB">
              <w:rPr>
                <w:rFonts w:ascii="Arial" w:hAnsi="Arial" w:cs="Arial"/>
                <w:sz w:val="20"/>
                <w:szCs w:val="20"/>
              </w:rPr>
              <w:t>()</w:t>
            </w:r>
          </w:p>
        </w:tc>
      </w:tr>
      <w:tr w:rsidR="00196DCB" w:rsidRPr="00196DCB" w14:paraId="6B90A9D5" w14:textId="77777777" w:rsidTr="00C56F70">
        <w:tc>
          <w:tcPr>
            <w:tcW w:w="2122" w:type="dxa"/>
          </w:tcPr>
          <w:p w14:paraId="07265C0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Nivel</w:t>
            </w:r>
          </w:p>
        </w:tc>
        <w:tc>
          <w:tcPr>
            <w:tcW w:w="6894" w:type="dxa"/>
          </w:tcPr>
          <w:p w14:paraId="65A44FA7"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Unitario</w:t>
            </w:r>
          </w:p>
        </w:tc>
      </w:tr>
      <w:tr w:rsidR="00196DCB" w:rsidRPr="00196DCB" w14:paraId="66390990" w14:textId="77777777" w:rsidTr="00C56F70">
        <w:tc>
          <w:tcPr>
            <w:tcW w:w="2122" w:type="dxa"/>
          </w:tcPr>
          <w:p w14:paraId="27D04D5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Precondiciones</w:t>
            </w:r>
          </w:p>
        </w:tc>
        <w:tc>
          <w:tcPr>
            <w:tcW w:w="6894" w:type="dxa"/>
          </w:tcPr>
          <w:p w14:paraId="7D349B5C" w14:textId="77777777" w:rsidR="00196DCB" w:rsidRPr="00196DCB" w:rsidRDefault="00196DCB" w:rsidP="00C70FC3">
            <w:pPr>
              <w:spacing w:before="40" w:after="40"/>
              <w:rPr>
                <w:rFonts w:ascii="Arial" w:hAnsi="Arial" w:cs="Arial"/>
                <w:sz w:val="20"/>
                <w:szCs w:val="20"/>
              </w:rPr>
            </w:pPr>
            <w:proofErr w:type="spellStart"/>
            <w:r w:rsidRPr="00196DCB">
              <w:rPr>
                <w:rFonts w:ascii="Arial" w:hAnsi="Arial" w:cs="Arial"/>
                <w:sz w:val="20"/>
                <w:szCs w:val="20"/>
              </w:rPr>
              <w:t>GatewayProperties</w:t>
            </w:r>
            <w:proofErr w:type="spellEnd"/>
            <w:r w:rsidRPr="00196DCB">
              <w:rPr>
                <w:rFonts w:ascii="Arial" w:hAnsi="Arial" w:cs="Arial"/>
                <w:sz w:val="20"/>
                <w:szCs w:val="20"/>
              </w:rPr>
              <w:t xml:space="preserve"> con </w:t>
            </w:r>
            <w:proofErr w:type="spellStart"/>
            <w:r w:rsidRPr="00196DCB">
              <w:rPr>
                <w:rFonts w:ascii="Arial" w:hAnsi="Arial" w:cs="Arial"/>
                <w:sz w:val="20"/>
                <w:szCs w:val="20"/>
              </w:rPr>
              <w:t>paths</w:t>
            </w:r>
            <w:proofErr w:type="spellEnd"/>
            <w:r w:rsidRPr="00196DCB">
              <w:rPr>
                <w:rFonts w:ascii="Arial" w:hAnsi="Arial" w:cs="Arial"/>
                <w:sz w:val="20"/>
                <w:szCs w:val="20"/>
              </w:rPr>
              <w:t xml:space="preserve"> públicos configurados; ruta bajo prueba: GET /estudiantes/1 (no pública)</w:t>
            </w:r>
          </w:p>
        </w:tc>
      </w:tr>
      <w:tr w:rsidR="00196DCB" w:rsidRPr="00196DCB" w14:paraId="020991C1" w14:textId="77777777" w:rsidTr="00C56F70">
        <w:tc>
          <w:tcPr>
            <w:tcW w:w="2122" w:type="dxa"/>
          </w:tcPr>
          <w:p w14:paraId="3530BDF1"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Pasos</w:t>
            </w:r>
          </w:p>
        </w:tc>
        <w:tc>
          <w:tcPr>
            <w:tcW w:w="6894" w:type="dxa"/>
          </w:tcPr>
          <w:p w14:paraId="29F39E3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1. Construir </w:t>
            </w:r>
            <w:proofErr w:type="spellStart"/>
            <w:r w:rsidRPr="00196DCB">
              <w:rPr>
                <w:rFonts w:ascii="Arial" w:hAnsi="Arial" w:cs="Arial"/>
                <w:sz w:val="20"/>
                <w:szCs w:val="20"/>
              </w:rPr>
              <w:t>MockServerWebExchange</w:t>
            </w:r>
            <w:proofErr w:type="spellEnd"/>
            <w:r w:rsidRPr="00196DCB">
              <w:rPr>
                <w:rFonts w:ascii="Arial" w:hAnsi="Arial" w:cs="Arial"/>
                <w:sz w:val="20"/>
                <w:szCs w:val="20"/>
              </w:rPr>
              <w:t xml:space="preserve"> para GET /estudiantes/1 sin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w:t>
            </w:r>
            <w:proofErr w:type="spellStart"/>
            <w:r w:rsidRPr="00196DCB">
              <w:rPr>
                <w:rFonts w:ascii="Arial" w:hAnsi="Arial" w:cs="Arial"/>
                <w:sz w:val="20"/>
                <w:szCs w:val="20"/>
              </w:rPr>
              <w:t>Authorization</w:t>
            </w:r>
            <w:proofErr w:type="spellEnd"/>
            <w:r w:rsidRPr="00196DCB">
              <w:rPr>
                <w:rFonts w:ascii="Arial" w:hAnsi="Arial" w:cs="Arial"/>
                <w:sz w:val="20"/>
                <w:szCs w:val="20"/>
              </w:rPr>
              <w:t xml:space="preserve">. 2. Aplicar el filtro </w:t>
            </w:r>
            <w:proofErr w:type="spellStart"/>
            <w:r w:rsidRPr="00196DCB">
              <w:rPr>
                <w:rFonts w:ascii="Arial" w:hAnsi="Arial" w:cs="Arial"/>
                <w:sz w:val="20"/>
                <w:szCs w:val="20"/>
              </w:rPr>
              <w:t>JwtAuthenticationGlobalFilter</w:t>
            </w:r>
            <w:proofErr w:type="spellEnd"/>
            <w:r w:rsidRPr="00196DCB">
              <w:rPr>
                <w:rFonts w:ascii="Arial" w:hAnsi="Arial" w:cs="Arial"/>
                <w:sz w:val="20"/>
                <w:szCs w:val="20"/>
              </w:rPr>
              <w:t xml:space="preserve">. 3. Verificar el </w:t>
            </w:r>
            <w:proofErr w:type="gramStart"/>
            <w:r w:rsidRPr="00196DCB">
              <w:rPr>
                <w:rFonts w:ascii="Arial" w:hAnsi="Arial" w:cs="Arial"/>
                <w:sz w:val="20"/>
                <w:szCs w:val="20"/>
              </w:rPr>
              <w:t>status</w:t>
            </w:r>
            <w:proofErr w:type="gramEnd"/>
            <w:r w:rsidRPr="00196DCB">
              <w:rPr>
                <w:rFonts w:ascii="Arial" w:hAnsi="Arial" w:cs="Arial"/>
                <w:sz w:val="20"/>
                <w:szCs w:val="20"/>
              </w:rPr>
              <w:t xml:space="preserve"> de la respuesta</w:t>
            </w:r>
          </w:p>
        </w:tc>
      </w:tr>
      <w:tr w:rsidR="00196DCB" w:rsidRPr="00196DCB" w14:paraId="440A2DA4" w14:textId="77777777" w:rsidTr="00C56F70">
        <w:tc>
          <w:tcPr>
            <w:tcW w:w="2122" w:type="dxa"/>
          </w:tcPr>
          <w:p w14:paraId="4429508F"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Entrada</w:t>
            </w:r>
          </w:p>
        </w:tc>
        <w:tc>
          <w:tcPr>
            <w:tcW w:w="6894" w:type="dxa"/>
          </w:tcPr>
          <w:p w14:paraId="000467AE"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 xml:space="preserve">GET /estudiantes/1 sin ningún </w:t>
            </w:r>
            <w:proofErr w:type="spellStart"/>
            <w:r w:rsidRPr="00196DCB">
              <w:rPr>
                <w:rFonts w:ascii="Arial" w:hAnsi="Arial" w:cs="Arial"/>
                <w:sz w:val="20"/>
                <w:szCs w:val="20"/>
              </w:rPr>
              <w:t>header</w:t>
            </w:r>
            <w:proofErr w:type="spellEnd"/>
            <w:r w:rsidRPr="00196DCB">
              <w:rPr>
                <w:rFonts w:ascii="Arial" w:hAnsi="Arial" w:cs="Arial"/>
                <w:sz w:val="20"/>
                <w:szCs w:val="20"/>
              </w:rPr>
              <w:t xml:space="preserve"> de autenticación</w:t>
            </w:r>
          </w:p>
        </w:tc>
      </w:tr>
      <w:tr w:rsidR="00196DCB" w:rsidRPr="00196DCB" w14:paraId="253C912A" w14:textId="77777777" w:rsidTr="00C56F70">
        <w:tc>
          <w:tcPr>
            <w:tcW w:w="2122" w:type="dxa"/>
          </w:tcPr>
          <w:p w14:paraId="5585C598"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esperado</w:t>
            </w:r>
          </w:p>
        </w:tc>
        <w:tc>
          <w:tcPr>
            <w:tcW w:w="6894" w:type="dxa"/>
          </w:tcPr>
          <w:p w14:paraId="07FA37D5" w14:textId="77777777" w:rsidR="00196DCB" w:rsidRPr="00196DCB" w:rsidRDefault="00196DCB" w:rsidP="00C70FC3">
            <w:pPr>
              <w:spacing w:before="40" w:after="40"/>
              <w:rPr>
                <w:rFonts w:ascii="Arial" w:hAnsi="Arial" w:cs="Arial"/>
                <w:sz w:val="20"/>
                <w:szCs w:val="20"/>
              </w:rPr>
            </w:pPr>
            <w:proofErr w:type="spellStart"/>
            <w:proofErr w:type="gramStart"/>
            <w:r w:rsidRPr="00196DCB">
              <w:rPr>
                <w:rFonts w:ascii="Arial" w:hAnsi="Arial" w:cs="Arial"/>
                <w:sz w:val="20"/>
                <w:szCs w:val="20"/>
              </w:rPr>
              <w:t>exchange.getResponse</w:t>
            </w:r>
            <w:proofErr w:type="spellEnd"/>
            <w:proofErr w:type="gramEnd"/>
            <w:r w:rsidRPr="00196DCB">
              <w:rPr>
                <w:rFonts w:ascii="Arial" w:hAnsi="Arial" w:cs="Arial"/>
                <w:sz w:val="20"/>
                <w:szCs w:val="20"/>
              </w:rPr>
              <w:t>(</w:t>
            </w:r>
            <w:proofErr w:type="gramStart"/>
            <w:r w:rsidRPr="00196DCB">
              <w:rPr>
                <w:rFonts w:ascii="Arial" w:hAnsi="Arial" w:cs="Arial"/>
                <w:sz w:val="20"/>
                <w:szCs w:val="20"/>
              </w:rPr>
              <w:t>).</w:t>
            </w:r>
            <w:proofErr w:type="spellStart"/>
            <w:r w:rsidRPr="00196DCB">
              <w:rPr>
                <w:rFonts w:ascii="Arial" w:hAnsi="Arial" w:cs="Arial"/>
                <w:sz w:val="20"/>
                <w:szCs w:val="20"/>
              </w:rPr>
              <w:t>getStatusCode</w:t>
            </w:r>
            <w:proofErr w:type="spellEnd"/>
            <w:proofErr w:type="gramEnd"/>
            <w:r w:rsidRPr="00196DCB">
              <w:rPr>
                <w:rFonts w:ascii="Arial" w:hAnsi="Arial" w:cs="Arial"/>
                <w:sz w:val="20"/>
                <w:szCs w:val="20"/>
              </w:rPr>
              <w:t xml:space="preserve">() == </w:t>
            </w:r>
            <w:proofErr w:type="spellStart"/>
            <w:r w:rsidRPr="00196DCB">
              <w:rPr>
                <w:rFonts w:ascii="Arial" w:hAnsi="Arial" w:cs="Arial"/>
                <w:sz w:val="20"/>
                <w:szCs w:val="20"/>
              </w:rPr>
              <w:t>HttpStatus.UNAUTHORIZED</w:t>
            </w:r>
            <w:proofErr w:type="spellEnd"/>
            <w:r w:rsidRPr="00196DCB">
              <w:rPr>
                <w:rFonts w:ascii="Arial" w:hAnsi="Arial" w:cs="Arial"/>
                <w:sz w:val="20"/>
                <w:szCs w:val="20"/>
              </w:rPr>
              <w:t xml:space="preserve"> (401); </w:t>
            </w:r>
            <w:proofErr w:type="spellStart"/>
            <w:r w:rsidRPr="00196DCB">
              <w:rPr>
                <w:rFonts w:ascii="Arial" w:hAnsi="Arial" w:cs="Arial"/>
                <w:sz w:val="20"/>
                <w:szCs w:val="20"/>
              </w:rPr>
              <w:t>chain</w:t>
            </w:r>
            <w:proofErr w:type="spellEnd"/>
            <w:r w:rsidRPr="00196DCB">
              <w:rPr>
                <w:rFonts w:ascii="Arial" w:hAnsi="Arial" w:cs="Arial"/>
                <w:sz w:val="20"/>
                <w:szCs w:val="20"/>
              </w:rPr>
              <w:t xml:space="preserve"> no invocado</w:t>
            </w:r>
          </w:p>
        </w:tc>
      </w:tr>
      <w:tr w:rsidR="00196DCB" w:rsidRPr="00196DCB" w14:paraId="7D7BFD5A" w14:textId="77777777" w:rsidTr="00C56F70">
        <w:tc>
          <w:tcPr>
            <w:tcW w:w="2122" w:type="dxa"/>
          </w:tcPr>
          <w:p w14:paraId="1F99C73C" w14:textId="77777777" w:rsidR="00196DCB" w:rsidRPr="00196DCB" w:rsidRDefault="00196DCB" w:rsidP="00C70FC3">
            <w:pPr>
              <w:spacing w:before="40" w:after="40"/>
              <w:rPr>
                <w:rFonts w:ascii="Arial" w:hAnsi="Arial" w:cs="Arial"/>
                <w:sz w:val="20"/>
                <w:szCs w:val="20"/>
              </w:rPr>
            </w:pPr>
            <w:r w:rsidRPr="00196DCB">
              <w:rPr>
                <w:rFonts w:ascii="Arial" w:hAnsi="Arial" w:cs="Arial"/>
                <w:sz w:val="20"/>
                <w:szCs w:val="20"/>
              </w:rPr>
              <w:t>Resultado obtenido</w:t>
            </w:r>
          </w:p>
        </w:tc>
        <w:tc>
          <w:tcPr>
            <w:tcW w:w="6894" w:type="dxa"/>
          </w:tcPr>
          <w:p w14:paraId="697D0D81" w14:textId="09BB9F24" w:rsidR="00196DCB" w:rsidRPr="00196DCB" w:rsidRDefault="00196DCB" w:rsidP="00C70FC3">
            <w:pPr>
              <w:spacing w:before="40" w:after="40"/>
              <w:rPr>
                <w:rFonts w:ascii="Arial" w:hAnsi="Arial" w:cs="Arial"/>
                <w:sz w:val="20"/>
                <w:szCs w:val="20"/>
              </w:rPr>
            </w:pPr>
            <w:proofErr w:type="gramStart"/>
            <w:r w:rsidRPr="00196DCB">
              <w:rPr>
                <w:rFonts w:ascii="Arial" w:hAnsi="Arial" w:cs="Arial"/>
                <w:sz w:val="20"/>
                <w:szCs w:val="20"/>
              </w:rPr>
              <w:t>Status</w:t>
            </w:r>
            <w:proofErr w:type="gramEnd"/>
            <w:r w:rsidRPr="00196DCB">
              <w:rPr>
                <w:rFonts w:ascii="Arial" w:hAnsi="Arial" w:cs="Arial"/>
                <w:sz w:val="20"/>
                <w:szCs w:val="20"/>
              </w:rPr>
              <w:t xml:space="preserve"> 401 verificado con </w:t>
            </w:r>
            <w:proofErr w:type="spellStart"/>
            <w:r w:rsidRPr="00196DCB">
              <w:rPr>
                <w:rFonts w:ascii="Arial" w:hAnsi="Arial" w:cs="Arial"/>
                <w:sz w:val="20"/>
                <w:szCs w:val="20"/>
              </w:rPr>
              <w:t>assertThat</w:t>
            </w:r>
            <w:proofErr w:type="spellEnd"/>
            <w:r w:rsidRPr="00196DCB">
              <w:rPr>
                <w:rFonts w:ascii="Arial" w:hAnsi="Arial" w:cs="Arial"/>
                <w:sz w:val="20"/>
                <w:szCs w:val="20"/>
              </w:rPr>
              <w:t>(...).</w:t>
            </w:r>
            <w:proofErr w:type="spellStart"/>
            <w:r w:rsidRPr="00196DCB">
              <w:rPr>
                <w:rFonts w:ascii="Arial" w:hAnsi="Arial" w:cs="Arial"/>
                <w:sz w:val="20"/>
                <w:szCs w:val="20"/>
              </w:rPr>
              <w:t>isEqualTo</w:t>
            </w:r>
            <w:proofErr w:type="spellEnd"/>
            <w:r w:rsidRPr="00196DCB">
              <w:rPr>
                <w:rFonts w:ascii="Arial" w:hAnsi="Arial" w:cs="Arial"/>
                <w:sz w:val="20"/>
                <w:szCs w:val="20"/>
              </w:rPr>
              <w:t>(</w:t>
            </w:r>
            <w:proofErr w:type="spellStart"/>
            <w:r w:rsidRPr="00196DCB">
              <w:rPr>
                <w:rFonts w:ascii="Arial" w:hAnsi="Arial" w:cs="Arial"/>
                <w:sz w:val="20"/>
                <w:szCs w:val="20"/>
              </w:rPr>
              <w:t>HttpStatus.UNAUTHORIZED</w:t>
            </w:r>
            <w:proofErr w:type="spellEnd"/>
            <w:r w:rsidRPr="00196DCB">
              <w:rPr>
                <w:rFonts w:ascii="Arial" w:hAnsi="Arial" w:cs="Arial"/>
                <w:sz w:val="20"/>
                <w:szCs w:val="20"/>
              </w:rPr>
              <w:t>)</w:t>
            </w:r>
          </w:p>
        </w:tc>
      </w:tr>
    </w:tbl>
    <w:p w14:paraId="0580AAD6" w14:textId="77777777" w:rsidR="00196DCB" w:rsidRDefault="00196DCB" w:rsidP="00196DCB">
      <w:pPr>
        <w:tabs>
          <w:tab w:val="left" w:pos="1095"/>
        </w:tabs>
        <w:spacing w:line="480" w:lineRule="auto"/>
        <w:jc w:val="both"/>
        <w:rPr>
          <w:rFonts w:ascii="Arial" w:hAnsi="Arial" w:cs="Arial"/>
          <w:b/>
          <w:bCs/>
        </w:rPr>
      </w:pPr>
    </w:p>
    <w:p w14:paraId="552524B1" w14:textId="1D833808"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Resultado </w:t>
      </w:r>
      <w:proofErr w:type="gramStart"/>
      <w:r w:rsidRPr="00C56F70">
        <w:rPr>
          <w:b/>
          <w:bCs/>
          <w:i/>
          <w:iCs/>
          <w:color w:val="000000"/>
          <w:sz w:val="28"/>
          <w:szCs w:val="28"/>
          <w:u w:val="single"/>
        </w:rPr>
        <w:t>del test</w:t>
      </w:r>
      <w:proofErr w:type="gramEnd"/>
      <w:r w:rsidRPr="00C56F70">
        <w:rPr>
          <w:b/>
          <w:bCs/>
          <w:i/>
          <w:iCs/>
          <w:color w:val="000000"/>
          <w:sz w:val="28"/>
          <w:szCs w:val="28"/>
          <w:u w:val="single"/>
        </w:rPr>
        <w:t xml:space="preserve"> TC-GW-01 en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 IDE</w:t>
      </w:r>
    </w:p>
    <w:p w14:paraId="1CD0F8F4" w14:textId="40EC203F"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TC-E2E-01 al TC-E2E-06 — Stack completo funcional vía API Gateway</w:t>
      </w:r>
    </w:p>
    <w:tbl>
      <w:tblPr>
        <w:tblStyle w:val="Tablaconcuadrcula"/>
        <w:tblW w:w="0" w:type="auto"/>
        <w:tblLook w:val="04A0" w:firstRow="1" w:lastRow="0" w:firstColumn="1" w:lastColumn="0" w:noHBand="0" w:noVBand="1"/>
      </w:tblPr>
      <w:tblGrid>
        <w:gridCol w:w="2122"/>
        <w:gridCol w:w="6894"/>
      </w:tblGrid>
      <w:tr w:rsidR="00C56F70" w:rsidRPr="00C56F70" w14:paraId="307ACEFB" w14:textId="77777777" w:rsidTr="00C56F70">
        <w:tc>
          <w:tcPr>
            <w:tcW w:w="2122" w:type="dxa"/>
          </w:tcPr>
          <w:p w14:paraId="380B8FCE"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Campo</w:t>
            </w:r>
          </w:p>
        </w:tc>
        <w:tc>
          <w:tcPr>
            <w:tcW w:w="6894" w:type="dxa"/>
          </w:tcPr>
          <w:p w14:paraId="2E98A190"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Detalle</w:t>
            </w:r>
          </w:p>
        </w:tc>
      </w:tr>
      <w:tr w:rsidR="00C56F70" w:rsidRPr="00C56F70" w14:paraId="1D597F33" w14:textId="77777777" w:rsidTr="00C56F70">
        <w:tc>
          <w:tcPr>
            <w:tcW w:w="2122" w:type="dxa"/>
          </w:tcPr>
          <w:p w14:paraId="7263397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ID</w:t>
            </w:r>
          </w:p>
        </w:tc>
        <w:tc>
          <w:tcPr>
            <w:tcW w:w="6894" w:type="dxa"/>
          </w:tcPr>
          <w:p w14:paraId="63A0729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TC-E2E-01 a TC-E2E-06 (agrupados)</w:t>
            </w:r>
          </w:p>
        </w:tc>
      </w:tr>
      <w:tr w:rsidR="00C56F70" w:rsidRPr="00C56F70" w14:paraId="42F8C52E" w14:textId="77777777" w:rsidTr="00C56F70">
        <w:tc>
          <w:tcPr>
            <w:tcW w:w="2122" w:type="dxa"/>
          </w:tcPr>
          <w:p w14:paraId="0D7187A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Requisito</w:t>
            </w:r>
          </w:p>
        </w:tc>
        <w:tc>
          <w:tcPr>
            <w:tcW w:w="6894" w:type="dxa"/>
          </w:tcPr>
          <w:p w14:paraId="576E712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RF-14 a RF-19 — Stack completo operativo con autenticación, rutas y formatos de error correctos</w:t>
            </w:r>
          </w:p>
        </w:tc>
      </w:tr>
      <w:tr w:rsidR="00C56F70" w:rsidRPr="00C56F70" w14:paraId="4CEFBC1E" w14:textId="77777777" w:rsidTr="00C56F70">
        <w:tc>
          <w:tcPr>
            <w:tcW w:w="2122" w:type="dxa"/>
          </w:tcPr>
          <w:p w14:paraId="5CB15CE3" w14:textId="77777777"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p>
        </w:tc>
        <w:tc>
          <w:tcPr>
            <w:tcW w:w="6894" w:type="dxa"/>
          </w:tcPr>
          <w:p w14:paraId="1B454EE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smoke-e2e.yml — GitHub </w:t>
            </w:r>
            <w:proofErr w:type="spellStart"/>
            <w:r w:rsidRPr="00C56F70">
              <w:rPr>
                <w:rFonts w:ascii="Arial" w:hAnsi="Arial" w:cs="Arial"/>
                <w:sz w:val="20"/>
                <w:szCs w:val="20"/>
              </w:rPr>
              <w:t>Actions</w:t>
            </w:r>
            <w:proofErr w:type="spellEnd"/>
          </w:p>
        </w:tc>
      </w:tr>
      <w:tr w:rsidR="00C56F70" w:rsidRPr="00C56F70" w14:paraId="19DEABE4" w14:textId="77777777" w:rsidTr="00C56F70">
        <w:tc>
          <w:tcPr>
            <w:tcW w:w="2122" w:type="dxa"/>
          </w:tcPr>
          <w:p w14:paraId="2410B57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Nivel</w:t>
            </w:r>
          </w:p>
        </w:tc>
        <w:tc>
          <w:tcPr>
            <w:tcW w:w="6894" w:type="dxa"/>
          </w:tcPr>
          <w:p w14:paraId="300DBB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Smoke E2E</w:t>
            </w:r>
          </w:p>
        </w:tc>
      </w:tr>
      <w:tr w:rsidR="00C56F70" w:rsidRPr="00C56F70" w14:paraId="00498C1E" w14:textId="77777777" w:rsidTr="00C56F70">
        <w:tc>
          <w:tcPr>
            <w:tcW w:w="2122" w:type="dxa"/>
          </w:tcPr>
          <w:p w14:paraId="0E74F88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Precondiciones</w:t>
            </w:r>
          </w:p>
        </w:tc>
        <w:tc>
          <w:tcPr>
            <w:tcW w:w="6894" w:type="dxa"/>
          </w:tcPr>
          <w:p w14:paraId="386E734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14 contenedores Docker en estado </w:t>
            </w:r>
            <w:proofErr w:type="spellStart"/>
            <w:r w:rsidRPr="00C56F70">
              <w:rPr>
                <w:rFonts w:ascii="Arial" w:hAnsi="Arial" w:cs="Arial"/>
                <w:sz w:val="20"/>
                <w:szCs w:val="20"/>
              </w:rPr>
              <w:t>healthy</w:t>
            </w:r>
            <w:proofErr w:type="spellEnd"/>
            <w:r w:rsidRPr="00C56F70">
              <w:rPr>
                <w:rFonts w:ascii="Arial" w:hAnsi="Arial" w:cs="Arial"/>
                <w:sz w:val="20"/>
                <w:szCs w:val="20"/>
              </w:rPr>
              <w:t>; 9 aplicaciones registradas en Eureka</w:t>
            </w:r>
          </w:p>
        </w:tc>
      </w:tr>
      <w:tr w:rsidR="00C56F70" w:rsidRPr="00C56F70" w14:paraId="09231298" w14:textId="77777777" w:rsidTr="00C56F70">
        <w:tc>
          <w:tcPr>
            <w:tcW w:w="2122" w:type="dxa"/>
          </w:tcPr>
          <w:p w14:paraId="2091112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Pasos</w:t>
            </w:r>
          </w:p>
        </w:tc>
        <w:tc>
          <w:tcPr>
            <w:tcW w:w="6894" w:type="dxa"/>
          </w:tcPr>
          <w:p w14:paraId="784BA5C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 </w:t>
            </w:r>
            <w:proofErr w:type="spellStart"/>
            <w:r w:rsidRPr="00C56F70">
              <w:rPr>
                <w:rFonts w:ascii="Arial" w:hAnsi="Arial" w:cs="Arial"/>
                <w:sz w:val="20"/>
                <w:szCs w:val="20"/>
              </w:rPr>
              <w:t>docker</w:t>
            </w:r>
            <w:proofErr w:type="spellEnd"/>
            <w:r w:rsidRPr="00C56F70">
              <w:rPr>
                <w:rFonts w:ascii="Arial" w:hAnsi="Arial" w:cs="Arial"/>
                <w:sz w:val="20"/>
                <w:szCs w:val="20"/>
              </w:rPr>
              <w:t xml:space="preserve"> </w:t>
            </w:r>
            <w:proofErr w:type="spellStart"/>
            <w:r w:rsidRPr="00C56F70">
              <w:rPr>
                <w:rFonts w:ascii="Arial" w:hAnsi="Arial" w:cs="Arial"/>
                <w:sz w:val="20"/>
                <w:szCs w:val="20"/>
              </w:rPr>
              <w:t>compose</w:t>
            </w:r>
            <w:proofErr w:type="spellEnd"/>
            <w:r w:rsidRPr="00C56F70">
              <w:rPr>
                <w:rFonts w:ascii="Arial" w:hAnsi="Arial" w:cs="Arial"/>
                <w:sz w:val="20"/>
                <w:szCs w:val="20"/>
              </w:rPr>
              <w:t xml:space="preserve"> up -d --</w:t>
            </w:r>
            <w:proofErr w:type="spellStart"/>
            <w:r w:rsidRPr="00C56F70">
              <w:rPr>
                <w:rFonts w:ascii="Arial" w:hAnsi="Arial" w:cs="Arial"/>
                <w:sz w:val="20"/>
                <w:szCs w:val="20"/>
              </w:rPr>
              <w:t>wait</w:t>
            </w:r>
            <w:proofErr w:type="spellEnd"/>
            <w:r w:rsidRPr="00C56F70">
              <w:rPr>
                <w:rFonts w:ascii="Arial" w:hAnsi="Arial" w:cs="Arial"/>
                <w:sz w:val="20"/>
                <w:szCs w:val="20"/>
              </w:rPr>
              <w:t xml:space="preserve"> --</w:t>
            </w:r>
            <w:proofErr w:type="spellStart"/>
            <w:r w:rsidRPr="00C56F70">
              <w:rPr>
                <w:rFonts w:ascii="Arial" w:hAnsi="Arial" w:cs="Arial"/>
                <w:sz w:val="20"/>
                <w:szCs w:val="20"/>
              </w:rPr>
              <w:t>wait-timeout</w:t>
            </w:r>
            <w:proofErr w:type="spellEnd"/>
            <w:r w:rsidRPr="00C56F70">
              <w:rPr>
                <w:rFonts w:ascii="Arial" w:hAnsi="Arial" w:cs="Arial"/>
                <w:sz w:val="20"/>
                <w:szCs w:val="20"/>
              </w:rPr>
              <w:t xml:space="preserve"> 600. 2. Verificar /</w:t>
            </w:r>
            <w:proofErr w:type="spellStart"/>
            <w:r w:rsidRPr="00C56F70">
              <w:rPr>
                <w:rFonts w:ascii="Arial" w:hAnsi="Arial" w:cs="Arial"/>
                <w:sz w:val="20"/>
                <w:szCs w:val="20"/>
              </w:rPr>
              <w:t>actuator</w:t>
            </w:r>
            <w:proofErr w:type="spellEnd"/>
            <w:r w:rsidRPr="00C56F70">
              <w:rPr>
                <w:rFonts w:ascii="Arial" w:hAnsi="Arial" w:cs="Arial"/>
                <w:sz w:val="20"/>
                <w:szCs w:val="20"/>
              </w:rPr>
              <w:t>/</w:t>
            </w:r>
            <w:proofErr w:type="spellStart"/>
            <w:r w:rsidRPr="00C56F70">
              <w:rPr>
                <w:rFonts w:ascii="Arial" w:hAnsi="Arial" w:cs="Arial"/>
                <w:sz w:val="20"/>
                <w:szCs w:val="20"/>
              </w:rPr>
              <w:t>health</w:t>
            </w:r>
            <w:proofErr w:type="spellEnd"/>
            <w:r w:rsidRPr="00C56F70">
              <w:rPr>
                <w:rFonts w:ascii="Arial" w:hAnsi="Arial" w:cs="Arial"/>
                <w:sz w:val="20"/>
                <w:szCs w:val="20"/>
              </w:rPr>
              <w:t xml:space="preserve"> de los 10 servicios Spring. 3. POST a /</w:t>
            </w:r>
            <w:proofErr w:type="spellStart"/>
            <w:r w:rsidRPr="00C56F70">
              <w:rPr>
                <w:rFonts w:ascii="Arial" w:hAnsi="Arial" w:cs="Arial"/>
                <w:sz w:val="20"/>
                <w:szCs w:val="20"/>
              </w:rPr>
              <w:t>auth</w:t>
            </w:r>
            <w:proofErr w:type="spellEnd"/>
            <w:r w:rsidRPr="00C56F70">
              <w:rPr>
                <w:rFonts w:ascii="Arial" w:hAnsi="Arial" w:cs="Arial"/>
                <w:sz w:val="20"/>
                <w:szCs w:val="20"/>
              </w:rPr>
              <w:t>/</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credenciales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semilla. 4. Verificar GET /estudiantes sin token retorna 401. 5. Verificar 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token retornan 200. 6. Verificar ruta inexistente retorna 404 con </w:t>
            </w:r>
            <w:proofErr w:type="spellStart"/>
            <w:r w:rsidRPr="00C56F70">
              <w:rPr>
                <w:rFonts w:ascii="Arial" w:hAnsi="Arial" w:cs="Arial"/>
                <w:sz w:val="20"/>
                <w:szCs w:val="20"/>
              </w:rPr>
              <w:t>ProblemDetail</w:t>
            </w:r>
            <w:proofErr w:type="spellEnd"/>
            <w:r w:rsidRPr="00C56F70">
              <w:rPr>
                <w:rFonts w:ascii="Arial" w:hAnsi="Arial" w:cs="Arial"/>
                <w:sz w:val="20"/>
                <w:szCs w:val="20"/>
              </w:rPr>
              <w:t xml:space="preserve">. 7. Verificar </w:t>
            </w:r>
            <w:proofErr w:type="spellStart"/>
            <w:r w:rsidRPr="00C56F70">
              <w:rPr>
                <w:rFonts w:ascii="Arial" w:hAnsi="Arial" w:cs="Arial"/>
                <w:sz w:val="20"/>
                <w:szCs w:val="20"/>
              </w:rPr>
              <w:t>path</w:t>
            </w:r>
            <w:proofErr w:type="spellEnd"/>
            <w:r w:rsidRPr="00C56F70">
              <w:rPr>
                <w:rFonts w:ascii="Arial" w:hAnsi="Arial" w:cs="Arial"/>
                <w:sz w:val="20"/>
                <w:szCs w:val="20"/>
              </w:rPr>
              <w:t xml:space="preserve"> variable inválido retorna 400 con </w:t>
            </w:r>
            <w:proofErr w:type="spellStart"/>
            <w:r w:rsidRPr="00C56F70">
              <w:rPr>
                <w:rFonts w:ascii="Arial" w:hAnsi="Arial" w:cs="Arial"/>
                <w:sz w:val="20"/>
                <w:szCs w:val="20"/>
              </w:rPr>
              <w:t>ProblemDetail</w:t>
            </w:r>
            <w:proofErr w:type="spellEnd"/>
          </w:p>
        </w:tc>
      </w:tr>
      <w:tr w:rsidR="00C56F70" w:rsidRPr="00C56F70" w14:paraId="7C056A21" w14:textId="77777777" w:rsidTr="00C56F70">
        <w:tc>
          <w:tcPr>
            <w:tcW w:w="2122" w:type="dxa"/>
          </w:tcPr>
          <w:p w14:paraId="218D024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Entrada</w:t>
            </w:r>
          </w:p>
        </w:tc>
        <w:tc>
          <w:tcPr>
            <w:tcW w:w="6894" w:type="dxa"/>
          </w:tcPr>
          <w:p w14:paraId="399DF67A" w14:textId="77777777" w:rsidR="00C56F70" w:rsidRPr="00C56F70" w:rsidRDefault="00C56F70" w:rsidP="00C70FC3">
            <w:pPr>
              <w:spacing w:before="40" w:after="40"/>
              <w:rPr>
                <w:rFonts w:ascii="Arial" w:hAnsi="Arial" w:cs="Arial"/>
                <w:sz w:val="20"/>
                <w:szCs w:val="20"/>
              </w:rPr>
            </w:pPr>
            <w:proofErr w:type="gramStart"/>
            <w:r w:rsidRPr="00C56F70">
              <w:rPr>
                <w:rFonts w:ascii="Arial" w:hAnsi="Arial" w:cs="Arial"/>
                <w:sz w:val="20"/>
                <w:szCs w:val="20"/>
              </w:rPr>
              <w:t>{ "</w:t>
            </w:r>
            <w:proofErr w:type="gramEnd"/>
            <w:r w:rsidRPr="00C56F70">
              <w:rPr>
                <w:rFonts w:ascii="Arial" w:hAnsi="Arial" w:cs="Arial"/>
                <w:sz w:val="20"/>
                <w:szCs w:val="20"/>
              </w:rPr>
              <w:t>email": "</w:t>
            </w:r>
            <w:proofErr w:type="spellStart"/>
            <w:r w:rsidRPr="00C56F70">
              <w:rPr>
                <w:rFonts w:ascii="Arial" w:hAnsi="Arial" w:cs="Arial"/>
                <w:sz w:val="20"/>
                <w:szCs w:val="20"/>
              </w:rPr>
              <w:t>admin@escuela.local</w:t>
            </w:r>
            <w:proofErr w:type="spellEnd"/>
            <w:r w:rsidRPr="00C56F70">
              <w:rPr>
                <w:rFonts w:ascii="Arial" w:hAnsi="Arial" w:cs="Arial"/>
                <w:sz w:val="20"/>
                <w:szCs w:val="20"/>
              </w:rPr>
              <w:t>", "</w:t>
            </w:r>
            <w:proofErr w:type="spellStart"/>
            <w:proofErr w:type="gramStart"/>
            <w:r w:rsidRPr="00C56F70">
              <w:rPr>
                <w:rFonts w:ascii="Arial" w:hAnsi="Arial" w:cs="Arial"/>
                <w:sz w:val="20"/>
                <w:szCs w:val="20"/>
              </w:rPr>
              <w:t>password</w:t>
            </w:r>
            <w:proofErr w:type="spellEnd"/>
            <w:proofErr w:type="gramEnd"/>
            <w:r w:rsidRPr="00C56F70">
              <w:rPr>
                <w:rFonts w:ascii="Arial" w:hAnsi="Arial" w:cs="Arial"/>
                <w:sz w:val="20"/>
                <w:szCs w:val="20"/>
              </w:rPr>
              <w:t>": "Admin123!</w:t>
            </w:r>
            <w:proofErr w:type="gramStart"/>
            <w:r w:rsidRPr="00C56F70">
              <w:rPr>
                <w:rFonts w:ascii="Arial" w:hAnsi="Arial" w:cs="Arial"/>
                <w:sz w:val="20"/>
                <w:szCs w:val="20"/>
              </w:rPr>
              <w:t>" }</w:t>
            </w:r>
            <w:proofErr w:type="gramEnd"/>
            <w:r w:rsidRPr="00C56F70">
              <w:rPr>
                <w:rFonts w:ascii="Arial" w:hAnsi="Arial" w:cs="Arial"/>
                <w:sz w:val="20"/>
                <w:szCs w:val="20"/>
              </w:rPr>
              <w:t xml:space="preserve"> + 12 rutas REST</w:t>
            </w:r>
          </w:p>
        </w:tc>
      </w:tr>
      <w:tr w:rsidR="00C56F70" w:rsidRPr="00C56F70" w14:paraId="528FA8DD" w14:textId="77777777" w:rsidTr="00C56F70">
        <w:tc>
          <w:tcPr>
            <w:tcW w:w="2122" w:type="dxa"/>
          </w:tcPr>
          <w:p w14:paraId="76C55C9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esperado</w:t>
            </w:r>
          </w:p>
        </w:tc>
        <w:tc>
          <w:tcPr>
            <w:tcW w:w="6894" w:type="dxa"/>
          </w:tcPr>
          <w:p w14:paraId="0C7DD63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10/10 servicios </w:t>
            </w:r>
            <w:proofErr w:type="spellStart"/>
            <w:r w:rsidRPr="00C56F70">
              <w:rPr>
                <w:rFonts w:ascii="Arial" w:hAnsi="Arial" w:cs="Arial"/>
                <w:sz w:val="20"/>
                <w:szCs w:val="20"/>
              </w:rPr>
              <w:t>healthy</w:t>
            </w:r>
            <w:proofErr w:type="spellEnd"/>
            <w:r w:rsidRPr="00C56F70">
              <w:rPr>
                <w:rFonts w:ascii="Arial" w:hAnsi="Arial" w:cs="Arial"/>
                <w:sz w:val="20"/>
                <w:szCs w:val="20"/>
              </w:rPr>
              <w:t xml:space="preserve">, </w:t>
            </w:r>
            <w:proofErr w:type="spellStart"/>
            <w:r w:rsidRPr="00C56F70">
              <w:rPr>
                <w:rFonts w:ascii="Arial" w:hAnsi="Arial" w:cs="Arial"/>
                <w:sz w:val="20"/>
                <w:szCs w:val="20"/>
              </w:rPr>
              <w:t>login</w:t>
            </w:r>
            <w:proofErr w:type="spellEnd"/>
            <w:r w:rsidRPr="00C56F70">
              <w:rPr>
                <w:rFonts w:ascii="Arial" w:hAnsi="Arial" w:cs="Arial"/>
                <w:sz w:val="20"/>
                <w:szCs w:val="20"/>
              </w:rPr>
              <w:t xml:space="preserve"> con token, 401 correcto, 12/12 </w:t>
            </w:r>
            <w:proofErr w:type="spellStart"/>
            <w:r w:rsidRPr="00C56F70">
              <w:rPr>
                <w:rFonts w:ascii="Arial" w:hAnsi="Arial" w:cs="Arial"/>
                <w:sz w:val="20"/>
                <w:szCs w:val="20"/>
              </w:rPr>
              <w:t>endpoints</w:t>
            </w:r>
            <w:proofErr w:type="spellEnd"/>
            <w:r w:rsidRPr="00C56F70">
              <w:rPr>
                <w:rFonts w:ascii="Arial" w:hAnsi="Arial" w:cs="Arial"/>
                <w:sz w:val="20"/>
                <w:szCs w:val="20"/>
              </w:rPr>
              <w:t xml:space="preserve"> con 200, 404 y 400 con RFC 7807</w:t>
            </w:r>
          </w:p>
        </w:tc>
      </w:tr>
      <w:tr w:rsidR="00C56F70" w:rsidRPr="00C56F70" w14:paraId="2B427F1E" w14:textId="77777777" w:rsidTr="00C56F70">
        <w:tc>
          <w:tcPr>
            <w:tcW w:w="2122" w:type="dxa"/>
          </w:tcPr>
          <w:p w14:paraId="6C4DF88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Resultado obtenido</w:t>
            </w:r>
          </w:p>
        </w:tc>
        <w:tc>
          <w:tcPr>
            <w:tcW w:w="6894" w:type="dxa"/>
          </w:tcPr>
          <w:p w14:paraId="06454A5D" w14:textId="4A379DB8" w:rsidR="00C56F70" w:rsidRPr="00C56F70" w:rsidRDefault="00C56F70" w:rsidP="00C70FC3">
            <w:pPr>
              <w:spacing w:before="40" w:after="40"/>
              <w:rPr>
                <w:rFonts w:ascii="Arial" w:hAnsi="Arial" w:cs="Arial"/>
                <w:sz w:val="20"/>
                <w:szCs w:val="20"/>
              </w:rPr>
            </w:pPr>
            <w:proofErr w:type="spellStart"/>
            <w:r w:rsidRPr="00C56F70">
              <w:rPr>
                <w:rFonts w:ascii="Arial" w:hAnsi="Arial" w:cs="Arial"/>
                <w:sz w:val="20"/>
                <w:szCs w:val="20"/>
              </w:rPr>
              <w:t>Workflow</w:t>
            </w:r>
            <w:proofErr w:type="spellEnd"/>
            <w:r w:rsidRPr="00C56F70">
              <w:rPr>
                <w:rFonts w:ascii="Arial" w:hAnsi="Arial" w:cs="Arial"/>
                <w:sz w:val="20"/>
                <w:szCs w:val="20"/>
              </w:rPr>
              <w:t xml:space="preserve"> pasó en todos los </w:t>
            </w:r>
            <w:proofErr w:type="spellStart"/>
            <w:r w:rsidRPr="00C56F70">
              <w:rPr>
                <w:rFonts w:ascii="Arial" w:hAnsi="Arial" w:cs="Arial"/>
                <w:sz w:val="20"/>
                <w:szCs w:val="20"/>
              </w:rPr>
              <w:t>PRs</w:t>
            </w:r>
            <w:proofErr w:type="spellEnd"/>
            <w:r w:rsidRPr="00C56F70">
              <w:rPr>
                <w:rFonts w:ascii="Arial" w:hAnsi="Arial" w:cs="Arial"/>
                <w:sz w:val="20"/>
                <w:szCs w:val="20"/>
              </w:rPr>
              <w:t xml:space="preserve"> </w:t>
            </w:r>
            <w:proofErr w:type="spellStart"/>
            <w:r w:rsidRPr="00C56F70">
              <w:rPr>
                <w:rFonts w:ascii="Arial" w:hAnsi="Arial" w:cs="Arial"/>
                <w:sz w:val="20"/>
                <w:szCs w:val="20"/>
              </w:rPr>
              <w:t>mergeados</w:t>
            </w:r>
            <w:proofErr w:type="spellEnd"/>
            <w:r w:rsidRPr="00C56F70">
              <w:rPr>
                <w:rFonts w:ascii="Arial" w:hAnsi="Arial" w:cs="Arial"/>
                <w:sz w:val="20"/>
                <w:szCs w:val="20"/>
              </w:rPr>
              <w:t xml:space="preserve"> del proyecto; en caso de fallo se exportan logs de los 14 contenedores como artefacto</w:t>
            </w:r>
          </w:p>
        </w:tc>
      </w:tr>
    </w:tbl>
    <w:p>
      <w:pStyle w:val="Caption"/>
      <w:r>
        <w:t>Tabla 36: Datos técnicos y especificaciones</w:t>
      </w:r>
    </w:p>
    <w:p w14:paraId="714F26E7" w14:textId="77777777" w:rsidR="00C56F70" w:rsidRDefault="00C56F70" w:rsidP="00196DCB">
      <w:pPr>
        <w:tabs>
          <w:tab w:val="left" w:pos="1095"/>
        </w:tabs>
        <w:spacing w:line="480" w:lineRule="auto"/>
        <w:jc w:val="both"/>
        <w:rPr>
          <w:rFonts w:ascii="Arial" w:hAnsi="Arial" w:cs="Arial"/>
          <w:b/>
          <w:bCs/>
        </w:rPr>
      </w:pPr>
    </w:p>
    <w:p w14:paraId="6F0ACDEC" w14:textId="6B8C220A" w:rsidR="00C56F70" w:rsidRPr="00C56F70" w:rsidRDefault="00C56F70" w:rsidP="00C56F70">
      <w:pPr>
        <w:spacing w:line="360" w:lineRule="auto"/>
        <w:jc w:val="both"/>
        <w:rPr>
          <w:b/>
          <w:bCs/>
          <w:i/>
          <w:iCs/>
          <w:color w:val="CC0000"/>
          <w:sz w:val="28"/>
          <w:szCs w:val="28"/>
          <w:u w:val="single"/>
        </w:rPr>
      </w:pPr>
      <w:proofErr w:type="spellStart"/>
      <w:r w:rsidRPr="00C56F70">
        <w:rPr>
          <w:b/>
          <w:bCs/>
          <w:i/>
          <w:iCs/>
          <w:color w:val="000000"/>
          <w:sz w:val="28"/>
          <w:szCs w:val="28"/>
          <w:u w:val="single"/>
        </w:rPr>
        <w:t>Workflow</w:t>
      </w:r>
      <w:proofErr w:type="spellEnd"/>
      <w:r w:rsidRPr="00C56F70">
        <w:rPr>
          <w:b/>
          <w:bCs/>
          <w:i/>
          <w:iCs/>
          <w:color w:val="000000"/>
          <w:sz w:val="28"/>
          <w:szCs w:val="28"/>
          <w:u w:val="single"/>
        </w:rPr>
        <w:t xml:space="preserve"> smoke-e2e.yml con todos los </w:t>
      </w:r>
      <w:proofErr w:type="spellStart"/>
      <w:r w:rsidRPr="00C56F70">
        <w:rPr>
          <w:b/>
          <w:bCs/>
          <w:i/>
          <w:iCs/>
          <w:color w:val="000000"/>
          <w:sz w:val="28"/>
          <w:szCs w:val="28"/>
          <w:u w:val="single"/>
        </w:rPr>
        <w:t>steps</w:t>
      </w:r>
      <w:proofErr w:type="spellEnd"/>
      <w:r w:rsidRPr="00C56F70">
        <w:rPr>
          <w:b/>
          <w:bCs/>
          <w:i/>
          <w:iCs/>
          <w:color w:val="000000"/>
          <w:sz w:val="28"/>
          <w:szCs w:val="28"/>
          <w:u w:val="single"/>
        </w:rPr>
        <w:t xml:space="preserve"> en verde (GitHub </w:t>
      </w:r>
      <w:proofErr w:type="spellStart"/>
      <w:r w:rsidRPr="00C56F70">
        <w:rPr>
          <w:b/>
          <w:bCs/>
          <w:i/>
          <w:iCs/>
          <w:color w:val="000000"/>
          <w:sz w:val="28"/>
          <w:szCs w:val="28"/>
          <w:u w:val="single"/>
        </w:rPr>
        <w:t>Actions</w:t>
      </w:r>
      <w:proofErr w:type="spellEnd"/>
      <w:r w:rsidRPr="00C56F70">
        <w:rPr>
          <w:b/>
          <w:bCs/>
          <w:i/>
          <w:iCs/>
          <w:color w:val="000000"/>
          <w:sz w:val="28"/>
          <w:szCs w:val="28"/>
          <w:u w:val="single"/>
        </w:rPr>
        <w:t>)</w:t>
      </w:r>
    </w:p>
    <w:p w14:paraId="268031A7" w14:textId="42145E33"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lastRenderedPageBreak/>
        <w:t xml:space="preserve">Detalle del step Smoke E2E mostrando los 12 </w:t>
      </w:r>
      <w:proofErr w:type="spellStart"/>
      <w:r w:rsidRPr="00C56F70">
        <w:rPr>
          <w:b/>
          <w:bCs/>
          <w:i/>
          <w:iCs/>
          <w:color w:val="000000"/>
          <w:sz w:val="28"/>
          <w:szCs w:val="28"/>
          <w:u w:val="single"/>
        </w:rPr>
        <w:t>endpoints</w:t>
      </w:r>
      <w:proofErr w:type="spellEnd"/>
      <w:r w:rsidRPr="00C56F70">
        <w:rPr>
          <w:b/>
          <w:bCs/>
          <w:i/>
          <w:iCs/>
          <w:color w:val="000000"/>
          <w:sz w:val="28"/>
          <w:szCs w:val="28"/>
          <w:u w:val="single"/>
        </w:rPr>
        <w:t xml:space="preserve"> con </w:t>
      </w:r>
      <w:proofErr w:type="gramStart"/>
      <w:r w:rsidRPr="00C56F70">
        <w:rPr>
          <w:b/>
          <w:bCs/>
          <w:i/>
          <w:iCs/>
          <w:color w:val="000000"/>
          <w:sz w:val="28"/>
          <w:szCs w:val="28"/>
          <w:u w:val="single"/>
        </w:rPr>
        <w:t>status</w:t>
      </w:r>
      <w:proofErr w:type="gramEnd"/>
      <w:r w:rsidRPr="00C56F70">
        <w:rPr>
          <w:b/>
          <w:bCs/>
          <w:i/>
          <w:iCs/>
          <w:color w:val="000000"/>
          <w:sz w:val="28"/>
          <w:szCs w:val="28"/>
          <w:u w:val="single"/>
        </w:rPr>
        <w:t xml:space="preserve"> 200</w:t>
      </w:r>
    </w:p>
    <w:p w14:paraId="6261E820" w14:textId="5A0BD499" w:rsidR="00C56F70" w:rsidRDefault="00C56F70" w:rsidP="00196DCB">
      <w:pPr>
        <w:tabs>
          <w:tab w:val="left" w:pos="1095"/>
        </w:tabs>
        <w:spacing w:line="480" w:lineRule="auto"/>
        <w:jc w:val="both"/>
        <w:rPr>
          <w:rFonts w:ascii="Arial" w:hAnsi="Arial" w:cs="Arial"/>
          <w:b/>
          <w:bCs/>
        </w:rPr>
      </w:pPr>
      <w:r w:rsidRPr="00C56F70">
        <w:rPr>
          <w:rFonts w:ascii="Arial" w:hAnsi="Arial" w:cs="Arial"/>
          <w:b/>
          <w:bCs/>
        </w:rPr>
        <w:t>7.3.4 Resultados por iteración y mejoras aplicadas</w:t>
      </w:r>
    </w:p>
    <w:p>
      <w:pStyle w:val="Caption"/>
      <w:r>
        <w:t>Tabla 37: Datos técnicos y especificaciones</w:t>
      </w:r>
    </w:p>
    <w:tbl>
      <w:tblPr>
        <w:tblStyle w:val="Tablaconcuadrcula"/>
        <w:tblW w:w="9493" w:type="dxa"/>
        <w:tblLayout w:type="fixed"/>
        <w:tblLook w:val="04A0" w:firstRow="1" w:lastRow="0" w:firstColumn="1" w:lastColumn="0" w:noHBand="0" w:noVBand="1"/>
      </w:tblPr>
      <w:tblGrid>
        <w:gridCol w:w="1717"/>
        <w:gridCol w:w="1070"/>
        <w:gridCol w:w="1246"/>
        <w:gridCol w:w="1399"/>
        <w:gridCol w:w="1159"/>
        <w:gridCol w:w="2902"/>
      </w:tblGrid>
      <w:tr w:rsidR="00C56F70" w:rsidRPr="00C56F70" w14:paraId="59EA2D11" w14:textId="77777777" w:rsidTr="00C56F70">
        <w:tc>
          <w:tcPr>
            <w:tcW w:w="1717" w:type="dxa"/>
          </w:tcPr>
          <w:p w14:paraId="1494138F"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Iteración</w:t>
            </w:r>
          </w:p>
        </w:tc>
        <w:tc>
          <w:tcPr>
            <w:tcW w:w="1070" w:type="dxa"/>
          </w:tcPr>
          <w:p w14:paraId="0FBF205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Pruebas ejecutadas</w:t>
            </w:r>
          </w:p>
        </w:tc>
        <w:tc>
          <w:tcPr>
            <w:tcW w:w="1246" w:type="dxa"/>
          </w:tcPr>
          <w:p w14:paraId="32480604"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 Aprobadas</w:t>
            </w:r>
          </w:p>
        </w:tc>
        <w:tc>
          <w:tcPr>
            <w:tcW w:w="1399" w:type="dxa"/>
          </w:tcPr>
          <w:p w14:paraId="101B9695"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Defectos encontrados</w:t>
            </w:r>
          </w:p>
        </w:tc>
        <w:tc>
          <w:tcPr>
            <w:tcW w:w="1159" w:type="dxa"/>
          </w:tcPr>
          <w:p w14:paraId="0D6C7E6A"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Severidad</w:t>
            </w:r>
          </w:p>
        </w:tc>
        <w:tc>
          <w:tcPr>
            <w:tcW w:w="2902" w:type="dxa"/>
          </w:tcPr>
          <w:p w14:paraId="163A6966" w14:textId="77777777" w:rsidR="00C56F70" w:rsidRPr="00C56F70" w:rsidRDefault="00C56F70" w:rsidP="00C56F70">
            <w:pPr>
              <w:spacing w:before="40" w:after="40"/>
              <w:rPr>
                <w:rFonts w:ascii="Arial" w:hAnsi="Arial" w:cs="Arial"/>
                <w:b/>
                <w:bCs/>
                <w:sz w:val="20"/>
                <w:szCs w:val="20"/>
              </w:rPr>
            </w:pPr>
            <w:r w:rsidRPr="00C56F70">
              <w:rPr>
                <w:rFonts w:ascii="Arial" w:hAnsi="Arial" w:cs="Arial"/>
                <w:b/>
                <w:bCs/>
                <w:sz w:val="20"/>
                <w:szCs w:val="20"/>
              </w:rPr>
              <w:t>Corrección aplicada</w:t>
            </w:r>
          </w:p>
        </w:tc>
      </w:tr>
      <w:tr w:rsidR="00C56F70" w:rsidRPr="00C56F70" w14:paraId="2FA697E1" w14:textId="77777777" w:rsidTr="00C56F70">
        <w:tc>
          <w:tcPr>
            <w:tcW w:w="1717" w:type="dxa"/>
          </w:tcPr>
          <w:p w14:paraId="07CFDC2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4 (Auth + JWT)</w:t>
            </w:r>
          </w:p>
        </w:tc>
        <w:tc>
          <w:tcPr>
            <w:tcW w:w="1070" w:type="dxa"/>
          </w:tcPr>
          <w:p w14:paraId="4C3DFBD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129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00F2627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DB8F58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11 bugs </w:t>
            </w:r>
            <w:proofErr w:type="spellStart"/>
            <w:r w:rsidRPr="00C56F70">
              <w:rPr>
                <w:rFonts w:ascii="Arial" w:hAnsi="Arial" w:cs="Arial"/>
                <w:sz w:val="20"/>
                <w:szCs w:val="20"/>
              </w:rPr>
              <w:t>pre-cierre</w:t>
            </w:r>
            <w:proofErr w:type="spellEnd"/>
          </w:p>
        </w:tc>
        <w:tc>
          <w:tcPr>
            <w:tcW w:w="1159" w:type="dxa"/>
          </w:tcPr>
          <w:p w14:paraId="6BB11F8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Media–Alta</w:t>
            </w:r>
          </w:p>
        </w:tc>
        <w:tc>
          <w:tcPr>
            <w:tcW w:w="2902" w:type="dxa"/>
          </w:tcPr>
          <w:p w14:paraId="051271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Corrección de validación de tokens expirados;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bloqueo de cuenta que no persistía </w:t>
            </w:r>
            <w:proofErr w:type="spellStart"/>
            <w:r w:rsidRPr="00C56F70">
              <w:rPr>
                <w:rFonts w:ascii="Arial" w:hAnsi="Arial" w:cs="Arial"/>
                <w:sz w:val="20"/>
                <w:szCs w:val="20"/>
              </w:rPr>
              <w:t>lockedUntil</w:t>
            </w:r>
            <w:proofErr w:type="spellEnd"/>
            <w:r w:rsidRPr="00C56F70">
              <w:rPr>
                <w:rFonts w:ascii="Arial" w:hAnsi="Arial" w:cs="Arial"/>
                <w:sz w:val="20"/>
                <w:szCs w:val="20"/>
              </w:rPr>
              <w:t xml:space="preserve">; corrección del </w:t>
            </w:r>
            <w:proofErr w:type="spellStart"/>
            <w:r w:rsidRPr="00C56F70">
              <w:rPr>
                <w:rFonts w:ascii="Arial" w:hAnsi="Arial" w:cs="Arial"/>
                <w:sz w:val="20"/>
                <w:szCs w:val="20"/>
              </w:rPr>
              <w:t>refresh</w:t>
            </w:r>
            <w:proofErr w:type="spellEnd"/>
            <w:r w:rsidRPr="00C56F70">
              <w:rPr>
                <w:rFonts w:ascii="Arial" w:hAnsi="Arial" w:cs="Arial"/>
                <w:sz w:val="20"/>
                <w:szCs w:val="20"/>
              </w:rPr>
              <w:t xml:space="preserve"> token que no rotaba</w:t>
            </w:r>
          </w:p>
        </w:tc>
      </w:tr>
      <w:tr w:rsidR="00C56F70" w:rsidRPr="00C56F70" w14:paraId="048A3F8E" w14:textId="77777777" w:rsidTr="00C56F70">
        <w:tc>
          <w:tcPr>
            <w:tcW w:w="1717" w:type="dxa"/>
          </w:tcPr>
          <w:p w14:paraId="251D6AD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5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pt.1)</w:t>
            </w:r>
          </w:p>
        </w:tc>
        <w:tc>
          <w:tcPr>
            <w:tcW w:w="1070" w:type="dxa"/>
          </w:tcPr>
          <w:p w14:paraId="74991E6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~60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 + IT base</w:t>
            </w:r>
          </w:p>
        </w:tc>
        <w:tc>
          <w:tcPr>
            <w:tcW w:w="1246" w:type="dxa"/>
          </w:tcPr>
          <w:p w14:paraId="31308D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2EB4C5F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bugs</w:t>
            </w:r>
          </w:p>
        </w:tc>
        <w:tc>
          <w:tcPr>
            <w:tcW w:w="1159" w:type="dxa"/>
          </w:tcPr>
          <w:p w14:paraId="681BE5C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114AFAF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validación de cédula que aceptaba secuencias repetidas (ej. 1111111111); corrección de </w:t>
            </w:r>
            <w:proofErr w:type="spellStart"/>
            <w:r w:rsidRPr="00C56F70">
              <w:rPr>
                <w:rFonts w:ascii="Arial" w:hAnsi="Arial" w:cs="Arial"/>
                <w:sz w:val="20"/>
                <w:szCs w:val="20"/>
              </w:rPr>
              <w:t>mapper</w:t>
            </w:r>
            <w:proofErr w:type="spellEnd"/>
            <w:r w:rsidRPr="00C56F70">
              <w:rPr>
                <w:rFonts w:ascii="Arial" w:hAnsi="Arial" w:cs="Arial"/>
                <w:sz w:val="20"/>
                <w:szCs w:val="20"/>
              </w:rPr>
              <w:t xml:space="preserve"> que no propagaba campo </w:t>
            </w:r>
            <w:proofErr w:type="spellStart"/>
            <w:r w:rsidRPr="00C56F70">
              <w:rPr>
                <w:rFonts w:ascii="Arial" w:hAnsi="Arial" w:cs="Arial"/>
                <w:sz w:val="20"/>
                <w:szCs w:val="20"/>
              </w:rPr>
              <w:t>situacionPago</w:t>
            </w:r>
            <w:proofErr w:type="spellEnd"/>
          </w:p>
        </w:tc>
      </w:tr>
      <w:tr w:rsidR="00C56F70" w:rsidRPr="00C56F70" w14:paraId="57F3CA57" w14:textId="77777777" w:rsidTr="00C56F70">
        <w:tc>
          <w:tcPr>
            <w:tcW w:w="1717" w:type="dxa"/>
          </w:tcPr>
          <w:p w14:paraId="46B4E7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6 (</w:t>
            </w:r>
            <w:proofErr w:type="spellStart"/>
            <w:r w:rsidRPr="00C56F70">
              <w:rPr>
                <w:rFonts w:ascii="Arial" w:hAnsi="Arial" w:cs="Arial"/>
                <w:sz w:val="20"/>
                <w:szCs w:val="20"/>
              </w:rPr>
              <w:t>Backend</w:t>
            </w:r>
            <w:proofErr w:type="spellEnd"/>
            <w:r w:rsidRPr="00C56F70">
              <w:rPr>
                <w:rFonts w:ascii="Arial" w:hAnsi="Arial" w:cs="Arial"/>
                <w:sz w:val="20"/>
                <w:szCs w:val="20"/>
              </w:rPr>
              <w:t xml:space="preserve"> A pt.2)</w:t>
            </w:r>
          </w:p>
        </w:tc>
        <w:tc>
          <w:tcPr>
            <w:tcW w:w="1070" w:type="dxa"/>
          </w:tcPr>
          <w:p w14:paraId="2510CDF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~80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unitarios</w:t>
            </w:r>
          </w:p>
        </w:tc>
        <w:tc>
          <w:tcPr>
            <w:tcW w:w="1246" w:type="dxa"/>
          </w:tcPr>
          <w:p w14:paraId="10BA5A52"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5827AA3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5 bugs</w:t>
            </w:r>
          </w:p>
        </w:tc>
        <w:tc>
          <w:tcPr>
            <w:tcW w:w="1159" w:type="dxa"/>
          </w:tcPr>
          <w:p w14:paraId="04BAFE0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14B0A69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crítico: el </w:t>
            </w:r>
            <w:proofErr w:type="spellStart"/>
            <w:r w:rsidRPr="00C56F70">
              <w:rPr>
                <w:rFonts w:ascii="Arial" w:hAnsi="Arial" w:cs="Arial"/>
                <w:sz w:val="20"/>
                <w:szCs w:val="20"/>
              </w:rPr>
              <w:t>circuit</w:t>
            </w:r>
            <w:proofErr w:type="spellEnd"/>
            <w:r w:rsidRPr="00C56F70">
              <w:rPr>
                <w:rFonts w:ascii="Arial" w:hAnsi="Arial" w:cs="Arial"/>
                <w:sz w:val="20"/>
                <w:szCs w:val="20"/>
              </w:rPr>
              <w:t xml:space="preserve"> breaker de </w:t>
            </w:r>
            <w:proofErr w:type="spellStart"/>
            <w:r w:rsidRPr="00C56F70">
              <w:rPr>
                <w:rFonts w:ascii="Arial" w:hAnsi="Arial" w:cs="Arial"/>
                <w:sz w:val="20"/>
                <w:szCs w:val="20"/>
              </w:rPr>
              <w:t>Feign</w:t>
            </w:r>
            <w:proofErr w:type="spellEnd"/>
            <w:r w:rsidRPr="00C56F70">
              <w:rPr>
                <w:rFonts w:ascii="Arial" w:hAnsi="Arial" w:cs="Arial"/>
                <w:sz w:val="20"/>
                <w:szCs w:val="20"/>
              </w:rPr>
              <w:t xml:space="preserve"> no activaba el </w:t>
            </w:r>
            <w:proofErr w:type="spellStart"/>
            <w:r w:rsidRPr="00C56F70">
              <w:rPr>
                <w:rFonts w:ascii="Arial" w:hAnsi="Arial" w:cs="Arial"/>
                <w:sz w:val="20"/>
                <w:szCs w:val="20"/>
              </w:rPr>
              <w:t>fallback</w:t>
            </w:r>
            <w:proofErr w:type="spellEnd"/>
            <w:r w:rsidRPr="00C56F70">
              <w:rPr>
                <w:rFonts w:ascii="Arial" w:hAnsi="Arial" w:cs="Arial"/>
                <w:sz w:val="20"/>
                <w:szCs w:val="20"/>
              </w:rPr>
              <w:t xml:space="preserve"> al segundo fallo; corrección de cálculo de saldo que no descontaba pagos parciales anteriores</w:t>
            </w:r>
          </w:p>
        </w:tc>
      </w:tr>
      <w:tr w:rsidR="00C56F70" w:rsidRPr="00C56F70" w14:paraId="1A376E51" w14:textId="77777777" w:rsidTr="00C56F70">
        <w:tc>
          <w:tcPr>
            <w:tcW w:w="1717" w:type="dxa"/>
          </w:tcPr>
          <w:p w14:paraId="3EA6637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8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A)</w:t>
            </w:r>
          </w:p>
        </w:tc>
        <w:tc>
          <w:tcPr>
            <w:tcW w:w="1070" w:type="dxa"/>
          </w:tcPr>
          <w:p w14:paraId="1043A43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5 flujos)</w:t>
            </w:r>
          </w:p>
        </w:tc>
        <w:tc>
          <w:tcPr>
            <w:tcW w:w="1246" w:type="dxa"/>
          </w:tcPr>
          <w:p w14:paraId="0E001B8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352D4823"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8 bugs</w:t>
            </w:r>
          </w:p>
        </w:tc>
        <w:tc>
          <w:tcPr>
            <w:tcW w:w="1159" w:type="dxa"/>
          </w:tcPr>
          <w:p w14:paraId="253539B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Alta–Baja</w:t>
            </w:r>
          </w:p>
        </w:tc>
        <w:tc>
          <w:tcPr>
            <w:tcW w:w="2902" w:type="dxa"/>
          </w:tcPr>
          <w:p w14:paraId="05F4C508"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Defecto: </w:t>
            </w:r>
            <w:proofErr w:type="spellStart"/>
            <w:r w:rsidRPr="00C56F70">
              <w:rPr>
                <w:rFonts w:ascii="Arial" w:hAnsi="Arial" w:cs="Arial"/>
                <w:sz w:val="20"/>
                <w:szCs w:val="20"/>
              </w:rPr>
              <w:t>endpoint</w:t>
            </w:r>
            <w:proofErr w:type="spellEnd"/>
            <w:r w:rsidRPr="00C56F70">
              <w:rPr>
                <w:rFonts w:ascii="Arial" w:hAnsi="Arial" w:cs="Arial"/>
                <w:sz w:val="20"/>
                <w:szCs w:val="20"/>
              </w:rPr>
              <w:t xml:space="preserve"> de reprogramación no actualizaba </w:t>
            </w:r>
            <w:proofErr w:type="spellStart"/>
            <w:r w:rsidRPr="00C56F70">
              <w:rPr>
                <w:rFonts w:ascii="Arial" w:hAnsi="Arial" w:cs="Arial"/>
                <w:sz w:val="20"/>
                <w:szCs w:val="20"/>
              </w:rPr>
              <w:t>historial_estado</w:t>
            </w:r>
            <w:proofErr w:type="spellEnd"/>
            <w:r w:rsidRPr="00C56F70">
              <w:rPr>
                <w:rFonts w:ascii="Arial" w:hAnsi="Arial" w:cs="Arial"/>
                <w:sz w:val="20"/>
                <w:szCs w:val="20"/>
              </w:rPr>
              <w:t xml:space="preserve">; defecto Cypress: </w:t>
            </w:r>
            <w:proofErr w:type="spellStart"/>
            <w:r w:rsidRPr="00C56F70">
              <w:rPr>
                <w:rFonts w:ascii="Arial" w:hAnsi="Arial" w:cs="Arial"/>
                <w:sz w:val="20"/>
                <w:szCs w:val="20"/>
              </w:rPr>
              <w:t>wizard</w:t>
            </w:r>
            <w:proofErr w:type="spellEnd"/>
            <w:r w:rsidRPr="00C56F70">
              <w:rPr>
                <w:rFonts w:ascii="Arial" w:hAnsi="Arial" w:cs="Arial"/>
                <w:sz w:val="20"/>
                <w:szCs w:val="20"/>
              </w:rPr>
              <w:t xml:space="preserve"> no avanzaba si el estudiante tenía caracteres especiales en el nombre</w:t>
            </w:r>
          </w:p>
        </w:tc>
      </w:tr>
      <w:tr w:rsidR="00C56F70" w:rsidRPr="00C56F70" w14:paraId="06EB7AC1" w14:textId="77777777" w:rsidTr="00C56F70">
        <w:tc>
          <w:tcPr>
            <w:tcW w:w="1717" w:type="dxa"/>
          </w:tcPr>
          <w:p w14:paraId="5B8FEBEC"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9 (Estabilización)</w:t>
            </w:r>
          </w:p>
        </w:tc>
        <w:tc>
          <w:tcPr>
            <w:tcW w:w="1070" w:type="dxa"/>
          </w:tcPr>
          <w:p w14:paraId="3B5A960D"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197+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+ 3 nuevos </w:t>
            </w:r>
            <w:proofErr w:type="spellStart"/>
            <w:r w:rsidRPr="00C56F70">
              <w:rPr>
                <w:rFonts w:ascii="Arial" w:hAnsi="Arial" w:cs="Arial"/>
                <w:sz w:val="20"/>
                <w:szCs w:val="20"/>
              </w:rPr>
              <w:t>workflows</w:t>
            </w:r>
            <w:proofErr w:type="spellEnd"/>
            <w:r w:rsidRPr="00C56F70">
              <w:rPr>
                <w:rFonts w:ascii="Arial" w:hAnsi="Arial" w:cs="Arial"/>
                <w:sz w:val="20"/>
                <w:szCs w:val="20"/>
              </w:rPr>
              <w:t xml:space="preserve"> CI</w:t>
            </w:r>
          </w:p>
        </w:tc>
        <w:tc>
          <w:tcPr>
            <w:tcW w:w="1246" w:type="dxa"/>
          </w:tcPr>
          <w:p w14:paraId="1D3B37FB"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03DF681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6 bugs / mejoras</w:t>
            </w:r>
          </w:p>
        </w:tc>
        <w:tc>
          <w:tcPr>
            <w:tcW w:w="1159" w:type="dxa"/>
          </w:tcPr>
          <w:p w14:paraId="2CA7D30E"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Alta–Media</w:t>
            </w:r>
          </w:p>
        </w:tc>
        <w:tc>
          <w:tcPr>
            <w:tcW w:w="2902" w:type="dxa"/>
          </w:tcPr>
          <w:p w14:paraId="3D587E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de </w:t>
            </w:r>
            <w:proofErr w:type="spellStart"/>
            <w:r w:rsidRPr="00C56F70">
              <w:rPr>
                <w:rFonts w:ascii="Arial" w:hAnsi="Arial" w:cs="Arial"/>
                <w:sz w:val="20"/>
                <w:szCs w:val="20"/>
              </w:rPr>
              <w:t>bcrypt</w:t>
            </w:r>
            <w:proofErr w:type="spellEnd"/>
            <w:r w:rsidRPr="00C56F70">
              <w:rPr>
                <w:rFonts w:ascii="Arial" w:hAnsi="Arial" w:cs="Arial"/>
                <w:sz w:val="20"/>
                <w:szCs w:val="20"/>
              </w:rPr>
              <w:t xml:space="preserve">: hash del </w:t>
            </w:r>
            <w:proofErr w:type="spellStart"/>
            <w:r w:rsidRPr="00C56F70">
              <w:rPr>
                <w:rFonts w:ascii="Arial" w:hAnsi="Arial" w:cs="Arial"/>
                <w:sz w:val="20"/>
                <w:szCs w:val="20"/>
              </w:rPr>
              <w:t>admin</w:t>
            </w:r>
            <w:proofErr w:type="spellEnd"/>
            <w:r w:rsidRPr="00C56F70">
              <w:rPr>
                <w:rFonts w:ascii="Arial" w:hAnsi="Arial" w:cs="Arial"/>
                <w:sz w:val="20"/>
                <w:szCs w:val="20"/>
              </w:rPr>
              <w:t xml:space="preserve"> en costo V4 (incompatible con V6); </w:t>
            </w:r>
            <w:proofErr w:type="spellStart"/>
            <w:r w:rsidRPr="00C56F70">
              <w:rPr>
                <w:rFonts w:ascii="Arial" w:hAnsi="Arial" w:cs="Arial"/>
                <w:sz w:val="20"/>
                <w:szCs w:val="20"/>
              </w:rPr>
              <w:t>fix</w:t>
            </w:r>
            <w:proofErr w:type="spellEnd"/>
            <w:r w:rsidRPr="00C56F70">
              <w:rPr>
                <w:rFonts w:ascii="Arial" w:hAnsi="Arial" w:cs="Arial"/>
                <w:sz w:val="20"/>
                <w:szCs w:val="20"/>
              </w:rPr>
              <w:t xml:space="preserve"> de </w:t>
            </w:r>
            <w:proofErr w:type="spellStart"/>
            <w:r w:rsidRPr="00C56F70">
              <w:rPr>
                <w:rFonts w:ascii="Arial" w:hAnsi="Arial" w:cs="Arial"/>
                <w:sz w:val="20"/>
                <w:szCs w:val="20"/>
              </w:rPr>
              <w:t>timezone</w:t>
            </w:r>
            <w:proofErr w:type="spellEnd"/>
            <w:r w:rsidRPr="00C56F70">
              <w:rPr>
                <w:rFonts w:ascii="Arial" w:hAnsi="Arial" w:cs="Arial"/>
                <w:sz w:val="20"/>
                <w:szCs w:val="20"/>
              </w:rPr>
              <w:t xml:space="preserve"> </w:t>
            </w:r>
            <w:proofErr w:type="spellStart"/>
            <w:r w:rsidRPr="00C56F70">
              <w:rPr>
                <w:rFonts w:ascii="Arial" w:hAnsi="Arial" w:cs="Arial"/>
                <w:sz w:val="20"/>
                <w:szCs w:val="20"/>
              </w:rPr>
              <w:t>UTC→America</w:t>
            </w:r>
            <w:proofErr w:type="spellEnd"/>
            <w:r w:rsidRPr="00C56F70">
              <w:rPr>
                <w:rFonts w:ascii="Arial" w:hAnsi="Arial" w:cs="Arial"/>
                <w:sz w:val="20"/>
                <w:szCs w:val="20"/>
              </w:rPr>
              <w:t xml:space="preserve">/Guayaquil; </w:t>
            </w:r>
            <w:proofErr w:type="spellStart"/>
            <w:r w:rsidRPr="00C56F70">
              <w:rPr>
                <w:rFonts w:ascii="Arial" w:hAnsi="Arial" w:cs="Arial"/>
                <w:sz w:val="20"/>
                <w:szCs w:val="20"/>
              </w:rPr>
              <w:t>GlobalExceptionHandler</w:t>
            </w:r>
            <w:proofErr w:type="spellEnd"/>
            <w:r w:rsidRPr="00C56F70">
              <w:rPr>
                <w:rFonts w:ascii="Arial" w:hAnsi="Arial" w:cs="Arial"/>
                <w:sz w:val="20"/>
                <w:szCs w:val="20"/>
              </w:rPr>
              <w:t xml:space="preserve"> retornaba HTML en lugar de JSON para 404 y 400</w:t>
            </w:r>
          </w:p>
        </w:tc>
      </w:tr>
      <w:tr w:rsidR="00C56F70" w:rsidRPr="00C56F70" w14:paraId="2C67837B" w14:textId="77777777" w:rsidTr="00C56F70">
        <w:tc>
          <w:tcPr>
            <w:tcW w:w="1717" w:type="dxa"/>
          </w:tcPr>
          <w:p w14:paraId="12D0EB8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12 (</w:t>
            </w:r>
            <w:proofErr w:type="spellStart"/>
            <w:r w:rsidRPr="00C56F70">
              <w:rPr>
                <w:rFonts w:ascii="Arial" w:hAnsi="Arial" w:cs="Arial"/>
                <w:sz w:val="20"/>
                <w:szCs w:val="20"/>
              </w:rPr>
              <w:t>Testing</w:t>
            </w:r>
            <w:proofErr w:type="spellEnd"/>
            <w:r w:rsidRPr="00C56F70">
              <w:rPr>
                <w:rFonts w:ascii="Arial" w:hAnsi="Arial" w:cs="Arial"/>
                <w:sz w:val="20"/>
                <w:szCs w:val="20"/>
              </w:rPr>
              <w:t xml:space="preserve"> Grupo B)</w:t>
            </w:r>
          </w:p>
        </w:tc>
        <w:tc>
          <w:tcPr>
            <w:tcW w:w="1070" w:type="dxa"/>
          </w:tcPr>
          <w:p w14:paraId="73E82A0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w:t>
            </w:r>
            <w:proofErr w:type="spellStart"/>
            <w:r w:rsidRPr="00C56F70">
              <w:rPr>
                <w:rFonts w:ascii="Arial" w:hAnsi="Arial" w:cs="Arial"/>
                <w:sz w:val="20"/>
                <w:szCs w:val="20"/>
              </w:rPr>
              <w:t>unit</w:t>
            </w:r>
            <w:proofErr w:type="spellEnd"/>
            <w:r w:rsidRPr="00C56F70">
              <w:rPr>
                <w:rFonts w:ascii="Arial" w:hAnsi="Arial" w:cs="Arial"/>
                <w:sz w:val="20"/>
                <w:szCs w:val="20"/>
              </w:rPr>
              <w:t xml:space="preserve"> + IT + E2E Cypress 8 flujos)</w:t>
            </w:r>
          </w:p>
        </w:tc>
        <w:tc>
          <w:tcPr>
            <w:tcW w:w="1246" w:type="dxa"/>
          </w:tcPr>
          <w:p w14:paraId="2CA0364A"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194F8B21"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4 bugs</w:t>
            </w:r>
          </w:p>
        </w:tc>
        <w:tc>
          <w:tcPr>
            <w:tcW w:w="1159" w:type="dxa"/>
          </w:tcPr>
          <w:p w14:paraId="1B992717"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5D7D566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Fix en </w:t>
            </w:r>
            <w:proofErr w:type="spellStart"/>
            <w:r w:rsidRPr="00C56F70">
              <w:rPr>
                <w:rFonts w:ascii="Arial" w:hAnsi="Arial" w:cs="Arial"/>
                <w:sz w:val="20"/>
                <w:szCs w:val="20"/>
              </w:rPr>
              <w:t>consumer</w:t>
            </w:r>
            <w:proofErr w:type="spellEnd"/>
            <w:r w:rsidRPr="00C56F70">
              <w:rPr>
                <w:rFonts w:ascii="Arial" w:hAnsi="Arial" w:cs="Arial"/>
                <w:sz w:val="20"/>
                <w:szCs w:val="20"/>
              </w:rPr>
              <w:t xml:space="preserve"> de notificaciones que no procesaba eventos cuando </w:t>
            </w:r>
            <w:proofErr w:type="spellStart"/>
            <w:r w:rsidRPr="00C56F70">
              <w:rPr>
                <w:rFonts w:ascii="Arial" w:hAnsi="Arial" w:cs="Arial"/>
                <w:sz w:val="20"/>
                <w:szCs w:val="20"/>
              </w:rPr>
              <w:t>RabbitMQ</w:t>
            </w:r>
            <w:proofErr w:type="spellEnd"/>
            <w:r w:rsidRPr="00C56F70">
              <w:rPr>
                <w:rFonts w:ascii="Arial" w:hAnsi="Arial" w:cs="Arial"/>
                <w:sz w:val="20"/>
                <w:szCs w:val="20"/>
              </w:rPr>
              <w:t xml:space="preserve"> tenía alta latencia; corrección de exportación PDF que omitía la última fila de la tabla</w:t>
            </w:r>
          </w:p>
        </w:tc>
      </w:tr>
      <w:tr w:rsidR="00C56F70" w:rsidRPr="00C56F70" w14:paraId="65F5BF92" w14:textId="77777777" w:rsidTr="00C56F70">
        <w:tc>
          <w:tcPr>
            <w:tcW w:w="1717" w:type="dxa"/>
          </w:tcPr>
          <w:p w14:paraId="1A2BE10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Sprint 13 (Cierre)</w:t>
            </w:r>
          </w:p>
        </w:tc>
        <w:tc>
          <w:tcPr>
            <w:tcW w:w="1070" w:type="dxa"/>
          </w:tcPr>
          <w:p w14:paraId="206466C4"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350+ </w:t>
            </w:r>
            <w:proofErr w:type="spellStart"/>
            <w:r w:rsidRPr="00C56F70">
              <w:rPr>
                <w:rFonts w:ascii="Arial" w:hAnsi="Arial" w:cs="Arial"/>
                <w:sz w:val="20"/>
                <w:szCs w:val="20"/>
              </w:rPr>
              <w:t>tests</w:t>
            </w:r>
            <w:proofErr w:type="spellEnd"/>
            <w:r w:rsidRPr="00C56F70">
              <w:rPr>
                <w:rFonts w:ascii="Arial" w:hAnsi="Arial" w:cs="Arial"/>
                <w:sz w:val="20"/>
                <w:szCs w:val="20"/>
              </w:rPr>
              <w:t xml:space="preserve"> + </w:t>
            </w:r>
            <w:proofErr w:type="spellStart"/>
            <w:r w:rsidRPr="00C56F70">
              <w:rPr>
                <w:rFonts w:ascii="Arial" w:hAnsi="Arial" w:cs="Arial"/>
                <w:sz w:val="20"/>
                <w:szCs w:val="20"/>
              </w:rPr>
              <w:t>JMeter</w:t>
            </w:r>
            <w:proofErr w:type="spellEnd"/>
            <w:r w:rsidRPr="00C56F70">
              <w:rPr>
                <w:rFonts w:ascii="Arial" w:hAnsi="Arial" w:cs="Arial"/>
                <w:sz w:val="20"/>
                <w:szCs w:val="20"/>
              </w:rPr>
              <w:t xml:space="preserve"> 50 usuarios</w:t>
            </w:r>
          </w:p>
        </w:tc>
        <w:tc>
          <w:tcPr>
            <w:tcW w:w="1246" w:type="dxa"/>
          </w:tcPr>
          <w:p w14:paraId="46C740E6"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100% al cierre</w:t>
            </w:r>
          </w:p>
        </w:tc>
        <w:tc>
          <w:tcPr>
            <w:tcW w:w="1399" w:type="dxa"/>
          </w:tcPr>
          <w:p w14:paraId="65118D45"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3 mejoras rendimiento</w:t>
            </w:r>
          </w:p>
        </w:tc>
        <w:tc>
          <w:tcPr>
            <w:tcW w:w="1159" w:type="dxa"/>
          </w:tcPr>
          <w:p w14:paraId="6D658879"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Media</w:t>
            </w:r>
          </w:p>
        </w:tc>
        <w:tc>
          <w:tcPr>
            <w:tcW w:w="2902" w:type="dxa"/>
          </w:tcPr>
          <w:p w14:paraId="6B318630" w14:textId="77777777" w:rsidR="00C56F70" w:rsidRPr="00C56F70" w:rsidRDefault="00C56F70" w:rsidP="00C70FC3">
            <w:pPr>
              <w:spacing w:before="40" w:after="40"/>
              <w:rPr>
                <w:rFonts w:ascii="Arial" w:hAnsi="Arial" w:cs="Arial"/>
                <w:sz w:val="20"/>
                <w:szCs w:val="20"/>
              </w:rPr>
            </w:pPr>
            <w:r w:rsidRPr="00C56F70">
              <w:rPr>
                <w:rFonts w:ascii="Arial" w:hAnsi="Arial" w:cs="Arial"/>
                <w:sz w:val="20"/>
                <w:szCs w:val="20"/>
              </w:rPr>
              <w:t xml:space="preserve">Índices BD en </w:t>
            </w:r>
            <w:proofErr w:type="spellStart"/>
            <w:proofErr w:type="gramStart"/>
            <w:r w:rsidRPr="00C56F70">
              <w:rPr>
                <w:rFonts w:ascii="Arial" w:hAnsi="Arial" w:cs="Arial"/>
                <w:sz w:val="20"/>
                <w:szCs w:val="20"/>
              </w:rPr>
              <w:t>asignaciones.fecha</w:t>
            </w:r>
            <w:proofErr w:type="spellEnd"/>
            <w:proofErr w:type="gramEnd"/>
            <w:r w:rsidRPr="00C56F70">
              <w:rPr>
                <w:rFonts w:ascii="Arial" w:hAnsi="Arial" w:cs="Arial"/>
                <w:sz w:val="20"/>
                <w:szCs w:val="20"/>
              </w:rPr>
              <w:t xml:space="preserve"> y </w:t>
            </w:r>
            <w:proofErr w:type="spellStart"/>
            <w:proofErr w:type="gramStart"/>
            <w:r w:rsidRPr="00C56F70">
              <w:rPr>
                <w:rFonts w:ascii="Arial" w:hAnsi="Arial" w:cs="Arial"/>
                <w:sz w:val="20"/>
                <w:szCs w:val="20"/>
              </w:rPr>
              <w:t>cobros.estado</w:t>
            </w:r>
            <w:proofErr w:type="spellEnd"/>
            <w:proofErr w:type="gramEnd"/>
            <w:r w:rsidRPr="00C56F70">
              <w:rPr>
                <w:rFonts w:ascii="Arial" w:hAnsi="Arial" w:cs="Arial"/>
                <w:sz w:val="20"/>
                <w:szCs w:val="20"/>
              </w:rPr>
              <w:t xml:space="preserve">; corrección de n+1 en reporte de morosidad; ajuste de pool </w:t>
            </w:r>
            <w:proofErr w:type="spellStart"/>
            <w:r w:rsidRPr="00C56F70">
              <w:rPr>
                <w:rFonts w:ascii="Arial" w:hAnsi="Arial" w:cs="Arial"/>
                <w:sz w:val="20"/>
                <w:szCs w:val="20"/>
              </w:rPr>
              <w:t>HikariCP</w:t>
            </w:r>
            <w:proofErr w:type="spellEnd"/>
            <w:r w:rsidRPr="00C56F70">
              <w:rPr>
                <w:rFonts w:ascii="Arial" w:hAnsi="Arial" w:cs="Arial"/>
                <w:sz w:val="20"/>
                <w:szCs w:val="20"/>
              </w:rPr>
              <w:t xml:space="preserve"> de 10 a 15 conexiones</w:t>
            </w:r>
          </w:p>
        </w:tc>
      </w:tr>
    </w:tbl>
    <w:p w14:paraId="380FE2CC" w14:textId="77777777" w:rsidR="00C56F70" w:rsidRDefault="00C56F70" w:rsidP="00196DCB">
      <w:pPr>
        <w:tabs>
          <w:tab w:val="left" w:pos="1095"/>
        </w:tabs>
        <w:spacing w:line="480" w:lineRule="auto"/>
        <w:jc w:val="both"/>
        <w:rPr>
          <w:rFonts w:ascii="Arial" w:hAnsi="Arial" w:cs="Arial"/>
          <w:b/>
          <w:bCs/>
        </w:rPr>
      </w:pPr>
    </w:p>
    <w:p w14:paraId="5780C64F" w14:textId="1417EC17" w:rsidR="00C56F70" w:rsidRDefault="00C56F70" w:rsidP="00196DCB">
      <w:pPr>
        <w:tabs>
          <w:tab w:val="left" w:pos="1095"/>
        </w:tabs>
        <w:spacing w:line="480" w:lineRule="auto"/>
        <w:jc w:val="both"/>
        <w:rPr>
          <w:rFonts w:ascii="Arial" w:hAnsi="Arial" w:cs="Arial"/>
        </w:rPr>
      </w:pPr>
      <w:r w:rsidRPr="00C56F70">
        <w:rPr>
          <w:rFonts w:ascii="Arial" w:hAnsi="Arial" w:cs="Arial"/>
        </w:rPr>
        <w:lastRenderedPageBreak/>
        <w:t xml:space="preserve">Evidencia de regresión: el </w:t>
      </w:r>
      <w:proofErr w:type="spellStart"/>
      <w:r w:rsidRPr="00C56F70">
        <w:rPr>
          <w:rFonts w:ascii="Arial" w:hAnsi="Arial" w:cs="Arial"/>
        </w:rPr>
        <w:t>workflow</w:t>
      </w:r>
      <w:proofErr w:type="spellEnd"/>
      <w:r w:rsidRPr="00C56F70">
        <w:rPr>
          <w:rFonts w:ascii="Arial" w:hAnsi="Arial" w:cs="Arial"/>
        </w:rPr>
        <w:t xml:space="preserve"> </w:t>
      </w:r>
      <w:proofErr w:type="spellStart"/>
      <w:r w:rsidRPr="00C56F70">
        <w:rPr>
          <w:rFonts w:ascii="Arial" w:hAnsi="Arial" w:cs="Arial"/>
        </w:rPr>
        <w:t>backend-ci.yml</w:t>
      </w:r>
      <w:proofErr w:type="spellEnd"/>
      <w:r w:rsidRPr="00C56F70">
        <w:rPr>
          <w:rFonts w:ascii="Arial" w:hAnsi="Arial" w:cs="Arial"/>
        </w:rPr>
        <w:t xml:space="preserve"> se ejecutó en cada PR a lo largo de los 14 </w:t>
      </w:r>
      <w:proofErr w:type="spellStart"/>
      <w:r w:rsidRPr="00C56F70">
        <w:rPr>
          <w:rFonts w:ascii="Arial" w:hAnsi="Arial" w:cs="Arial"/>
        </w:rPr>
        <w:t>sprints</w:t>
      </w:r>
      <w:proofErr w:type="spellEnd"/>
      <w:r w:rsidRPr="00C56F70">
        <w:rPr>
          <w:rFonts w:ascii="Arial" w:hAnsi="Arial" w:cs="Arial"/>
        </w:rPr>
        <w:t xml:space="preserve"> del proyecto. Los 57+ </w:t>
      </w:r>
      <w:proofErr w:type="spellStart"/>
      <w:r w:rsidRPr="00C56F70">
        <w:rPr>
          <w:rFonts w:ascii="Arial" w:hAnsi="Arial" w:cs="Arial"/>
        </w:rPr>
        <w:t>PRs</w:t>
      </w:r>
      <w:proofErr w:type="spellEnd"/>
      <w:r w:rsidRPr="00C56F70">
        <w:rPr>
          <w:rFonts w:ascii="Arial" w:hAnsi="Arial" w:cs="Arial"/>
        </w:rPr>
        <w:t xml:space="preserve"> </w:t>
      </w:r>
      <w:proofErr w:type="spellStart"/>
      <w:r w:rsidRPr="00C56F70">
        <w:rPr>
          <w:rFonts w:ascii="Arial" w:hAnsi="Arial" w:cs="Arial"/>
        </w:rPr>
        <w:t>mergeados</w:t>
      </w:r>
      <w:proofErr w:type="spellEnd"/>
      <w:r w:rsidRPr="00C56F70">
        <w:rPr>
          <w:rFonts w:ascii="Arial" w:hAnsi="Arial" w:cs="Arial"/>
        </w:rPr>
        <w:t xml:space="preserve"> tienen el </w:t>
      </w:r>
      <w:proofErr w:type="spellStart"/>
      <w:r w:rsidRPr="00C56F70">
        <w:rPr>
          <w:rFonts w:ascii="Arial" w:hAnsi="Arial" w:cs="Arial"/>
        </w:rPr>
        <w:t>check</w:t>
      </w:r>
      <w:proofErr w:type="spellEnd"/>
      <w:r w:rsidRPr="00C56F70">
        <w:rPr>
          <w:rFonts w:ascii="Arial" w:hAnsi="Arial" w:cs="Arial"/>
        </w:rPr>
        <w:t xml:space="preserve"> </w:t>
      </w:r>
      <w:proofErr w:type="spellStart"/>
      <w:r w:rsidRPr="00C56F70">
        <w:rPr>
          <w:rFonts w:ascii="Arial" w:hAnsi="Arial" w:cs="Arial"/>
        </w:rPr>
        <w:t>Backend</w:t>
      </w:r>
      <w:proofErr w:type="spellEnd"/>
      <w:r w:rsidRPr="00C56F70">
        <w:rPr>
          <w:rFonts w:ascii="Arial" w:hAnsi="Arial" w:cs="Arial"/>
        </w:rPr>
        <w:t xml:space="preserve"> CI en estado verde, garantizando que ninguna corrección de un sprint posterior rompió funcionalidad validada en </w:t>
      </w:r>
      <w:proofErr w:type="spellStart"/>
      <w:r w:rsidRPr="00C56F70">
        <w:rPr>
          <w:rFonts w:ascii="Arial" w:hAnsi="Arial" w:cs="Arial"/>
        </w:rPr>
        <w:t>sprints</w:t>
      </w:r>
      <w:proofErr w:type="spellEnd"/>
      <w:r w:rsidRPr="00C56F70">
        <w:rPr>
          <w:rFonts w:ascii="Arial" w:hAnsi="Arial" w:cs="Arial"/>
        </w:rPr>
        <w:t xml:space="preserve"> anteriores. El historial de </w:t>
      </w:r>
      <w:proofErr w:type="spellStart"/>
      <w:r w:rsidRPr="00C56F70">
        <w:rPr>
          <w:rFonts w:ascii="Arial" w:hAnsi="Arial" w:cs="Arial"/>
        </w:rPr>
        <w:t>checks</w:t>
      </w:r>
      <w:proofErr w:type="spellEnd"/>
      <w:r w:rsidRPr="00C56F70">
        <w:rPr>
          <w:rFonts w:ascii="Arial" w:hAnsi="Arial" w:cs="Arial"/>
        </w:rPr>
        <w:t xml:space="preserve"> es auditable en la pestaña </w:t>
      </w:r>
      <w:proofErr w:type="spellStart"/>
      <w:r w:rsidRPr="00C56F70">
        <w:rPr>
          <w:rFonts w:ascii="Arial" w:hAnsi="Arial" w:cs="Arial"/>
        </w:rPr>
        <w:t>Actions</w:t>
      </w:r>
      <w:proofErr w:type="spellEnd"/>
      <w:r w:rsidRPr="00C56F70">
        <w:rPr>
          <w:rFonts w:ascii="Arial" w:hAnsi="Arial" w:cs="Arial"/>
        </w:rPr>
        <w:t xml:space="preserve"> del repositorio GitHub.</w:t>
      </w:r>
    </w:p>
    <w:p>
      <w:pStyle w:val="Caption"/>
      <w:r>
        <w:t>Tabla 38: Datos técnicos y especificaciones</w:t>
      </w:r>
    </w:p>
    <w:p w14:paraId="4FE152F4" w14:textId="29E2A8E8"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Vista de la pestaña </w:t>
      </w:r>
      <w:proofErr w:type="spellStart"/>
      <w:r w:rsidRPr="00C56F70">
        <w:rPr>
          <w:b/>
          <w:bCs/>
          <w:i/>
          <w:iCs/>
          <w:color w:val="000000"/>
          <w:sz w:val="28"/>
          <w:szCs w:val="28"/>
          <w:u w:val="single"/>
        </w:rPr>
        <w:t>Actions</w:t>
      </w:r>
      <w:proofErr w:type="spellEnd"/>
      <w:r w:rsidRPr="00C56F70">
        <w:rPr>
          <w:b/>
          <w:bCs/>
          <w:i/>
          <w:iCs/>
          <w:color w:val="000000"/>
          <w:sz w:val="28"/>
          <w:szCs w:val="28"/>
          <w:u w:val="single"/>
        </w:rPr>
        <w:t xml:space="preserve"> de GitHub mostrando los </w:t>
      </w:r>
      <w:proofErr w:type="spellStart"/>
      <w:r w:rsidRPr="00C56F70">
        <w:rPr>
          <w:b/>
          <w:bCs/>
          <w:i/>
          <w:iCs/>
          <w:color w:val="000000"/>
          <w:sz w:val="28"/>
          <w:szCs w:val="28"/>
          <w:u w:val="single"/>
        </w:rPr>
        <w:t>checks</w:t>
      </w:r>
      <w:proofErr w:type="spellEnd"/>
      <w:r w:rsidRPr="00C56F70">
        <w:rPr>
          <w:b/>
          <w:bCs/>
          <w:i/>
          <w:iCs/>
          <w:color w:val="000000"/>
          <w:sz w:val="28"/>
          <w:szCs w:val="28"/>
          <w:u w:val="single"/>
        </w:rPr>
        <w:t xml:space="preserve"> </w:t>
      </w:r>
      <w:proofErr w:type="spellStart"/>
      <w:r w:rsidRPr="00C56F70">
        <w:rPr>
          <w:b/>
          <w:bCs/>
          <w:i/>
          <w:iCs/>
          <w:color w:val="000000"/>
          <w:sz w:val="28"/>
          <w:szCs w:val="28"/>
          <w:u w:val="single"/>
        </w:rPr>
        <w:t>Backend</w:t>
      </w:r>
      <w:proofErr w:type="spellEnd"/>
      <w:r w:rsidRPr="00C56F70">
        <w:rPr>
          <w:b/>
          <w:bCs/>
          <w:i/>
          <w:iCs/>
          <w:color w:val="000000"/>
          <w:sz w:val="28"/>
          <w:szCs w:val="28"/>
          <w:u w:val="single"/>
        </w:rPr>
        <w:t xml:space="preserve"> CI en verde en múltiples </w:t>
      </w:r>
      <w:proofErr w:type="spellStart"/>
      <w:r w:rsidRPr="00C56F70">
        <w:rPr>
          <w:b/>
          <w:bCs/>
          <w:i/>
          <w:iCs/>
          <w:color w:val="000000"/>
          <w:sz w:val="28"/>
          <w:szCs w:val="28"/>
          <w:u w:val="single"/>
        </w:rPr>
        <w:t>PRs</w:t>
      </w:r>
      <w:proofErr w:type="spellEnd"/>
    </w:p>
    <w:p w14:paraId="3096359C" w14:textId="292DD526" w:rsidR="00C56F70" w:rsidRPr="00C56F70" w:rsidRDefault="00C56F70" w:rsidP="00C56F70">
      <w:pPr>
        <w:spacing w:line="360" w:lineRule="auto"/>
        <w:jc w:val="both"/>
        <w:rPr>
          <w:b/>
          <w:bCs/>
          <w:i/>
          <w:iCs/>
          <w:color w:val="CC0000"/>
          <w:sz w:val="28"/>
          <w:szCs w:val="28"/>
          <w:u w:val="single"/>
        </w:rPr>
      </w:pPr>
      <w:r w:rsidRPr="00C56F70">
        <w:rPr>
          <w:b/>
          <w:bCs/>
          <w:i/>
          <w:iCs/>
          <w:color w:val="000000"/>
          <w:sz w:val="28"/>
          <w:szCs w:val="28"/>
          <w:u w:val="single"/>
        </w:rPr>
        <w:t xml:space="preserve">Reporte </w:t>
      </w:r>
      <w:proofErr w:type="spellStart"/>
      <w:r w:rsidRPr="00C56F70">
        <w:rPr>
          <w:b/>
          <w:bCs/>
          <w:i/>
          <w:iCs/>
          <w:color w:val="000000"/>
          <w:sz w:val="28"/>
          <w:szCs w:val="28"/>
          <w:u w:val="single"/>
        </w:rPr>
        <w:t>JaCoCo</w:t>
      </w:r>
      <w:proofErr w:type="spellEnd"/>
      <w:r w:rsidRPr="00C56F70">
        <w:rPr>
          <w:b/>
          <w:bCs/>
          <w:i/>
          <w:iCs/>
          <w:color w:val="000000"/>
          <w:sz w:val="28"/>
          <w:szCs w:val="28"/>
          <w:u w:val="single"/>
        </w:rPr>
        <w:t xml:space="preserve"> con cobertura ≥ 80% en los microservicios del Grupo A y Grupo B</w:t>
      </w:r>
    </w:p>
    <w:p w14:paraId="732CB058" w14:textId="77777777" w:rsidR="00C56F70" w:rsidRPr="00C56F70" w:rsidRDefault="00C56F70" w:rsidP="00C56F70">
      <w:pPr>
        <w:tabs>
          <w:tab w:val="left" w:pos="1095"/>
        </w:tabs>
        <w:spacing w:line="480" w:lineRule="auto"/>
        <w:jc w:val="both"/>
        <w:rPr>
          <w:rFonts w:ascii="Arial" w:hAnsi="Arial" w:cs="Arial"/>
          <w:b/>
          <w:bCs/>
        </w:rPr>
      </w:pPr>
      <w:r w:rsidRPr="00C56F70">
        <w:rPr>
          <w:rFonts w:ascii="Arial" w:hAnsi="Arial" w:cs="Arial"/>
          <w:b/>
          <w:bCs/>
        </w:rPr>
        <w:t>7.3.5 Evidencia de automatización y ejecución en CI/CD</w:t>
      </w:r>
    </w:p>
    <w:p w14:paraId="0FE00AA3" w14:textId="724F44F6" w:rsidR="00C56F70" w:rsidRPr="00C56F70" w:rsidRDefault="00C56F70" w:rsidP="00C56F70">
      <w:pPr>
        <w:tabs>
          <w:tab w:val="left" w:pos="1095"/>
        </w:tabs>
        <w:spacing w:line="480" w:lineRule="auto"/>
        <w:jc w:val="both"/>
        <w:rPr>
          <w:rFonts w:ascii="Arial" w:hAnsi="Arial" w:cs="Arial"/>
        </w:rPr>
      </w:pPr>
      <w:r w:rsidRPr="00C56F70">
        <w:rPr>
          <w:rFonts w:ascii="Arial" w:hAnsi="Arial" w:cs="Arial"/>
        </w:rPr>
        <w:t xml:space="preserve">El proyecto cuenta con cinco </w:t>
      </w:r>
      <w:proofErr w:type="spellStart"/>
      <w:r w:rsidRPr="00C56F70">
        <w:rPr>
          <w:rFonts w:ascii="Arial" w:hAnsi="Arial" w:cs="Arial"/>
        </w:rPr>
        <w:t>workflows</w:t>
      </w:r>
      <w:proofErr w:type="spellEnd"/>
      <w:r w:rsidRPr="00C56F70">
        <w:rPr>
          <w:rFonts w:ascii="Arial" w:hAnsi="Arial" w:cs="Arial"/>
        </w:rPr>
        <w:t xml:space="preserve"> de GitHub </w:t>
      </w:r>
      <w:proofErr w:type="spellStart"/>
      <w:r w:rsidRPr="00C56F70">
        <w:rPr>
          <w:rFonts w:ascii="Arial" w:hAnsi="Arial" w:cs="Arial"/>
        </w:rPr>
        <w:t>Actions</w:t>
      </w:r>
      <w:proofErr w:type="spellEnd"/>
      <w:r w:rsidRPr="00C56F70">
        <w:rPr>
          <w:rFonts w:ascii="Arial" w:hAnsi="Arial" w:cs="Arial"/>
        </w:rPr>
        <w:t xml:space="preserve"> activos durante toda la vida del proyecto:</w:t>
      </w:r>
    </w:p>
    <w:p w14:paraId="15282665" w14:textId="2104D14E" w:rsidR="00C56F70" w:rsidRDefault="00C56F70" w:rsidP="00C56F70">
      <w:pPr>
        <w:tabs>
          <w:tab w:val="left" w:pos="1095"/>
        </w:tabs>
        <w:spacing w:line="480" w:lineRule="auto"/>
        <w:jc w:val="both"/>
        <w:rPr>
          <w:rFonts w:ascii="Arial" w:hAnsi="Arial" w:cs="Arial"/>
          <w:b/>
          <w:bCs/>
        </w:rPr>
      </w:pPr>
      <w:proofErr w:type="spellStart"/>
      <w:r w:rsidRPr="00C56F70">
        <w:rPr>
          <w:rFonts w:ascii="Arial" w:hAnsi="Arial" w:cs="Arial"/>
          <w:b/>
          <w:bCs/>
        </w:rPr>
        <w:t>backend-ci.yml</w:t>
      </w:r>
      <w:proofErr w:type="spellEnd"/>
      <w:r w:rsidRPr="00C56F70">
        <w:rPr>
          <w:rFonts w:ascii="Arial" w:hAnsi="Arial" w:cs="Arial"/>
          <w:b/>
          <w:bCs/>
        </w:rPr>
        <w:t xml:space="preserve"> — Pruebas unitarias y cobertura</w:t>
      </w:r>
    </w:p>
    <w:tbl>
      <w:tblPr>
        <w:tblStyle w:val="Tablaconcuadrcula"/>
        <w:tblW w:w="0" w:type="auto"/>
        <w:tblLook w:val="04A0" w:firstRow="1" w:lastRow="0" w:firstColumn="1" w:lastColumn="0" w:noHBand="0" w:noVBand="1"/>
      </w:tblPr>
      <w:tblGrid>
        <w:gridCol w:w="2263"/>
        <w:gridCol w:w="6753"/>
      </w:tblGrid>
      <w:tr w:rsidR="00774A9E" w:rsidRPr="00774A9E" w14:paraId="3C4A319C" w14:textId="77777777" w:rsidTr="00774A9E">
        <w:tc>
          <w:tcPr>
            <w:tcW w:w="2263" w:type="dxa"/>
          </w:tcPr>
          <w:p w14:paraId="211EC284"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3418F3B5"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FC09604" w14:textId="77777777" w:rsidTr="00774A9E">
        <w:tc>
          <w:tcPr>
            <w:tcW w:w="2263" w:type="dxa"/>
          </w:tcPr>
          <w:p w14:paraId="055DF2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0036C21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789F5D" w14:textId="77777777" w:rsidTr="00774A9E">
        <w:tc>
          <w:tcPr>
            <w:tcW w:w="2263" w:type="dxa"/>
          </w:tcPr>
          <w:p w14:paraId="2A47F0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753" w:type="dxa"/>
          </w:tcPr>
          <w:p w14:paraId="24F52AD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también en </w:t>
            </w:r>
            <w:proofErr w:type="spellStart"/>
            <w:r w:rsidRPr="00774A9E">
              <w:rPr>
                <w:rFonts w:ascii="Arial" w:hAnsi="Arial" w:cs="Arial"/>
                <w:sz w:val="20"/>
                <w:szCs w:val="20"/>
              </w:rPr>
              <w:t>push</w:t>
            </w:r>
            <w:proofErr w:type="spellEnd"/>
            <w:r w:rsidRPr="00774A9E">
              <w:rPr>
                <w:rFonts w:ascii="Arial" w:hAnsi="Arial" w:cs="Arial"/>
                <w:sz w:val="20"/>
                <w:szCs w:val="20"/>
              </w:rPr>
              <w:t xml:space="preserve"> directo a </w:t>
            </w:r>
            <w:proofErr w:type="spellStart"/>
            <w:r w:rsidRPr="00774A9E">
              <w:rPr>
                <w:rFonts w:ascii="Arial" w:hAnsi="Arial" w:cs="Arial"/>
                <w:sz w:val="20"/>
                <w:szCs w:val="20"/>
              </w:rPr>
              <w:t>main</w:t>
            </w:r>
            <w:proofErr w:type="spellEnd"/>
          </w:p>
        </w:tc>
      </w:tr>
      <w:tr w:rsidR="00774A9E" w:rsidRPr="00774A9E" w14:paraId="3A2BE6A9" w14:textId="77777777" w:rsidTr="00774A9E">
        <w:tc>
          <w:tcPr>
            <w:tcW w:w="2263" w:type="dxa"/>
          </w:tcPr>
          <w:p w14:paraId="6A86B44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4CBE436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clean</w:t>
            </w:r>
            <w:proofErr w:type="spellEnd"/>
            <w:r w:rsidRPr="00774A9E">
              <w:rPr>
                <w:rFonts w:ascii="Arial" w:hAnsi="Arial" w:cs="Arial"/>
                <w:sz w:val="20"/>
                <w:szCs w:val="20"/>
              </w:rPr>
              <w:t xml:space="preserve"> </w:t>
            </w:r>
            <w:proofErr w:type="spellStart"/>
            <w:r w:rsidRPr="00774A9E">
              <w:rPr>
                <w:rFonts w:ascii="Arial" w:hAnsi="Arial" w:cs="Arial"/>
                <w:sz w:val="20"/>
                <w:szCs w:val="20"/>
              </w:rPr>
              <w:t>install</w:t>
            </w:r>
            <w:proofErr w:type="spellEnd"/>
            <w:r w:rsidRPr="00774A9E">
              <w:rPr>
                <w:rFonts w:ascii="Arial" w:hAnsi="Arial" w:cs="Arial"/>
                <w:sz w:val="20"/>
                <w:szCs w:val="20"/>
              </w:rPr>
              <w:t xml:space="preserve"> en los 11 módulos Maven; </w:t>
            </w:r>
            <w:proofErr w:type="spellStart"/>
            <w:r w:rsidRPr="00774A9E">
              <w:rPr>
                <w:rFonts w:ascii="Arial" w:hAnsi="Arial" w:cs="Arial"/>
                <w:sz w:val="20"/>
                <w:szCs w:val="20"/>
              </w:rPr>
              <w:t>JaCoCo</w:t>
            </w:r>
            <w:proofErr w:type="spellEnd"/>
            <w:r w:rsidRPr="00774A9E">
              <w:rPr>
                <w:rFonts w:ascii="Arial" w:hAnsi="Arial" w:cs="Arial"/>
                <w:sz w:val="20"/>
                <w:szCs w:val="20"/>
              </w:rPr>
              <w:t xml:space="preserve"> con umbral ≥80%; </w:t>
            </w:r>
            <w:proofErr w:type="spellStart"/>
            <w:r w:rsidRPr="00774A9E">
              <w:rPr>
                <w:rFonts w:ascii="Arial" w:hAnsi="Arial" w:cs="Arial"/>
                <w:sz w:val="20"/>
                <w:szCs w:val="20"/>
              </w:rPr>
              <w:t>Surefire</w:t>
            </w:r>
            <w:proofErr w:type="spellEnd"/>
            <w:r w:rsidRPr="00774A9E">
              <w:rPr>
                <w:rFonts w:ascii="Arial" w:hAnsi="Arial" w:cs="Arial"/>
                <w:sz w:val="20"/>
                <w:szCs w:val="20"/>
              </w:rPr>
              <w:t xml:space="preserve"> para reporte de resultados</w:t>
            </w:r>
          </w:p>
        </w:tc>
      </w:tr>
      <w:tr w:rsidR="00774A9E" w:rsidRPr="00774A9E" w14:paraId="1B41E6A4" w14:textId="77777777" w:rsidTr="00774A9E">
        <w:tc>
          <w:tcPr>
            <w:tcW w:w="2263" w:type="dxa"/>
          </w:tcPr>
          <w:p w14:paraId="413CB5F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511E878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w:t>
            </w:r>
            <w:proofErr w:type="spellStart"/>
            <w:r w:rsidRPr="00774A9E">
              <w:rPr>
                <w:rFonts w:ascii="Arial" w:hAnsi="Arial" w:cs="Arial"/>
                <w:sz w:val="20"/>
                <w:szCs w:val="20"/>
              </w:rPr>
              <w:t>jacoco-coverage-reports</w:t>
            </w:r>
            <w:proofErr w:type="spellEnd"/>
            <w:r w:rsidRPr="00774A9E">
              <w:rPr>
                <w:rFonts w:ascii="Arial" w:hAnsi="Arial" w:cs="Arial"/>
                <w:sz w:val="20"/>
                <w:szCs w:val="20"/>
              </w:rPr>
              <w:t xml:space="preserve"> (HTML descargable); artefacto </w:t>
            </w:r>
            <w:proofErr w:type="spellStart"/>
            <w:r w:rsidRPr="00774A9E">
              <w:rPr>
                <w:rFonts w:ascii="Arial" w:hAnsi="Arial" w:cs="Arial"/>
                <w:sz w:val="20"/>
                <w:szCs w:val="20"/>
              </w:rPr>
              <w:t>surefire</w:t>
            </w:r>
            <w:proofErr w:type="spellEnd"/>
            <w:r w:rsidRPr="00774A9E">
              <w:rPr>
                <w:rFonts w:ascii="Arial" w:hAnsi="Arial" w:cs="Arial"/>
                <w:sz w:val="20"/>
                <w:szCs w:val="20"/>
              </w:rPr>
              <w:t>-test-</w:t>
            </w:r>
            <w:proofErr w:type="spellStart"/>
            <w:r w:rsidRPr="00774A9E">
              <w:rPr>
                <w:rFonts w:ascii="Arial" w:hAnsi="Arial" w:cs="Arial"/>
                <w:sz w:val="20"/>
                <w:szCs w:val="20"/>
              </w:rPr>
              <w:t>reports</w:t>
            </w:r>
            <w:proofErr w:type="spellEnd"/>
            <w:r w:rsidRPr="00774A9E">
              <w:rPr>
                <w:rFonts w:ascii="Arial" w:hAnsi="Arial" w:cs="Arial"/>
                <w:sz w:val="20"/>
                <w:szCs w:val="20"/>
              </w:rPr>
              <w:t xml:space="preserve"> (XML </w:t>
            </w:r>
            <w:proofErr w:type="spellStart"/>
            <w:r w:rsidRPr="00774A9E">
              <w:rPr>
                <w:rFonts w:ascii="Arial" w:hAnsi="Arial" w:cs="Arial"/>
                <w:sz w:val="20"/>
                <w:szCs w:val="20"/>
              </w:rPr>
              <w:t>JUnit</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Maven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EE7101B" w14:textId="77777777" w:rsidTr="00774A9E">
        <w:tc>
          <w:tcPr>
            <w:tcW w:w="2263" w:type="dxa"/>
          </w:tcPr>
          <w:p w14:paraId="4A39D5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7C36ADB"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~6–8 minutos</w:t>
            </w:r>
          </w:p>
        </w:tc>
      </w:tr>
    </w:tbl>
    <w:p w14:paraId="6284768C" w14:textId="77777777" w:rsidR="00C56F70" w:rsidRDefault="00C56F70" w:rsidP="00C56F70">
      <w:pPr>
        <w:tabs>
          <w:tab w:val="left" w:pos="1095"/>
        </w:tabs>
        <w:spacing w:line="480" w:lineRule="auto"/>
        <w:jc w:val="both"/>
        <w:rPr>
          <w:rFonts w:ascii="Arial" w:hAnsi="Arial" w:cs="Arial"/>
          <w:b/>
          <w:bCs/>
        </w:rPr>
      </w:pPr>
    </w:p>
    <w:p w14:paraId="08CFBB2F" w14:textId="47E705AC" w:rsidR="00774A9E" w:rsidRPr="00774A9E" w:rsidRDefault="00774A9E" w:rsidP="00C56F70">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backend-ci.yml</w:t>
      </w:r>
      <w:proofErr w:type="spellEnd"/>
      <w:r w:rsidRPr="00774A9E">
        <w:rPr>
          <w:b/>
          <w:bCs/>
          <w:i/>
          <w:iCs/>
          <w:color w:val="000000"/>
          <w:sz w:val="28"/>
          <w:szCs w:val="28"/>
          <w:u w:val="single"/>
        </w:rPr>
        <w:t xml:space="preserve"> con </w:t>
      </w:r>
      <w:proofErr w:type="spellStart"/>
      <w:r w:rsidRPr="00774A9E">
        <w:rPr>
          <w:b/>
          <w:bCs/>
          <w:i/>
          <w:iCs/>
          <w:color w:val="000000"/>
          <w:sz w:val="28"/>
          <w:szCs w:val="28"/>
          <w:u w:val="single"/>
        </w:rPr>
        <w:t>check</w:t>
      </w:r>
      <w:proofErr w:type="spellEnd"/>
      <w:r w:rsidRPr="00774A9E">
        <w:rPr>
          <w:b/>
          <w:bCs/>
          <w:i/>
          <w:iCs/>
          <w:color w:val="000000"/>
          <w:sz w:val="28"/>
          <w:szCs w:val="28"/>
          <w:u w:val="single"/>
        </w:rPr>
        <w:t xml:space="preserve"> Maven </w:t>
      </w:r>
      <w:proofErr w:type="spellStart"/>
      <w:r w:rsidRPr="00774A9E">
        <w:rPr>
          <w:b/>
          <w:bCs/>
          <w:i/>
          <w:iCs/>
          <w:color w:val="000000"/>
          <w:sz w:val="28"/>
          <w:szCs w:val="28"/>
          <w:u w:val="single"/>
        </w:rPr>
        <w:t>Tests</w:t>
      </w:r>
      <w:proofErr w:type="spellEnd"/>
      <w:r w:rsidRPr="00774A9E">
        <w:rPr>
          <w:b/>
          <w:bCs/>
          <w:i/>
          <w:iCs/>
          <w:color w:val="000000"/>
          <w:sz w:val="28"/>
          <w:szCs w:val="28"/>
          <w:u w:val="single"/>
        </w:rPr>
        <w:t xml:space="preserve"> verde y resumen de </w:t>
      </w:r>
      <w:proofErr w:type="spellStart"/>
      <w:r w:rsidRPr="00774A9E">
        <w:rPr>
          <w:b/>
          <w:bCs/>
          <w:i/>
          <w:iCs/>
          <w:color w:val="000000"/>
          <w:sz w:val="28"/>
          <w:szCs w:val="28"/>
          <w:u w:val="single"/>
        </w:rPr>
        <w:t>tests</w:t>
      </w:r>
      <w:proofErr w:type="spellEnd"/>
      <w:r w:rsidRPr="00774A9E">
        <w:rPr>
          <w:b/>
          <w:bCs/>
          <w:i/>
          <w:iCs/>
          <w:color w:val="000000"/>
          <w:sz w:val="28"/>
          <w:szCs w:val="28"/>
          <w:u w:val="single"/>
        </w:rPr>
        <w:t xml:space="preserve"> en el PR</w:t>
      </w:r>
    </w:p>
    <w:p w14:paraId="1FA31135" w14:textId="3898164F" w:rsidR="00774A9E" w:rsidRDefault="00774A9E" w:rsidP="00C56F70">
      <w:pPr>
        <w:tabs>
          <w:tab w:val="left" w:pos="1095"/>
        </w:tabs>
        <w:spacing w:line="480" w:lineRule="auto"/>
        <w:jc w:val="both"/>
        <w:rPr>
          <w:rFonts w:ascii="Arial" w:hAnsi="Arial" w:cs="Arial"/>
          <w:b/>
          <w:bCs/>
        </w:rPr>
      </w:pPr>
      <w:proofErr w:type="spellStart"/>
      <w:r w:rsidRPr="00774A9E">
        <w:rPr>
          <w:rFonts w:ascii="Arial" w:hAnsi="Arial" w:cs="Arial"/>
          <w:b/>
          <w:bCs/>
        </w:rPr>
        <w:t>integration-tests.yml</w:t>
      </w:r>
      <w:proofErr w:type="spellEnd"/>
      <w:r w:rsidRPr="00774A9E">
        <w:rPr>
          <w:rFonts w:ascii="Arial" w:hAnsi="Arial" w:cs="Arial"/>
          <w:b/>
          <w:bCs/>
        </w:rPr>
        <w:t xml:space="preserve"> — Pruebas de integración con infraestructura real</w:t>
      </w:r>
    </w:p>
    <w:tbl>
      <w:tblPr>
        <w:tblStyle w:val="Tablaconcuadrcula"/>
        <w:tblW w:w="0" w:type="auto"/>
        <w:tblLook w:val="04A0" w:firstRow="1" w:lastRow="0" w:firstColumn="1" w:lastColumn="0" w:noHBand="0" w:noVBand="1"/>
      </w:tblPr>
      <w:tblGrid>
        <w:gridCol w:w="2263"/>
        <w:gridCol w:w="6753"/>
      </w:tblGrid>
      <w:tr w:rsidR="00774A9E" w:rsidRPr="00774A9E" w14:paraId="2A8CB60C" w14:textId="77777777" w:rsidTr="00774A9E">
        <w:tc>
          <w:tcPr>
            <w:tcW w:w="2263" w:type="dxa"/>
          </w:tcPr>
          <w:p w14:paraId="3FBF19E0"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753" w:type="dxa"/>
          </w:tcPr>
          <w:p w14:paraId="21508F0D"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2169AFD0" w14:textId="77777777" w:rsidTr="00774A9E">
        <w:tc>
          <w:tcPr>
            <w:tcW w:w="2263" w:type="dxa"/>
          </w:tcPr>
          <w:p w14:paraId="7330B96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753" w:type="dxa"/>
          </w:tcPr>
          <w:p w14:paraId="2F45BCD3"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6C540A2C" w14:textId="77777777" w:rsidTr="00774A9E">
        <w:tc>
          <w:tcPr>
            <w:tcW w:w="2263" w:type="dxa"/>
          </w:tcPr>
          <w:p w14:paraId="6E8A8B23"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lastRenderedPageBreak/>
              <w:t>Cuándo</w:t>
            </w:r>
            <w:proofErr w:type="gramEnd"/>
          </w:p>
        </w:tc>
        <w:tc>
          <w:tcPr>
            <w:tcW w:w="6753" w:type="dxa"/>
          </w:tcPr>
          <w:p w14:paraId="5408AFFB"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obligatorio en cada PR que toque el </w:t>
            </w:r>
            <w:proofErr w:type="spellStart"/>
            <w:r w:rsidRPr="00774A9E">
              <w:rPr>
                <w:rFonts w:ascii="Arial" w:hAnsi="Arial" w:cs="Arial"/>
                <w:sz w:val="20"/>
                <w:szCs w:val="20"/>
              </w:rPr>
              <w:t>backend</w:t>
            </w:r>
            <w:proofErr w:type="spellEnd"/>
          </w:p>
        </w:tc>
      </w:tr>
      <w:tr w:rsidR="00774A9E" w:rsidRPr="00774A9E" w14:paraId="2D30BE33" w14:textId="77777777" w:rsidTr="00774A9E">
        <w:tc>
          <w:tcPr>
            <w:tcW w:w="2263" w:type="dxa"/>
          </w:tcPr>
          <w:p w14:paraId="6F17199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753" w:type="dxa"/>
          </w:tcPr>
          <w:p w14:paraId="643DAD5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Levanta PostgreSQL 15 y </w:t>
            </w:r>
            <w:proofErr w:type="spellStart"/>
            <w:r w:rsidRPr="00774A9E">
              <w:rPr>
                <w:rFonts w:ascii="Arial" w:hAnsi="Arial" w:cs="Arial"/>
                <w:sz w:val="20"/>
                <w:szCs w:val="20"/>
              </w:rPr>
              <w:t>RabbitMQ</w:t>
            </w:r>
            <w:proofErr w:type="spellEnd"/>
            <w:r w:rsidRPr="00774A9E">
              <w:rPr>
                <w:rFonts w:ascii="Arial" w:hAnsi="Arial" w:cs="Arial"/>
                <w:sz w:val="20"/>
                <w:szCs w:val="20"/>
              </w:rPr>
              <w:t xml:space="preserve"> 3.12 como GitHub </w:t>
            </w:r>
            <w:proofErr w:type="spellStart"/>
            <w:r w:rsidRPr="00774A9E">
              <w:rPr>
                <w:rFonts w:ascii="Arial" w:hAnsi="Arial" w:cs="Arial"/>
                <w:sz w:val="20"/>
                <w:szCs w:val="20"/>
              </w:rPr>
              <w:t>Services</w:t>
            </w:r>
            <w:proofErr w:type="spellEnd"/>
            <w:r w:rsidRPr="00774A9E">
              <w:rPr>
                <w:rFonts w:ascii="Arial" w:hAnsi="Arial" w:cs="Arial"/>
                <w:sz w:val="20"/>
                <w:szCs w:val="20"/>
              </w:rPr>
              <w:t xml:space="preserve">; inicializa los 9 </w:t>
            </w:r>
            <w:proofErr w:type="spellStart"/>
            <w:r w:rsidRPr="00774A9E">
              <w:rPr>
                <w:rFonts w:ascii="Arial" w:hAnsi="Arial" w:cs="Arial"/>
                <w:sz w:val="20"/>
                <w:szCs w:val="20"/>
              </w:rPr>
              <w:t>schemas</w:t>
            </w:r>
            <w:proofErr w:type="spellEnd"/>
            <w:r w:rsidRPr="00774A9E">
              <w:rPr>
                <w:rFonts w:ascii="Arial" w:hAnsi="Arial" w:cs="Arial"/>
                <w:sz w:val="20"/>
                <w:szCs w:val="20"/>
              </w:rPr>
              <w:t xml:space="preserve">; genera JWT </w:t>
            </w:r>
            <w:proofErr w:type="spellStart"/>
            <w:r w:rsidRPr="00774A9E">
              <w:rPr>
                <w:rFonts w:ascii="Arial" w:hAnsi="Arial" w:cs="Arial"/>
                <w:sz w:val="20"/>
                <w:szCs w:val="20"/>
              </w:rPr>
              <w:t>secret</w:t>
            </w:r>
            <w:proofErr w:type="spellEnd"/>
            <w:r w:rsidRPr="00774A9E">
              <w:rPr>
                <w:rFonts w:ascii="Arial" w:hAnsi="Arial" w:cs="Arial"/>
                <w:sz w:val="20"/>
                <w:szCs w:val="20"/>
              </w:rPr>
              <w:t xml:space="preserve"> aleatorio; ejecuta </w:t>
            </w:r>
            <w:proofErr w:type="spellStart"/>
            <w:r w:rsidRPr="00774A9E">
              <w:rPr>
                <w:rFonts w:ascii="Arial" w:hAnsi="Arial" w:cs="Arial"/>
                <w:sz w:val="20"/>
                <w:szCs w:val="20"/>
              </w:rPr>
              <w:t>mvn</w:t>
            </w:r>
            <w:proofErr w:type="spellEnd"/>
            <w:r w:rsidRPr="00774A9E">
              <w:rPr>
                <w:rFonts w:ascii="Arial" w:hAnsi="Arial" w:cs="Arial"/>
                <w:sz w:val="20"/>
                <w:szCs w:val="20"/>
              </w:rPr>
              <w:t xml:space="preserve"> </w:t>
            </w:r>
            <w:proofErr w:type="spellStart"/>
            <w:r w:rsidRPr="00774A9E">
              <w:rPr>
                <w:rFonts w:ascii="Arial" w:hAnsi="Arial" w:cs="Arial"/>
                <w:sz w:val="20"/>
                <w:szCs w:val="20"/>
              </w:rPr>
              <w:t>verify</w:t>
            </w:r>
            <w:proofErr w:type="spellEnd"/>
            <w:r w:rsidRPr="00774A9E">
              <w:rPr>
                <w:rFonts w:ascii="Arial" w:hAnsi="Arial" w:cs="Arial"/>
                <w:sz w:val="20"/>
                <w:szCs w:val="20"/>
              </w:rPr>
              <w:t xml:space="preserve"> -</w:t>
            </w:r>
            <w:proofErr w:type="spellStart"/>
            <w:r w:rsidRPr="00774A9E">
              <w:rPr>
                <w:rFonts w:ascii="Arial" w:hAnsi="Arial" w:cs="Arial"/>
                <w:sz w:val="20"/>
                <w:szCs w:val="20"/>
              </w:rPr>
              <w:t>Dgroups</w:t>
            </w:r>
            <w:proofErr w:type="spellEnd"/>
            <w:r w:rsidRPr="00774A9E">
              <w:rPr>
                <w:rFonts w:ascii="Arial" w:hAnsi="Arial" w:cs="Arial"/>
                <w:sz w:val="20"/>
                <w:szCs w:val="20"/>
              </w:rPr>
              <w:t>=</w:t>
            </w:r>
            <w:proofErr w:type="spellStart"/>
            <w:r w:rsidRPr="00774A9E">
              <w:rPr>
                <w:rFonts w:ascii="Arial" w:hAnsi="Arial" w:cs="Arial"/>
                <w:sz w:val="20"/>
                <w:szCs w:val="20"/>
              </w:rPr>
              <w:t>integration</w:t>
            </w:r>
            <w:proofErr w:type="spellEnd"/>
          </w:p>
        </w:tc>
      </w:tr>
      <w:tr w:rsidR="00774A9E" w:rsidRPr="00774A9E" w14:paraId="7EC0B357" w14:textId="77777777" w:rsidTr="00774A9E">
        <w:tc>
          <w:tcPr>
            <w:tcW w:w="2263" w:type="dxa"/>
          </w:tcPr>
          <w:p w14:paraId="41FD763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753" w:type="dxa"/>
          </w:tcPr>
          <w:p w14:paraId="33AC944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Artefactos </w:t>
            </w:r>
            <w:proofErr w:type="spellStart"/>
            <w:r w:rsidRPr="00774A9E">
              <w:rPr>
                <w:rFonts w:ascii="Arial" w:hAnsi="Arial" w:cs="Arial"/>
                <w:sz w:val="20"/>
                <w:szCs w:val="20"/>
              </w:rPr>
              <w:t>surefire-integration-reports</w:t>
            </w:r>
            <w:proofErr w:type="spellEnd"/>
            <w:r w:rsidRPr="00774A9E">
              <w:rPr>
                <w:rFonts w:ascii="Arial" w:hAnsi="Arial" w:cs="Arial"/>
                <w:sz w:val="20"/>
                <w:szCs w:val="20"/>
              </w:rPr>
              <w:t xml:space="preserve"> y </w:t>
            </w:r>
            <w:proofErr w:type="spellStart"/>
            <w:r w:rsidRPr="00774A9E">
              <w:rPr>
                <w:rFonts w:ascii="Arial" w:hAnsi="Arial" w:cs="Arial"/>
                <w:sz w:val="20"/>
                <w:szCs w:val="20"/>
              </w:rPr>
              <w:t>failsafe-integration-reports</w:t>
            </w:r>
            <w:proofErr w:type="spellEnd"/>
            <w:r w:rsidRPr="00774A9E">
              <w:rPr>
                <w:rFonts w:ascii="Arial" w:hAnsi="Arial" w:cs="Arial"/>
                <w:sz w:val="20"/>
                <w:szCs w:val="20"/>
              </w:rPr>
              <w:t xml:space="preserve">; </w:t>
            </w:r>
            <w:proofErr w:type="spellStart"/>
            <w:r w:rsidRPr="00774A9E">
              <w:rPr>
                <w:rFonts w:ascii="Arial" w:hAnsi="Arial" w:cs="Arial"/>
                <w:sz w:val="20"/>
                <w:szCs w:val="20"/>
              </w:rPr>
              <w:t>check</w:t>
            </w:r>
            <w:proofErr w:type="spellEnd"/>
            <w:r w:rsidRPr="00774A9E">
              <w:rPr>
                <w:rFonts w:ascii="Arial" w:hAnsi="Arial" w:cs="Arial"/>
                <w:sz w:val="20"/>
                <w:szCs w:val="20"/>
              </w:rPr>
              <w:t xml:space="preserve"> </w:t>
            </w:r>
            <w:proofErr w:type="spellStart"/>
            <w:r w:rsidRPr="00774A9E">
              <w:rPr>
                <w:rFonts w:ascii="Arial" w:hAnsi="Arial" w:cs="Arial"/>
                <w:sz w:val="20"/>
                <w:szCs w:val="20"/>
              </w:rPr>
              <w:t>Integration</w:t>
            </w:r>
            <w:proofErr w:type="spellEnd"/>
            <w:r w:rsidRPr="00774A9E">
              <w:rPr>
                <w:rFonts w:ascii="Arial" w:hAnsi="Arial" w:cs="Arial"/>
                <w:sz w:val="20"/>
                <w:szCs w:val="20"/>
              </w:rPr>
              <w:t xml:space="preserve"> </w:t>
            </w:r>
            <w:proofErr w:type="spellStart"/>
            <w:r w:rsidRPr="00774A9E">
              <w:rPr>
                <w:rFonts w:ascii="Arial" w:hAnsi="Arial" w:cs="Arial"/>
                <w:sz w:val="20"/>
                <w:szCs w:val="20"/>
              </w:rPr>
              <w:t>Tests</w:t>
            </w:r>
            <w:proofErr w:type="spellEnd"/>
            <w:r w:rsidRPr="00774A9E">
              <w:rPr>
                <w:rFonts w:ascii="Arial" w:hAnsi="Arial" w:cs="Arial"/>
                <w:sz w:val="20"/>
                <w:szCs w:val="20"/>
              </w:rPr>
              <w:t xml:space="preserve"> en el PR</w:t>
            </w:r>
          </w:p>
        </w:tc>
      </w:tr>
      <w:tr w:rsidR="00774A9E" w:rsidRPr="00774A9E" w14:paraId="04AC0296" w14:textId="77777777" w:rsidTr="00774A9E">
        <w:tc>
          <w:tcPr>
            <w:tcW w:w="2263" w:type="dxa"/>
          </w:tcPr>
          <w:p w14:paraId="41AD0B1D"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753" w:type="dxa"/>
          </w:tcPr>
          <w:p w14:paraId="269030C7"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~10–12 minutos</w:t>
            </w:r>
          </w:p>
        </w:tc>
      </w:tr>
    </w:tbl>
    <w:p w14:paraId="6E8F1AC2" w14:textId="77777777" w:rsidR="00774A9E" w:rsidRPr="00C56F70" w:rsidRDefault="00774A9E" w:rsidP="00C56F70">
      <w:pPr>
        <w:tabs>
          <w:tab w:val="left" w:pos="1095"/>
        </w:tabs>
        <w:spacing w:line="480" w:lineRule="auto"/>
        <w:jc w:val="both"/>
        <w:rPr>
          <w:rFonts w:ascii="Arial" w:hAnsi="Arial" w:cs="Arial"/>
          <w:b/>
          <w:bCs/>
        </w:rPr>
      </w:pPr>
    </w:p>
    <w:p w14:paraId="17BB8DFE" w14:textId="742A3348" w:rsidR="00C56F70"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integration-tests.yml</w:t>
      </w:r>
      <w:proofErr w:type="spellEnd"/>
      <w:r w:rsidRPr="00774A9E">
        <w:rPr>
          <w:b/>
          <w:bCs/>
          <w:i/>
          <w:iCs/>
          <w:color w:val="000000"/>
          <w:sz w:val="28"/>
          <w:szCs w:val="28"/>
          <w:u w:val="single"/>
        </w:rPr>
        <w:t xml:space="preserve"> mostrando PostgreSQL y </w:t>
      </w:r>
      <w:proofErr w:type="spellStart"/>
      <w:r w:rsidRPr="00774A9E">
        <w:rPr>
          <w:b/>
          <w:bCs/>
          <w:i/>
          <w:iCs/>
          <w:color w:val="000000"/>
          <w:sz w:val="28"/>
          <w:szCs w:val="28"/>
          <w:u w:val="single"/>
        </w:rPr>
        <w:t>RabbitMQ</w:t>
      </w:r>
      <w:proofErr w:type="spellEnd"/>
      <w:r w:rsidRPr="00774A9E">
        <w:rPr>
          <w:b/>
          <w:bCs/>
          <w:i/>
          <w:iCs/>
          <w:color w:val="000000"/>
          <w:sz w:val="28"/>
          <w:szCs w:val="28"/>
          <w:u w:val="single"/>
        </w:rPr>
        <w:t xml:space="preserve"> como GitHub </w:t>
      </w:r>
      <w:proofErr w:type="spellStart"/>
      <w:r w:rsidRPr="00774A9E">
        <w:rPr>
          <w:b/>
          <w:bCs/>
          <w:i/>
          <w:iCs/>
          <w:color w:val="000000"/>
          <w:sz w:val="28"/>
          <w:szCs w:val="28"/>
          <w:u w:val="single"/>
        </w:rPr>
        <w:t>Services</w:t>
      </w:r>
      <w:proofErr w:type="spellEnd"/>
      <w:r w:rsidRPr="00774A9E">
        <w:rPr>
          <w:b/>
          <w:bCs/>
          <w:i/>
          <w:iCs/>
          <w:color w:val="000000"/>
          <w:sz w:val="28"/>
          <w:szCs w:val="28"/>
          <w:u w:val="single"/>
        </w:rPr>
        <w:t xml:space="preserve"> activos</w:t>
      </w:r>
    </w:p>
    <w:p w14:paraId="5E1F9821" w14:textId="50E0E825" w:rsidR="00774A9E" w:rsidRPr="00774A9E" w:rsidRDefault="00774A9E" w:rsidP="00196DCB">
      <w:pPr>
        <w:tabs>
          <w:tab w:val="left" w:pos="1095"/>
        </w:tabs>
        <w:spacing w:line="480" w:lineRule="auto"/>
        <w:jc w:val="both"/>
        <w:rPr>
          <w:rFonts w:ascii="Arial" w:hAnsi="Arial" w:cs="Arial"/>
          <w:b/>
          <w:bCs/>
        </w:rPr>
      </w:pPr>
      <w:proofErr w:type="spellStart"/>
      <w:r w:rsidRPr="00774A9E">
        <w:rPr>
          <w:rFonts w:ascii="Arial" w:hAnsi="Arial" w:cs="Arial"/>
          <w:b/>
          <w:bCs/>
        </w:rPr>
        <w:t>frontend-ci.yml</w:t>
      </w:r>
      <w:proofErr w:type="spellEnd"/>
      <w:r w:rsidRPr="00774A9E">
        <w:rPr>
          <w:rFonts w:ascii="Arial" w:hAnsi="Arial" w:cs="Arial"/>
          <w:b/>
          <w:bCs/>
        </w:rPr>
        <w:t xml:space="preserve"> — </w:t>
      </w:r>
      <w:proofErr w:type="spellStart"/>
      <w:r w:rsidRPr="00774A9E">
        <w:rPr>
          <w:rFonts w:ascii="Arial" w:hAnsi="Arial" w:cs="Arial"/>
          <w:b/>
          <w:bCs/>
        </w:rPr>
        <w:t>Build</w:t>
      </w:r>
      <w:proofErr w:type="spellEnd"/>
      <w:r w:rsidRPr="00774A9E">
        <w:rPr>
          <w:rFonts w:ascii="Arial" w:hAnsi="Arial" w:cs="Arial"/>
          <w:b/>
          <w:bCs/>
        </w:rPr>
        <w:t xml:space="preserve"> y </w:t>
      </w:r>
      <w:proofErr w:type="spellStart"/>
      <w:r w:rsidRPr="00774A9E">
        <w:rPr>
          <w:rFonts w:ascii="Arial" w:hAnsi="Arial" w:cs="Arial"/>
          <w:b/>
          <w:bCs/>
        </w:rPr>
        <w:t>tests</w:t>
      </w:r>
      <w:proofErr w:type="spellEnd"/>
      <w:r w:rsidRPr="00774A9E">
        <w:rPr>
          <w:rFonts w:ascii="Arial" w:hAnsi="Arial" w:cs="Arial"/>
          <w:b/>
          <w:bCs/>
        </w:rPr>
        <w:t xml:space="preserve"> del </w:t>
      </w:r>
      <w:proofErr w:type="spellStart"/>
      <w:r w:rsidRPr="00774A9E">
        <w:rPr>
          <w:rFonts w:ascii="Arial" w:hAnsi="Arial" w:cs="Arial"/>
          <w:b/>
          <w:bCs/>
        </w:rPr>
        <w:t>frontend</w:t>
      </w:r>
      <w:proofErr w:type="spellEnd"/>
    </w:p>
    <w:tbl>
      <w:tblPr>
        <w:tblStyle w:val="Tablaconcuadrcula"/>
        <w:tblW w:w="0" w:type="auto"/>
        <w:tblLook w:val="04A0" w:firstRow="1" w:lastRow="0" w:firstColumn="1" w:lastColumn="0" w:noHBand="0" w:noVBand="1"/>
      </w:tblPr>
      <w:tblGrid>
        <w:gridCol w:w="2405"/>
        <w:gridCol w:w="6611"/>
      </w:tblGrid>
      <w:tr w:rsidR="00774A9E" w:rsidRPr="00774A9E" w14:paraId="02CBC606" w14:textId="77777777" w:rsidTr="00774A9E">
        <w:tc>
          <w:tcPr>
            <w:tcW w:w="2405" w:type="dxa"/>
          </w:tcPr>
          <w:p w14:paraId="550221BC"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6611" w:type="dxa"/>
          </w:tcPr>
          <w:p w14:paraId="4DD51678"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B78177A" w14:textId="77777777" w:rsidTr="00774A9E">
        <w:tc>
          <w:tcPr>
            <w:tcW w:w="2405" w:type="dxa"/>
          </w:tcPr>
          <w:p w14:paraId="5E789225"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6611" w:type="dxa"/>
          </w:tcPr>
          <w:p w14:paraId="528B7799"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frontend</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3F31B0B0" w14:textId="77777777" w:rsidTr="00774A9E">
        <w:tc>
          <w:tcPr>
            <w:tcW w:w="2405" w:type="dxa"/>
          </w:tcPr>
          <w:p w14:paraId="59297690"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6611" w:type="dxa"/>
          </w:tcPr>
          <w:p w14:paraId="26B66AF3"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cada PR que toque el </w:t>
            </w:r>
            <w:proofErr w:type="spellStart"/>
            <w:r w:rsidRPr="00774A9E">
              <w:rPr>
                <w:rFonts w:ascii="Arial" w:hAnsi="Arial" w:cs="Arial"/>
                <w:sz w:val="20"/>
                <w:szCs w:val="20"/>
              </w:rPr>
              <w:t>frontend</w:t>
            </w:r>
            <w:proofErr w:type="spellEnd"/>
          </w:p>
        </w:tc>
      </w:tr>
      <w:tr w:rsidR="00774A9E" w:rsidRPr="00774A9E" w14:paraId="7865F044" w14:textId="77777777" w:rsidTr="00774A9E">
        <w:tc>
          <w:tcPr>
            <w:tcW w:w="2405" w:type="dxa"/>
          </w:tcPr>
          <w:p w14:paraId="7054238E"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6611" w:type="dxa"/>
          </w:tcPr>
          <w:p w14:paraId="66E4F3B2"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npm</w:t>
            </w:r>
            <w:proofErr w:type="spellEnd"/>
            <w:r w:rsidRPr="00774A9E">
              <w:rPr>
                <w:rFonts w:ascii="Arial" w:hAnsi="Arial" w:cs="Arial"/>
                <w:sz w:val="20"/>
                <w:szCs w:val="20"/>
              </w:rPr>
              <w:t xml:space="preserve"> </w:t>
            </w:r>
            <w:proofErr w:type="spellStart"/>
            <w:r w:rsidRPr="00774A9E">
              <w:rPr>
                <w:rFonts w:ascii="Arial" w:hAnsi="Arial" w:cs="Arial"/>
                <w:sz w:val="20"/>
                <w:szCs w:val="20"/>
              </w:rPr>
              <w:t>ci</w:t>
            </w:r>
            <w:proofErr w:type="spellEnd"/>
            <w:r w:rsidRPr="00774A9E">
              <w:rPr>
                <w:rFonts w:ascii="Arial" w:hAnsi="Arial" w:cs="Arial"/>
                <w:sz w:val="20"/>
                <w:szCs w:val="20"/>
              </w:rPr>
              <w:t xml:space="preserve"> + vite </w:t>
            </w:r>
            <w:proofErr w:type="spellStart"/>
            <w:r w:rsidRPr="00774A9E">
              <w:rPr>
                <w:rFonts w:ascii="Arial" w:hAnsi="Arial" w:cs="Arial"/>
                <w:sz w:val="20"/>
                <w:szCs w:val="20"/>
              </w:rPr>
              <w:t>build</w:t>
            </w:r>
            <w:proofErr w:type="spellEnd"/>
            <w:r w:rsidRPr="00774A9E">
              <w:rPr>
                <w:rFonts w:ascii="Arial" w:hAnsi="Arial" w:cs="Arial"/>
                <w:sz w:val="20"/>
                <w:szCs w:val="20"/>
              </w:rPr>
              <w:t xml:space="preserve">; sube artefacto </w:t>
            </w:r>
            <w:proofErr w:type="spellStart"/>
            <w:r w:rsidRPr="00774A9E">
              <w:rPr>
                <w:rFonts w:ascii="Arial" w:hAnsi="Arial" w:cs="Arial"/>
                <w:sz w:val="20"/>
                <w:szCs w:val="20"/>
              </w:rPr>
              <w:t>dist</w:t>
            </w:r>
            <w:proofErr w:type="spellEnd"/>
            <w:r w:rsidRPr="00774A9E">
              <w:rPr>
                <w:rFonts w:ascii="Arial" w:hAnsi="Arial" w:cs="Arial"/>
                <w:sz w:val="20"/>
                <w:szCs w:val="20"/>
              </w:rPr>
              <w:t xml:space="preserve">/ para verificación del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generado</w:t>
            </w:r>
          </w:p>
        </w:tc>
      </w:tr>
      <w:tr w:rsidR="00774A9E" w:rsidRPr="00774A9E" w14:paraId="20612506" w14:textId="77777777" w:rsidTr="00774A9E">
        <w:tc>
          <w:tcPr>
            <w:tcW w:w="2405" w:type="dxa"/>
          </w:tcPr>
          <w:p w14:paraId="79BF6386"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6611" w:type="dxa"/>
          </w:tcPr>
          <w:p w14:paraId="3E5A1194"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Artefacto descargable con el </w:t>
            </w:r>
            <w:proofErr w:type="spellStart"/>
            <w:r w:rsidRPr="00774A9E">
              <w:rPr>
                <w:rFonts w:ascii="Arial" w:hAnsi="Arial" w:cs="Arial"/>
                <w:sz w:val="20"/>
                <w:szCs w:val="20"/>
              </w:rPr>
              <w:t>bundle</w:t>
            </w:r>
            <w:proofErr w:type="spellEnd"/>
            <w:r w:rsidRPr="00774A9E">
              <w:rPr>
                <w:rFonts w:ascii="Arial" w:hAnsi="Arial" w:cs="Arial"/>
                <w:sz w:val="20"/>
                <w:szCs w:val="20"/>
              </w:rPr>
              <w:t xml:space="preserve"> compilado listo para producción</w:t>
            </w:r>
          </w:p>
        </w:tc>
      </w:tr>
      <w:tr w:rsidR="00774A9E" w:rsidRPr="00774A9E" w14:paraId="5AEC3073" w14:textId="77777777" w:rsidTr="00774A9E">
        <w:tc>
          <w:tcPr>
            <w:tcW w:w="2405" w:type="dxa"/>
          </w:tcPr>
          <w:p w14:paraId="49D60AE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6611" w:type="dxa"/>
          </w:tcPr>
          <w:p w14:paraId="336C4051"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~3–4 minutos</w:t>
            </w:r>
          </w:p>
        </w:tc>
      </w:tr>
    </w:tbl>
    <w:p w14:paraId="4EB4BEA5" w14:textId="77777777" w:rsidR="00774A9E" w:rsidRDefault="00774A9E" w:rsidP="00196DCB">
      <w:pPr>
        <w:tabs>
          <w:tab w:val="left" w:pos="1095"/>
        </w:tabs>
        <w:spacing w:line="480" w:lineRule="auto"/>
        <w:jc w:val="both"/>
        <w:rPr>
          <w:rFonts w:ascii="Arial" w:hAnsi="Arial" w:cs="Arial"/>
        </w:rPr>
      </w:pPr>
    </w:p>
    <w:p w14:paraId="0E8CB4BD" w14:textId="5BD9B250"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t>Workflow</w:t>
      </w:r>
      <w:proofErr w:type="spellEnd"/>
      <w:r w:rsidRPr="00774A9E">
        <w:rPr>
          <w:b/>
          <w:bCs/>
          <w:i/>
          <w:iCs/>
          <w:color w:val="000000"/>
          <w:sz w:val="28"/>
          <w:szCs w:val="28"/>
          <w:u w:val="single"/>
        </w:rPr>
        <w:t xml:space="preserve"> </w:t>
      </w:r>
      <w:proofErr w:type="spellStart"/>
      <w:r w:rsidRPr="00774A9E">
        <w:rPr>
          <w:b/>
          <w:bCs/>
          <w:i/>
          <w:iCs/>
          <w:color w:val="000000"/>
          <w:sz w:val="28"/>
          <w:szCs w:val="28"/>
          <w:u w:val="single"/>
        </w:rPr>
        <w:t>frontend-ci.yml</w:t>
      </w:r>
      <w:proofErr w:type="spellEnd"/>
      <w:r w:rsidRPr="00774A9E">
        <w:rPr>
          <w:b/>
          <w:bCs/>
          <w:i/>
          <w:iCs/>
          <w:color w:val="000000"/>
          <w:sz w:val="28"/>
          <w:szCs w:val="28"/>
          <w:u w:val="single"/>
        </w:rPr>
        <w:t xml:space="preserve"> con </w:t>
      </w:r>
      <w:proofErr w:type="spellStart"/>
      <w:r w:rsidRPr="00774A9E">
        <w:rPr>
          <w:b/>
          <w:bCs/>
          <w:i/>
          <w:iCs/>
          <w:color w:val="000000"/>
          <w:sz w:val="28"/>
          <w:szCs w:val="28"/>
          <w:u w:val="single"/>
        </w:rPr>
        <w:t>build</w:t>
      </w:r>
      <w:proofErr w:type="spellEnd"/>
      <w:r w:rsidRPr="00774A9E">
        <w:rPr>
          <w:b/>
          <w:bCs/>
          <w:i/>
          <w:iCs/>
          <w:color w:val="000000"/>
          <w:sz w:val="28"/>
          <w:szCs w:val="28"/>
          <w:u w:val="single"/>
        </w:rPr>
        <w:t xml:space="preserve"> exitoso y artefacto </w:t>
      </w:r>
      <w:proofErr w:type="spellStart"/>
      <w:r w:rsidRPr="00774A9E">
        <w:rPr>
          <w:b/>
          <w:bCs/>
          <w:i/>
          <w:iCs/>
          <w:color w:val="000000"/>
          <w:sz w:val="28"/>
          <w:szCs w:val="28"/>
          <w:u w:val="single"/>
        </w:rPr>
        <w:t>dist</w:t>
      </w:r>
      <w:proofErr w:type="spellEnd"/>
      <w:r w:rsidRPr="00774A9E">
        <w:rPr>
          <w:b/>
          <w:bCs/>
          <w:i/>
          <w:iCs/>
          <w:color w:val="000000"/>
          <w:sz w:val="28"/>
          <w:szCs w:val="28"/>
          <w:u w:val="single"/>
        </w:rPr>
        <w:t>/ generado</w:t>
      </w:r>
    </w:p>
    <w:p w14:paraId="27FAE03A" w14:textId="04BBEF7F" w:rsidR="00774A9E" w:rsidRPr="00774A9E" w:rsidRDefault="00774A9E" w:rsidP="00196DCB">
      <w:pPr>
        <w:tabs>
          <w:tab w:val="left" w:pos="1095"/>
        </w:tabs>
        <w:spacing w:line="480" w:lineRule="auto"/>
        <w:jc w:val="both"/>
        <w:rPr>
          <w:rFonts w:ascii="Arial" w:hAnsi="Arial" w:cs="Arial"/>
          <w:b/>
          <w:bCs/>
        </w:rPr>
      </w:pPr>
      <w:r w:rsidRPr="00774A9E">
        <w:rPr>
          <w:rFonts w:ascii="Arial" w:hAnsi="Arial" w:cs="Arial"/>
          <w:b/>
          <w:bCs/>
        </w:rPr>
        <w:t xml:space="preserve">smoke-e2e.yml — Smoke E2E de </w:t>
      </w:r>
      <w:proofErr w:type="spellStart"/>
      <w:r w:rsidRPr="00774A9E">
        <w:rPr>
          <w:rFonts w:ascii="Arial" w:hAnsi="Arial" w:cs="Arial"/>
          <w:b/>
          <w:bCs/>
        </w:rPr>
        <w:t>stack</w:t>
      </w:r>
      <w:proofErr w:type="spellEnd"/>
      <w:r w:rsidRPr="00774A9E">
        <w:rPr>
          <w:rFonts w:ascii="Arial" w:hAnsi="Arial" w:cs="Arial"/>
          <w:b/>
          <w:bCs/>
        </w:rPr>
        <w:t xml:space="preserve"> completo</w:t>
      </w:r>
    </w:p>
    <w:tbl>
      <w:tblPr>
        <w:tblStyle w:val="Tablaconcuadrcula"/>
        <w:tblW w:w="0" w:type="auto"/>
        <w:tblLook w:val="04A0" w:firstRow="1" w:lastRow="0" w:firstColumn="1" w:lastColumn="0" w:noHBand="0" w:noVBand="1"/>
      </w:tblPr>
      <w:tblGrid>
        <w:gridCol w:w="4508"/>
        <w:gridCol w:w="4508"/>
      </w:tblGrid>
      <w:tr w:rsidR="00774A9E" w:rsidRPr="00774A9E" w14:paraId="312F1608" w14:textId="77777777" w:rsidTr="00774A9E">
        <w:tc>
          <w:tcPr>
            <w:tcW w:w="4508" w:type="dxa"/>
          </w:tcPr>
          <w:p w14:paraId="4967E8DB"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Atributo</w:t>
            </w:r>
          </w:p>
        </w:tc>
        <w:tc>
          <w:tcPr>
            <w:tcW w:w="4508" w:type="dxa"/>
          </w:tcPr>
          <w:p w14:paraId="325CE7A3" w14:textId="77777777" w:rsidR="00774A9E" w:rsidRPr="00774A9E" w:rsidRDefault="00774A9E" w:rsidP="00774A9E">
            <w:pPr>
              <w:spacing w:before="40" w:after="40"/>
              <w:rPr>
                <w:rFonts w:ascii="Arial" w:hAnsi="Arial" w:cs="Arial"/>
                <w:b/>
                <w:bCs/>
                <w:sz w:val="20"/>
                <w:szCs w:val="20"/>
              </w:rPr>
            </w:pPr>
            <w:r w:rsidRPr="00774A9E">
              <w:rPr>
                <w:rFonts w:ascii="Arial" w:hAnsi="Arial" w:cs="Arial"/>
                <w:b/>
                <w:bCs/>
                <w:sz w:val="20"/>
                <w:szCs w:val="20"/>
              </w:rPr>
              <w:t>Detalle</w:t>
            </w:r>
          </w:p>
        </w:tc>
      </w:tr>
      <w:tr w:rsidR="00774A9E" w:rsidRPr="00774A9E" w14:paraId="4340FA1D" w14:textId="77777777" w:rsidTr="00774A9E">
        <w:tc>
          <w:tcPr>
            <w:tcW w:w="4508" w:type="dxa"/>
          </w:tcPr>
          <w:p w14:paraId="766D051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Disparador</w:t>
            </w:r>
          </w:p>
        </w:tc>
        <w:tc>
          <w:tcPr>
            <w:tcW w:w="4508" w:type="dxa"/>
          </w:tcPr>
          <w:p w14:paraId="4F6A7CC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 xml:space="preserve">Push o </w:t>
            </w:r>
            <w:proofErr w:type="spellStart"/>
            <w:r w:rsidRPr="00774A9E">
              <w:rPr>
                <w:rFonts w:ascii="Arial" w:hAnsi="Arial" w:cs="Arial"/>
                <w:sz w:val="20"/>
                <w:szCs w:val="20"/>
              </w:rPr>
              <w:t>pull</w:t>
            </w:r>
            <w:proofErr w:type="spellEnd"/>
            <w:r w:rsidRPr="00774A9E">
              <w:rPr>
                <w:rFonts w:ascii="Arial" w:hAnsi="Arial" w:cs="Arial"/>
                <w:sz w:val="20"/>
                <w:szCs w:val="20"/>
              </w:rPr>
              <w:t xml:space="preserve"> </w:t>
            </w:r>
            <w:proofErr w:type="spellStart"/>
            <w:r w:rsidRPr="00774A9E">
              <w:rPr>
                <w:rFonts w:ascii="Arial" w:hAnsi="Arial" w:cs="Arial"/>
                <w:sz w:val="20"/>
                <w:szCs w:val="20"/>
              </w:rPr>
              <w:t>request</w:t>
            </w:r>
            <w:proofErr w:type="spellEnd"/>
            <w:r w:rsidRPr="00774A9E">
              <w:rPr>
                <w:rFonts w:ascii="Arial" w:hAnsi="Arial" w:cs="Arial"/>
                <w:sz w:val="20"/>
                <w:szCs w:val="20"/>
              </w:rPr>
              <w:t xml:space="preserve"> con cambios 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w:t>
            </w:r>
            <w:proofErr w:type="spellStart"/>
            <w:r w:rsidRPr="00774A9E">
              <w:rPr>
                <w:rFonts w:ascii="Arial" w:hAnsi="Arial" w:cs="Arial"/>
                <w:sz w:val="20"/>
                <w:szCs w:val="20"/>
              </w:rPr>
              <w:t>infrastructure</w:t>
            </w:r>
            <w:proofErr w:type="spellEnd"/>
            <w:r w:rsidRPr="00774A9E">
              <w:rPr>
                <w:rFonts w:ascii="Arial" w:hAnsi="Arial" w:cs="Arial"/>
                <w:sz w:val="20"/>
                <w:szCs w:val="20"/>
              </w:rPr>
              <w:t xml:space="preserve">/** hacia </w:t>
            </w:r>
            <w:proofErr w:type="spellStart"/>
            <w:r w:rsidRPr="00774A9E">
              <w:rPr>
                <w:rFonts w:ascii="Arial" w:hAnsi="Arial" w:cs="Arial"/>
                <w:sz w:val="20"/>
                <w:szCs w:val="20"/>
              </w:rPr>
              <w:t>main</w:t>
            </w:r>
            <w:proofErr w:type="spellEnd"/>
          </w:p>
        </w:tc>
      </w:tr>
      <w:tr w:rsidR="00774A9E" w:rsidRPr="00774A9E" w14:paraId="2E5BE20D" w14:textId="77777777" w:rsidTr="00774A9E">
        <w:tc>
          <w:tcPr>
            <w:tcW w:w="4508" w:type="dxa"/>
          </w:tcPr>
          <w:p w14:paraId="2EC809FF" w14:textId="77777777" w:rsidR="00774A9E" w:rsidRPr="00774A9E" w:rsidRDefault="00774A9E" w:rsidP="00C70FC3">
            <w:pPr>
              <w:spacing w:before="40" w:after="40"/>
              <w:rPr>
                <w:rFonts w:ascii="Arial" w:hAnsi="Arial" w:cs="Arial"/>
                <w:sz w:val="20"/>
                <w:szCs w:val="20"/>
              </w:rPr>
            </w:pPr>
            <w:proofErr w:type="gramStart"/>
            <w:r w:rsidRPr="00774A9E">
              <w:rPr>
                <w:rFonts w:ascii="Arial" w:hAnsi="Arial" w:cs="Arial"/>
                <w:sz w:val="20"/>
                <w:szCs w:val="20"/>
              </w:rPr>
              <w:t>Cuándo</w:t>
            </w:r>
            <w:proofErr w:type="gramEnd"/>
          </w:p>
        </w:tc>
        <w:tc>
          <w:tcPr>
            <w:tcW w:w="4508" w:type="dxa"/>
          </w:tcPr>
          <w:p w14:paraId="4B343ED9"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Pre-merge</w:t>
            </w:r>
            <w:proofErr w:type="spellEnd"/>
            <w:r w:rsidRPr="00774A9E">
              <w:rPr>
                <w:rFonts w:ascii="Arial" w:hAnsi="Arial" w:cs="Arial"/>
                <w:sz w:val="20"/>
                <w:szCs w:val="20"/>
              </w:rPr>
              <w:t xml:space="preserve"> en </w:t>
            </w:r>
            <w:proofErr w:type="spellStart"/>
            <w:r w:rsidRPr="00774A9E">
              <w:rPr>
                <w:rFonts w:ascii="Arial" w:hAnsi="Arial" w:cs="Arial"/>
                <w:sz w:val="20"/>
                <w:szCs w:val="20"/>
              </w:rPr>
              <w:t>PRs</w:t>
            </w:r>
            <w:proofErr w:type="spellEnd"/>
            <w:r w:rsidRPr="00774A9E">
              <w:rPr>
                <w:rFonts w:ascii="Arial" w:hAnsi="Arial" w:cs="Arial"/>
                <w:sz w:val="20"/>
                <w:szCs w:val="20"/>
              </w:rPr>
              <w:t xml:space="preserve"> que afecten </w:t>
            </w:r>
            <w:proofErr w:type="spellStart"/>
            <w:r w:rsidRPr="00774A9E">
              <w:rPr>
                <w:rFonts w:ascii="Arial" w:hAnsi="Arial" w:cs="Arial"/>
                <w:sz w:val="20"/>
                <w:szCs w:val="20"/>
              </w:rPr>
              <w:t>backend</w:t>
            </w:r>
            <w:proofErr w:type="spellEnd"/>
            <w:r w:rsidRPr="00774A9E">
              <w:rPr>
                <w:rFonts w:ascii="Arial" w:hAnsi="Arial" w:cs="Arial"/>
                <w:sz w:val="20"/>
                <w:szCs w:val="20"/>
              </w:rPr>
              <w:t xml:space="preserve"> o infraestructura</w:t>
            </w:r>
          </w:p>
        </w:tc>
      </w:tr>
      <w:tr w:rsidR="00774A9E" w:rsidRPr="00774A9E" w14:paraId="1EF41BDD" w14:textId="77777777" w:rsidTr="00774A9E">
        <w:tc>
          <w:tcPr>
            <w:tcW w:w="4508" w:type="dxa"/>
          </w:tcPr>
          <w:p w14:paraId="15FBD0AF"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Qué ejecuta</w:t>
            </w:r>
          </w:p>
        </w:tc>
        <w:tc>
          <w:tcPr>
            <w:tcW w:w="4508" w:type="dxa"/>
          </w:tcPr>
          <w:p w14:paraId="788199BF" w14:textId="77777777" w:rsidR="00774A9E" w:rsidRPr="00774A9E" w:rsidRDefault="00774A9E" w:rsidP="00C70FC3">
            <w:pPr>
              <w:spacing w:before="40" w:after="40"/>
              <w:rPr>
                <w:rFonts w:ascii="Arial" w:hAnsi="Arial" w:cs="Arial"/>
                <w:sz w:val="20"/>
                <w:szCs w:val="20"/>
              </w:rPr>
            </w:pPr>
            <w:proofErr w:type="spellStart"/>
            <w:r w:rsidRPr="00774A9E">
              <w:rPr>
                <w:rFonts w:ascii="Arial" w:hAnsi="Arial" w:cs="Arial"/>
                <w:sz w:val="20"/>
                <w:szCs w:val="20"/>
              </w:rPr>
              <w:t>Build</w:t>
            </w:r>
            <w:proofErr w:type="spellEnd"/>
            <w:r w:rsidRPr="00774A9E">
              <w:rPr>
                <w:rFonts w:ascii="Arial" w:hAnsi="Arial" w:cs="Arial"/>
                <w:sz w:val="20"/>
                <w:szCs w:val="20"/>
              </w:rPr>
              <w:t xml:space="preserve"> paralelo de las 10 imágenes Spring con caché </w:t>
            </w:r>
            <w:proofErr w:type="spellStart"/>
            <w:r w:rsidRPr="00774A9E">
              <w:rPr>
                <w:rFonts w:ascii="Arial" w:hAnsi="Arial" w:cs="Arial"/>
                <w:sz w:val="20"/>
                <w:szCs w:val="20"/>
              </w:rPr>
              <w:t>Buildx</w:t>
            </w:r>
            <w:proofErr w:type="spellEnd"/>
            <w:r w:rsidRPr="00774A9E">
              <w:rPr>
                <w:rFonts w:ascii="Arial" w:hAnsi="Arial" w:cs="Arial"/>
                <w:sz w:val="20"/>
                <w:szCs w:val="20"/>
              </w:rPr>
              <w:t xml:space="preserve">; </w:t>
            </w:r>
            <w:proofErr w:type="spellStart"/>
            <w:r w:rsidRPr="00774A9E">
              <w:rPr>
                <w:rFonts w:ascii="Arial" w:hAnsi="Arial" w:cs="Arial"/>
                <w:sz w:val="20"/>
                <w:szCs w:val="20"/>
              </w:rPr>
              <w:t>docker</w:t>
            </w:r>
            <w:proofErr w:type="spellEnd"/>
            <w:r w:rsidRPr="00774A9E">
              <w:rPr>
                <w:rFonts w:ascii="Arial" w:hAnsi="Arial" w:cs="Arial"/>
                <w:sz w:val="20"/>
                <w:szCs w:val="20"/>
              </w:rPr>
              <w:t xml:space="preserve"> </w:t>
            </w:r>
            <w:proofErr w:type="spellStart"/>
            <w:r w:rsidRPr="00774A9E">
              <w:rPr>
                <w:rFonts w:ascii="Arial" w:hAnsi="Arial" w:cs="Arial"/>
                <w:sz w:val="20"/>
                <w:szCs w:val="20"/>
              </w:rPr>
              <w:t>compose</w:t>
            </w:r>
            <w:proofErr w:type="spellEnd"/>
            <w:r w:rsidRPr="00774A9E">
              <w:rPr>
                <w:rFonts w:ascii="Arial" w:hAnsi="Arial" w:cs="Arial"/>
                <w:sz w:val="20"/>
                <w:szCs w:val="20"/>
              </w:rPr>
              <w:t xml:space="preserve"> up --</w:t>
            </w:r>
            <w:proofErr w:type="spellStart"/>
            <w:r w:rsidRPr="00774A9E">
              <w:rPr>
                <w:rFonts w:ascii="Arial" w:hAnsi="Arial" w:cs="Arial"/>
                <w:sz w:val="20"/>
                <w:szCs w:val="20"/>
              </w:rPr>
              <w:t>wait</w:t>
            </w:r>
            <w:proofErr w:type="spellEnd"/>
            <w:r w:rsidRPr="00774A9E">
              <w:rPr>
                <w:rFonts w:ascii="Arial" w:hAnsi="Arial" w:cs="Arial"/>
                <w:sz w:val="20"/>
                <w:szCs w:val="20"/>
              </w:rPr>
              <w:t>; verificación de 10 servicios en /</w:t>
            </w:r>
            <w:proofErr w:type="spellStart"/>
            <w:r w:rsidRPr="00774A9E">
              <w:rPr>
                <w:rFonts w:ascii="Arial" w:hAnsi="Arial" w:cs="Arial"/>
                <w:sz w:val="20"/>
                <w:szCs w:val="20"/>
              </w:rPr>
              <w:t>actuator</w:t>
            </w:r>
            <w:proofErr w:type="spellEnd"/>
            <w:r w:rsidRPr="00774A9E">
              <w:rPr>
                <w:rFonts w:ascii="Arial" w:hAnsi="Arial" w:cs="Arial"/>
                <w:sz w:val="20"/>
                <w:szCs w:val="20"/>
              </w:rPr>
              <w:t>/</w:t>
            </w:r>
            <w:proofErr w:type="spellStart"/>
            <w:r w:rsidRPr="00774A9E">
              <w:rPr>
                <w:rFonts w:ascii="Arial" w:hAnsi="Arial" w:cs="Arial"/>
                <w:sz w:val="20"/>
                <w:szCs w:val="20"/>
              </w:rPr>
              <w:t>health</w:t>
            </w:r>
            <w:proofErr w:type="spellEnd"/>
            <w:r w:rsidRPr="00774A9E">
              <w:rPr>
                <w:rFonts w:ascii="Arial" w:hAnsi="Arial" w:cs="Arial"/>
                <w:sz w:val="20"/>
                <w:szCs w:val="20"/>
              </w:rPr>
              <w:t xml:space="preserve">; espera de 9 </w:t>
            </w:r>
            <w:proofErr w:type="gramStart"/>
            <w:r w:rsidRPr="00774A9E">
              <w:rPr>
                <w:rFonts w:ascii="Arial" w:hAnsi="Arial" w:cs="Arial"/>
                <w:sz w:val="20"/>
                <w:szCs w:val="20"/>
              </w:rPr>
              <w:t>apps</w:t>
            </w:r>
            <w:proofErr w:type="gramEnd"/>
            <w:r w:rsidRPr="00774A9E">
              <w:rPr>
                <w:rFonts w:ascii="Arial" w:hAnsi="Arial" w:cs="Arial"/>
                <w:sz w:val="20"/>
                <w:szCs w:val="20"/>
              </w:rPr>
              <w:t xml:space="preserve"> en Eureka; </w:t>
            </w:r>
            <w:proofErr w:type="spellStart"/>
            <w:r w:rsidRPr="00774A9E">
              <w:rPr>
                <w:rFonts w:ascii="Arial" w:hAnsi="Arial" w:cs="Arial"/>
                <w:sz w:val="20"/>
                <w:szCs w:val="20"/>
              </w:rPr>
              <w:t>smoke</w:t>
            </w:r>
            <w:proofErr w:type="spellEnd"/>
            <w:r w:rsidRPr="00774A9E">
              <w:rPr>
                <w:rFonts w:ascii="Arial" w:hAnsi="Arial" w:cs="Arial"/>
                <w:sz w:val="20"/>
                <w:szCs w:val="20"/>
              </w:rPr>
              <w:t xml:space="preserve"> E2E vía </w:t>
            </w:r>
            <w:proofErr w:type="spellStart"/>
            <w:r w:rsidRPr="00774A9E">
              <w:rPr>
                <w:rFonts w:ascii="Arial" w:hAnsi="Arial" w:cs="Arial"/>
                <w:sz w:val="20"/>
                <w:szCs w:val="20"/>
              </w:rPr>
              <w:t>curl</w:t>
            </w:r>
            <w:proofErr w:type="spellEnd"/>
            <w:r w:rsidRPr="00774A9E">
              <w:rPr>
                <w:rFonts w:ascii="Arial" w:hAnsi="Arial" w:cs="Arial"/>
                <w:sz w:val="20"/>
                <w:szCs w:val="20"/>
              </w:rPr>
              <w:t xml:space="preserve"> (</w:t>
            </w:r>
            <w:proofErr w:type="spellStart"/>
            <w:r w:rsidRPr="00774A9E">
              <w:rPr>
                <w:rFonts w:ascii="Arial" w:hAnsi="Arial" w:cs="Arial"/>
                <w:sz w:val="20"/>
                <w:szCs w:val="20"/>
              </w:rPr>
              <w:t>login</w:t>
            </w:r>
            <w:proofErr w:type="spellEnd"/>
            <w:r w:rsidRPr="00774A9E">
              <w:rPr>
                <w:rFonts w:ascii="Arial" w:hAnsi="Arial" w:cs="Arial"/>
                <w:sz w:val="20"/>
                <w:szCs w:val="20"/>
              </w:rPr>
              <w:t xml:space="preserve">, 401, 12 </w:t>
            </w:r>
            <w:proofErr w:type="spellStart"/>
            <w:r w:rsidRPr="00774A9E">
              <w:rPr>
                <w:rFonts w:ascii="Arial" w:hAnsi="Arial" w:cs="Arial"/>
                <w:sz w:val="20"/>
                <w:szCs w:val="20"/>
              </w:rPr>
              <w:t>endpoints</w:t>
            </w:r>
            <w:proofErr w:type="spellEnd"/>
            <w:r w:rsidRPr="00774A9E">
              <w:rPr>
                <w:rFonts w:ascii="Arial" w:hAnsi="Arial" w:cs="Arial"/>
                <w:sz w:val="20"/>
                <w:szCs w:val="20"/>
              </w:rPr>
              <w:t xml:space="preserve">, 404 y 400 </w:t>
            </w:r>
            <w:proofErr w:type="spellStart"/>
            <w:r w:rsidRPr="00774A9E">
              <w:rPr>
                <w:rFonts w:ascii="Arial" w:hAnsi="Arial" w:cs="Arial"/>
                <w:sz w:val="20"/>
                <w:szCs w:val="20"/>
              </w:rPr>
              <w:t>ProblemDetail</w:t>
            </w:r>
            <w:proofErr w:type="spellEnd"/>
            <w:r w:rsidRPr="00774A9E">
              <w:rPr>
                <w:rFonts w:ascii="Arial" w:hAnsi="Arial" w:cs="Arial"/>
                <w:sz w:val="20"/>
                <w:szCs w:val="20"/>
              </w:rPr>
              <w:t>); en fallo, vuelca logs como artefacto container-logs</w:t>
            </w:r>
          </w:p>
        </w:tc>
      </w:tr>
      <w:tr w:rsidR="00774A9E" w:rsidRPr="00774A9E" w14:paraId="54644187" w14:textId="77777777" w:rsidTr="00774A9E">
        <w:tc>
          <w:tcPr>
            <w:tcW w:w="4508" w:type="dxa"/>
          </w:tcPr>
          <w:p w14:paraId="15DDC148"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Evidencia generada</w:t>
            </w:r>
          </w:p>
        </w:tc>
        <w:tc>
          <w:tcPr>
            <w:tcW w:w="4508" w:type="dxa"/>
          </w:tcPr>
          <w:p w14:paraId="774CB262"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Check Smoke E2E en el PR; artefacto container-logs (solo en fallo)</w:t>
            </w:r>
          </w:p>
        </w:tc>
      </w:tr>
      <w:tr w:rsidR="00774A9E" w:rsidRPr="00774A9E" w14:paraId="50C6D4D1" w14:textId="77777777" w:rsidTr="00774A9E">
        <w:tc>
          <w:tcPr>
            <w:tcW w:w="4508" w:type="dxa"/>
          </w:tcPr>
          <w:p w14:paraId="2532AF7C"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Tiempo de ejecución</w:t>
            </w:r>
          </w:p>
        </w:tc>
        <w:tc>
          <w:tcPr>
            <w:tcW w:w="4508" w:type="dxa"/>
          </w:tcPr>
          <w:p w14:paraId="248300EA" w14:textId="77777777" w:rsidR="00774A9E" w:rsidRPr="00774A9E" w:rsidRDefault="00774A9E" w:rsidP="00C70FC3">
            <w:pPr>
              <w:spacing w:before="40" w:after="40"/>
              <w:rPr>
                <w:rFonts w:ascii="Arial" w:hAnsi="Arial" w:cs="Arial"/>
                <w:sz w:val="20"/>
                <w:szCs w:val="20"/>
              </w:rPr>
            </w:pPr>
            <w:r w:rsidRPr="00774A9E">
              <w:rPr>
                <w:rFonts w:ascii="Arial" w:hAnsi="Arial" w:cs="Arial"/>
                <w:sz w:val="20"/>
                <w:szCs w:val="20"/>
              </w:rPr>
              <w:t>~8 min con caché activo</w:t>
            </w:r>
          </w:p>
        </w:tc>
      </w:tr>
    </w:tbl>
    <w:p>
      <w:pStyle w:val="Caption"/>
      <w:r>
        <w:t>Tabla 39: Datos técnicos y especificaciones</w:t>
      </w:r>
    </w:p>
    <w:p w14:paraId="4E089195" w14:textId="77777777" w:rsidR="00774A9E" w:rsidRDefault="00774A9E" w:rsidP="00196DCB">
      <w:pPr>
        <w:tabs>
          <w:tab w:val="left" w:pos="1095"/>
        </w:tabs>
        <w:spacing w:line="480" w:lineRule="auto"/>
        <w:jc w:val="both"/>
        <w:rPr>
          <w:rFonts w:ascii="Arial" w:hAnsi="Arial" w:cs="Arial"/>
        </w:rPr>
      </w:pPr>
    </w:p>
    <w:p w14:paraId="48AB93C0" w14:textId="014F1D75" w:rsidR="00774A9E" w:rsidRPr="00774A9E" w:rsidRDefault="00774A9E" w:rsidP="00196DCB">
      <w:pPr>
        <w:tabs>
          <w:tab w:val="left" w:pos="1095"/>
        </w:tabs>
        <w:spacing w:line="480" w:lineRule="auto"/>
        <w:jc w:val="both"/>
        <w:rPr>
          <w:b/>
          <w:bCs/>
          <w:i/>
          <w:iCs/>
          <w:color w:val="CC0000"/>
          <w:sz w:val="28"/>
          <w:szCs w:val="28"/>
          <w:u w:val="single"/>
        </w:rPr>
      </w:pPr>
      <w:proofErr w:type="spellStart"/>
      <w:r w:rsidRPr="00774A9E">
        <w:rPr>
          <w:b/>
          <w:bCs/>
          <w:i/>
          <w:iCs/>
          <w:color w:val="000000"/>
          <w:sz w:val="28"/>
          <w:szCs w:val="28"/>
          <w:u w:val="single"/>
        </w:rPr>
        <w:lastRenderedPageBreak/>
        <w:t>Workflow</w:t>
      </w:r>
      <w:proofErr w:type="spellEnd"/>
      <w:r w:rsidRPr="00774A9E">
        <w:rPr>
          <w:b/>
          <w:bCs/>
          <w:i/>
          <w:iCs/>
          <w:color w:val="000000"/>
          <w:sz w:val="28"/>
          <w:szCs w:val="28"/>
          <w:u w:val="single"/>
        </w:rPr>
        <w:t xml:space="preserve"> smoke-e2e.yml con todos los </w:t>
      </w:r>
      <w:proofErr w:type="spellStart"/>
      <w:r w:rsidRPr="00774A9E">
        <w:rPr>
          <w:b/>
          <w:bCs/>
          <w:i/>
          <w:iCs/>
          <w:color w:val="000000"/>
          <w:sz w:val="28"/>
          <w:szCs w:val="28"/>
          <w:u w:val="single"/>
        </w:rPr>
        <w:t>steps</w:t>
      </w:r>
      <w:proofErr w:type="spellEnd"/>
      <w:r w:rsidRPr="00774A9E">
        <w:rPr>
          <w:b/>
          <w:bCs/>
          <w:i/>
          <w:iCs/>
          <w:color w:val="000000"/>
          <w:sz w:val="28"/>
          <w:szCs w:val="28"/>
          <w:u w:val="single"/>
        </w:rPr>
        <w:t xml:space="preserve"> completados: </w:t>
      </w:r>
      <w:proofErr w:type="spellStart"/>
      <w:r w:rsidRPr="00774A9E">
        <w:rPr>
          <w:b/>
          <w:bCs/>
          <w:i/>
          <w:iCs/>
          <w:color w:val="000000"/>
          <w:sz w:val="28"/>
          <w:szCs w:val="28"/>
          <w:u w:val="single"/>
        </w:rPr>
        <w:t>healthchecks</w:t>
      </w:r>
      <w:proofErr w:type="spellEnd"/>
      <w:r w:rsidRPr="00774A9E">
        <w:rPr>
          <w:b/>
          <w:bCs/>
          <w:i/>
          <w:iCs/>
          <w:color w:val="000000"/>
          <w:sz w:val="28"/>
          <w:szCs w:val="28"/>
          <w:u w:val="single"/>
        </w:rPr>
        <w:t xml:space="preserve">, Eureka, </w:t>
      </w:r>
      <w:proofErr w:type="spellStart"/>
      <w:r w:rsidRPr="00774A9E">
        <w:rPr>
          <w:b/>
          <w:bCs/>
          <w:i/>
          <w:iCs/>
          <w:color w:val="000000"/>
          <w:sz w:val="28"/>
          <w:szCs w:val="28"/>
          <w:u w:val="single"/>
        </w:rPr>
        <w:t>login</w:t>
      </w:r>
      <w:proofErr w:type="spellEnd"/>
      <w:r w:rsidRPr="00774A9E">
        <w:rPr>
          <w:b/>
          <w:bCs/>
          <w:i/>
          <w:iCs/>
          <w:color w:val="000000"/>
          <w:sz w:val="28"/>
          <w:szCs w:val="28"/>
          <w:u w:val="single"/>
        </w:rPr>
        <w:t xml:space="preserve"> y </w:t>
      </w:r>
      <w:proofErr w:type="spellStart"/>
      <w:r w:rsidRPr="00774A9E">
        <w:rPr>
          <w:b/>
          <w:bCs/>
          <w:i/>
          <w:iCs/>
          <w:color w:val="000000"/>
          <w:sz w:val="28"/>
          <w:szCs w:val="28"/>
          <w:u w:val="single"/>
        </w:rPr>
        <w:t>endpoints</w:t>
      </w:r>
      <w:proofErr w:type="spellEnd"/>
    </w:p>
    <w:p w14:paraId="3846D97A" w14:textId="228C6BC0" w:rsidR="00774A9E" w:rsidRDefault="00774A9E" w:rsidP="00196DCB">
      <w:pPr>
        <w:tabs>
          <w:tab w:val="left" w:pos="1095"/>
        </w:tabs>
        <w:spacing w:line="480" w:lineRule="auto"/>
        <w:jc w:val="both"/>
        <w:rPr>
          <w:rFonts w:ascii="Arial" w:hAnsi="Arial" w:cs="Arial"/>
        </w:rPr>
      </w:pPr>
      <w:r w:rsidRPr="00774A9E">
        <w:rPr>
          <w:rFonts w:ascii="Arial" w:hAnsi="Arial" w:cs="Arial"/>
        </w:rPr>
        <w:t xml:space="preserve">Todo el historial de ejecuciones es auditable en la pestaña </w:t>
      </w:r>
      <w:proofErr w:type="spellStart"/>
      <w:r w:rsidRPr="00774A9E">
        <w:rPr>
          <w:rFonts w:ascii="Arial" w:hAnsi="Arial" w:cs="Arial"/>
        </w:rPr>
        <w:t>Actions</w:t>
      </w:r>
      <w:proofErr w:type="spellEnd"/>
      <w:r w:rsidRPr="00774A9E">
        <w:rPr>
          <w:rFonts w:ascii="Arial" w:hAnsi="Arial" w:cs="Arial"/>
        </w:rPr>
        <w:t xml:space="preserve"> del repositorio GitHub, donde cada PR muestra el estado individual de los cinco </w:t>
      </w:r>
      <w:proofErr w:type="spellStart"/>
      <w:r w:rsidRPr="00774A9E">
        <w:rPr>
          <w:rFonts w:ascii="Arial" w:hAnsi="Arial" w:cs="Arial"/>
        </w:rPr>
        <w:t>checks</w:t>
      </w:r>
      <w:proofErr w:type="spellEnd"/>
      <w:r w:rsidRPr="00774A9E">
        <w:rPr>
          <w:rFonts w:ascii="Arial" w:hAnsi="Arial" w:cs="Arial"/>
        </w:rPr>
        <w:t xml:space="preserve"> antes de ser </w:t>
      </w:r>
      <w:proofErr w:type="spellStart"/>
      <w:r w:rsidRPr="00774A9E">
        <w:rPr>
          <w:rFonts w:ascii="Arial" w:hAnsi="Arial" w:cs="Arial"/>
        </w:rPr>
        <w:t>mergeado</w:t>
      </w:r>
      <w:proofErr w:type="spellEnd"/>
      <w:r w:rsidRPr="00774A9E">
        <w:rPr>
          <w:rFonts w:ascii="Arial" w:hAnsi="Arial" w:cs="Arial"/>
        </w:rPr>
        <w:t xml:space="preserve"> a </w:t>
      </w:r>
      <w:proofErr w:type="spellStart"/>
      <w:r w:rsidRPr="00774A9E">
        <w:rPr>
          <w:rFonts w:ascii="Arial" w:hAnsi="Arial" w:cs="Arial"/>
        </w:rPr>
        <w:t>main</w:t>
      </w:r>
      <w:proofErr w:type="spellEnd"/>
      <w:r w:rsidRPr="00774A9E">
        <w:rPr>
          <w:rFonts w:ascii="Arial" w:hAnsi="Arial" w:cs="Arial"/>
        </w:rPr>
        <w:t>.</w:t>
      </w:r>
    </w:p>
    <w:p w14:paraId="7F680EC0" w14:textId="625A20F4"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000000"/>
          <w:sz w:val="28"/>
          <w:szCs w:val="28"/>
          <w:u w:val="single"/>
        </w:rPr>
        <w:t xml:space="preserve">Vista general de un PR con los 5 </w:t>
      </w:r>
      <w:proofErr w:type="spellStart"/>
      <w:r w:rsidRPr="00774A9E">
        <w:rPr>
          <w:b/>
          <w:bCs/>
          <w:i/>
          <w:iCs/>
          <w:color w:val="000000"/>
          <w:sz w:val="28"/>
          <w:szCs w:val="28"/>
          <w:u w:val="single"/>
        </w:rPr>
        <w:t>checks</w:t>
      </w:r>
      <w:proofErr w:type="spellEnd"/>
      <w:r w:rsidRPr="00774A9E">
        <w:rPr>
          <w:b/>
          <w:bCs/>
          <w:i/>
          <w:iCs/>
          <w:color w:val="000000"/>
          <w:sz w:val="28"/>
          <w:szCs w:val="28"/>
          <w:u w:val="single"/>
        </w:rPr>
        <w:t xml:space="preserve"> de CI/CD en verde antes del </w:t>
      </w:r>
      <w:proofErr w:type="spellStart"/>
      <w:r w:rsidRPr="00774A9E">
        <w:rPr>
          <w:b/>
          <w:bCs/>
          <w:i/>
          <w:iCs/>
          <w:color w:val="000000"/>
          <w:sz w:val="28"/>
          <w:szCs w:val="28"/>
          <w:u w:val="single"/>
        </w:rPr>
        <w:t>merge</w:t>
      </w:r>
      <w:proofErr w:type="spellEnd"/>
    </w:p>
    <w:p w14:paraId="3A1B1961" w14:textId="0C60AC0B" w:rsidR="00774A9E" w:rsidRPr="00774A9E" w:rsidRDefault="00774A9E" w:rsidP="00196DCB">
      <w:pPr>
        <w:tabs>
          <w:tab w:val="left" w:pos="1095"/>
        </w:tabs>
        <w:spacing w:line="480" w:lineRule="auto"/>
        <w:jc w:val="both"/>
        <w:rPr>
          <w:b/>
          <w:bCs/>
          <w:i/>
          <w:iCs/>
          <w:color w:val="CC0000"/>
          <w:sz w:val="28"/>
          <w:szCs w:val="28"/>
          <w:u w:val="single"/>
        </w:rPr>
      </w:pPr>
      <w:r w:rsidRPr="00774A9E">
        <w:rPr>
          <w:b/>
          <w:bCs/>
          <w:i/>
          <w:iCs/>
          <w:color w:val="000000"/>
          <w:sz w:val="28"/>
          <w:szCs w:val="28"/>
          <w:u w:val="single"/>
        </w:rPr>
        <w:t xml:space="preserve">Reporte </w:t>
      </w:r>
      <w:proofErr w:type="spellStart"/>
      <w:r w:rsidRPr="00774A9E">
        <w:rPr>
          <w:b/>
          <w:bCs/>
          <w:i/>
          <w:iCs/>
          <w:color w:val="000000"/>
          <w:sz w:val="28"/>
          <w:szCs w:val="28"/>
          <w:u w:val="single"/>
        </w:rPr>
        <w:t>JMeter</w:t>
      </w:r>
      <w:proofErr w:type="spellEnd"/>
      <w:r w:rsidRPr="00774A9E">
        <w:rPr>
          <w:b/>
          <w:bCs/>
          <w:i/>
          <w:iCs/>
          <w:color w:val="000000"/>
          <w:sz w:val="28"/>
          <w:szCs w:val="28"/>
          <w:u w:val="single"/>
        </w:rPr>
        <w:t xml:space="preserve"> Sprint 13: 50 usuarios concurrentes con p95 &lt; 500 ms</w:t>
      </w:r>
    </w:p>
    <w:p>
      <w:pStyle w:val="Caption"/>
      <w:r>
        <w:t>Tabla 40: Datos técnicos y especificaciones</w:t>
      </w:r>
    </w:p>
    <w:p w14:paraId="3EE733EC" w14:textId="2E8DB899" w:rsidR="00D72905" w:rsidRPr="00E245B7" w:rsidRDefault="00D72905" w:rsidP="000B258D">
      <w:pPr>
        <w:pStyle w:val="Ttulo2"/>
        <w:numPr>
          <w:ilvl w:val="1"/>
          <w:numId w:val="1"/>
        </w:numPr>
        <w:spacing w:line="480" w:lineRule="auto"/>
        <w:jc w:val="both"/>
        <w:rPr>
          <w:rFonts w:cs="Arial"/>
          <w:b w:val="0"/>
          <w:bCs/>
          <w:color w:val="auto"/>
          <w:szCs w:val="22"/>
          <w:lang w:eastAsia="en-US"/>
        </w:rPr>
      </w:pPr>
      <w:bookmarkStart w:id="55" w:name="_Toc227521393"/>
      <w:r w:rsidRPr="00E245B7">
        <w:rPr>
          <w:rFonts w:cs="Arial"/>
          <w:bCs/>
          <w:color w:val="000000"/>
          <w:szCs w:val="22"/>
          <w:lang w:eastAsia="en-US"/>
        </w:rPr>
        <w:t>Resultados y Discusión.</w:t>
      </w:r>
      <w:bookmarkEnd w:id="55"/>
    </w:p>
    <w:p w14:paraId="5C181C16"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7.4.1 ¿Qué se logró?</w:t>
      </w:r>
    </w:p>
    <w:p w14:paraId="23FA4D56" w14:textId="77777777" w:rsidR="00BE6E7E" w:rsidRPr="00BE6E7E" w:rsidRDefault="00BE6E7E" w:rsidP="00BE6E7E">
      <w:pPr>
        <w:spacing w:line="480" w:lineRule="auto"/>
        <w:jc w:val="both"/>
        <w:rPr>
          <w:rFonts w:ascii="Arial" w:hAnsi="Arial" w:cs="Arial"/>
        </w:rPr>
      </w:pPr>
      <w:r w:rsidRPr="00BE6E7E">
        <w:rPr>
          <w:rFonts w:ascii="Arial" w:hAnsi="Arial" w:cs="Arial"/>
        </w:rPr>
        <w:t xml:space="preserve">Al término del proyecto se entregó un sistema web completo, funcional y desplegado para la gestión administrativa y financiera de escuelas de conducción en Ecuador. El sistema fue construido sobre una arquitectura de ocho microservicios independientes bajo Java 21 y Spring Boot 3.4, con un </w:t>
      </w:r>
      <w:proofErr w:type="spellStart"/>
      <w:r w:rsidRPr="00BE6E7E">
        <w:rPr>
          <w:rFonts w:ascii="Arial" w:hAnsi="Arial" w:cs="Arial"/>
        </w:rPr>
        <w:t>frontend</w:t>
      </w:r>
      <w:proofErr w:type="spellEnd"/>
      <w:r w:rsidRPr="00BE6E7E">
        <w:rPr>
          <w:rFonts w:ascii="Arial" w:hAnsi="Arial" w:cs="Arial"/>
        </w:rPr>
        <w:t xml:space="preserve"> en Vue.js 3, y fue sometido a un proceso de desarrollo iterativo de 14 </w:t>
      </w:r>
      <w:proofErr w:type="spellStart"/>
      <w:r w:rsidRPr="00BE6E7E">
        <w:rPr>
          <w:rFonts w:ascii="Arial" w:hAnsi="Arial" w:cs="Arial"/>
        </w:rPr>
        <w:t>sprints</w:t>
      </w:r>
      <w:proofErr w:type="spellEnd"/>
      <w:r w:rsidRPr="00BE6E7E">
        <w:rPr>
          <w:rFonts w:ascii="Arial" w:hAnsi="Arial" w:cs="Arial"/>
        </w:rPr>
        <w:t xml:space="preserve"> con evidencia verificable de calidad.</w:t>
      </w:r>
    </w:p>
    <w:p w14:paraId="7BD7A4F3" w14:textId="42333CAC" w:rsidR="009117AB" w:rsidRPr="00BE6E7E" w:rsidRDefault="00BE6E7E" w:rsidP="00BE6E7E">
      <w:pPr>
        <w:spacing w:line="480" w:lineRule="auto"/>
        <w:jc w:val="both"/>
        <w:rPr>
          <w:rFonts w:ascii="Arial" w:hAnsi="Arial" w:cs="Arial"/>
          <w:b/>
          <w:bCs/>
        </w:rPr>
      </w:pPr>
      <w:r w:rsidRPr="00BE6E7E">
        <w:rPr>
          <w:rFonts w:ascii="Arial" w:hAnsi="Arial" w:cs="Arial"/>
          <w:b/>
          <w:bCs/>
        </w:rPr>
        <w:t>Funcionalidades entregadas por módulo</w:t>
      </w:r>
    </w:p>
    <w:tbl>
      <w:tblPr>
        <w:tblStyle w:val="Tablaconcuadrcula"/>
        <w:tblW w:w="0" w:type="auto"/>
        <w:tblLook w:val="04A0" w:firstRow="1" w:lastRow="0" w:firstColumn="1" w:lastColumn="0" w:noHBand="0" w:noVBand="1"/>
      </w:tblPr>
      <w:tblGrid>
        <w:gridCol w:w="1555"/>
        <w:gridCol w:w="6095"/>
        <w:gridCol w:w="1366"/>
      </w:tblGrid>
      <w:tr w:rsidR="00BE6E7E" w:rsidRPr="00BE6E7E" w14:paraId="2BDAB7FD" w14:textId="77777777" w:rsidTr="00BE6E7E">
        <w:tc>
          <w:tcPr>
            <w:tcW w:w="1555" w:type="dxa"/>
          </w:tcPr>
          <w:p w14:paraId="46EA576E"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Módulo</w:t>
            </w:r>
          </w:p>
        </w:tc>
        <w:tc>
          <w:tcPr>
            <w:tcW w:w="6095" w:type="dxa"/>
          </w:tcPr>
          <w:p w14:paraId="2728F2C0"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Funcionalidades entregadas</w:t>
            </w:r>
          </w:p>
        </w:tc>
        <w:tc>
          <w:tcPr>
            <w:tcW w:w="1366" w:type="dxa"/>
          </w:tcPr>
          <w:p w14:paraId="68F576C8"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3915ABD2" w14:textId="77777777" w:rsidTr="00BE6E7E">
        <w:tc>
          <w:tcPr>
            <w:tcW w:w="1555" w:type="dxa"/>
          </w:tcPr>
          <w:p w14:paraId="00D13CE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MS-Auth</w:t>
            </w:r>
          </w:p>
        </w:tc>
        <w:tc>
          <w:tcPr>
            <w:tcW w:w="6095" w:type="dxa"/>
          </w:tcPr>
          <w:p w14:paraId="761940A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Autenticación JWT HS512, gestión de usuarios y roles, recuperación de contraseña, bloqueo por intentos fallidos, configuración del sistema (escuela, cursos, licencias, plantillas de email)</w:t>
            </w:r>
          </w:p>
        </w:tc>
        <w:tc>
          <w:tcPr>
            <w:tcW w:w="1366" w:type="dxa"/>
          </w:tcPr>
          <w:p w14:paraId="41D23A5C" w14:textId="2268A81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45B13F0E" w14:textId="77777777" w:rsidTr="00BE6E7E">
        <w:tc>
          <w:tcPr>
            <w:tcW w:w="1555" w:type="dxa"/>
          </w:tcPr>
          <w:p w14:paraId="0F6D6D4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MS-Estudiantes</w:t>
            </w:r>
          </w:p>
        </w:tc>
        <w:tc>
          <w:tcPr>
            <w:tcW w:w="6095" w:type="dxa"/>
          </w:tcPr>
          <w:p w14:paraId="7407374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Matrícula completa, gestión de documentos, contactos de emergencia, control de asistencia, progreso académico con porcentaje de avance, ciclo de vida de estados (PRE_INSCRITO → MATRICULADO → CURSANDO → FINALIZADO)</w:t>
            </w:r>
          </w:p>
        </w:tc>
        <w:tc>
          <w:tcPr>
            <w:tcW w:w="1366" w:type="dxa"/>
          </w:tcPr>
          <w:p w14:paraId="53DFA45C" w14:textId="2405E435"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675DFC6" w14:textId="77777777" w:rsidTr="00BE6E7E">
        <w:tc>
          <w:tcPr>
            <w:tcW w:w="1555" w:type="dxa"/>
          </w:tcPr>
          <w:p w14:paraId="3BCCC99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MS-Instructores</w:t>
            </w:r>
          </w:p>
        </w:tc>
        <w:tc>
          <w:tcPr>
            <w:tcW w:w="6095" w:type="dxa"/>
          </w:tcPr>
          <w:p w14:paraId="3A5D6C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Gestión de perfiles, certificaciones, contratos, disponibilidad semanal y control de ausencias; </w:t>
            </w:r>
            <w:proofErr w:type="spellStart"/>
            <w:r w:rsidRPr="00BE6E7E">
              <w:rPr>
                <w:rFonts w:ascii="Arial" w:hAnsi="Arial" w:cs="Arial"/>
                <w:sz w:val="20"/>
                <w:szCs w:val="20"/>
              </w:rPr>
              <w:t>endpoint</w:t>
            </w:r>
            <w:proofErr w:type="spellEnd"/>
            <w:r w:rsidRPr="00BE6E7E">
              <w:rPr>
                <w:rFonts w:ascii="Arial" w:hAnsi="Arial" w:cs="Arial"/>
                <w:sz w:val="20"/>
                <w:szCs w:val="20"/>
              </w:rPr>
              <w:t xml:space="preserve"> de consulta de disponibilidad utilizado por MS-Asignaciones</w:t>
            </w:r>
          </w:p>
        </w:tc>
        <w:tc>
          <w:tcPr>
            <w:tcW w:w="1366" w:type="dxa"/>
          </w:tcPr>
          <w:p w14:paraId="2D093CFF" w14:textId="11109B4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02277F8B" w14:textId="77777777" w:rsidTr="00BE6E7E">
        <w:tc>
          <w:tcPr>
            <w:tcW w:w="1555" w:type="dxa"/>
          </w:tcPr>
          <w:p w14:paraId="031680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MS-Vehículos</w:t>
            </w:r>
          </w:p>
        </w:tc>
        <w:tc>
          <w:tcPr>
            <w:tcW w:w="6095" w:type="dxa"/>
          </w:tcPr>
          <w:p w14:paraId="1144EDD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Control de flota, mantenimientos preventivos y correctivos, registros de combustible, inspecciones técnicas, alertas automáticas de SOAT y RTV por vencer, sincronización de odómetro desde asignaciones completadas</w:t>
            </w:r>
          </w:p>
        </w:tc>
        <w:tc>
          <w:tcPr>
            <w:tcW w:w="1366" w:type="dxa"/>
          </w:tcPr>
          <w:p w14:paraId="1C65A2E9" w14:textId="452193F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2E79AD5" w14:textId="77777777" w:rsidTr="00BE6E7E">
        <w:tc>
          <w:tcPr>
            <w:tcW w:w="1555" w:type="dxa"/>
          </w:tcPr>
          <w:p w14:paraId="4054A22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MS-Asignaciones</w:t>
            </w:r>
          </w:p>
        </w:tc>
        <w:tc>
          <w:tcPr>
            <w:tcW w:w="6095" w:type="dxa"/>
          </w:tcPr>
          <w:p w14:paraId="09DCB36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Programación tripartita instructor-estudiante-vehículo con seis validaciones cruzadas (categoría de licencia, SOAT, RTV, horario, disponibilidad, ausencia), calendario con drag &amp; </w:t>
            </w:r>
            <w:proofErr w:type="spellStart"/>
            <w:r w:rsidRPr="00BE6E7E">
              <w:rPr>
                <w:rFonts w:ascii="Arial" w:hAnsi="Arial" w:cs="Arial"/>
                <w:sz w:val="20"/>
                <w:szCs w:val="20"/>
              </w:rPr>
              <w:t>drop</w:t>
            </w:r>
            <w:proofErr w:type="spellEnd"/>
            <w:r w:rsidRPr="00BE6E7E">
              <w:rPr>
                <w:rFonts w:ascii="Arial" w:hAnsi="Arial" w:cs="Arial"/>
                <w:sz w:val="20"/>
                <w:szCs w:val="20"/>
              </w:rPr>
              <w:t>, registro de kilometraje E2E, historial de estados</w:t>
            </w:r>
          </w:p>
        </w:tc>
        <w:tc>
          <w:tcPr>
            <w:tcW w:w="1366" w:type="dxa"/>
          </w:tcPr>
          <w:p w14:paraId="72DAE748" w14:textId="3437164B"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BD9E262" w14:textId="77777777" w:rsidTr="00BE6E7E">
        <w:tc>
          <w:tcPr>
            <w:tcW w:w="1555" w:type="dxa"/>
          </w:tcPr>
          <w:p w14:paraId="1A2BC9F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MS-Cobros</w:t>
            </w:r>
          </w:p>
        </w:tc>
        <w:tc>
          <w:tcPr>
            <w:tcW w:w="6095" w:type="dxa"/>
          </w:tcPr>
          <w:p w14:paraId="1CEF50B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Facturación con pagos totales, parciales y plan de crédito a cuotas, cálculo automático de saldo, reconciliación, estado de cuenta por estudiante, validación de RUC ecuatoriano</w:t>
            </w:r>
          </w:p>
        </w:tc>
        <w:tc>
          <w:tcPr>
            <w:tcW w:w="1366" w:type="dxa"/>
          </w:tcPr>
          <w:p w14:paraId="23F72883" w14:textId="405F1CB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5E5F5BC6" w14:textId="77777777" w:rsidTr="00BE6E7E">
        <w:tc>
          <w:tcPr>
            <w:tcW w:w="1555" w:type="dxa"/>
          </w:tcPr>
          <w:p w14:paraId="50CEBDA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MS-Notificaciones</w:t>
            </w:r>
          </w:p>
        </w:tc>
        <w:tc>
          <w:tcPr>
            <w:tcW w:w="6095" w:type="dxa"/>
          </w:tcPr>
          <w:p w14:paraId="264F0A7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Notificaciones </w:t>
            </w:r>
            <w:proofErr w:type="spellStart"/>
            <w:r w:rsidRPr="00BE6E7E">
              <w:rPr>
                <w:rFonts w:ascii="Arial" w:hAnsi="Arial" w:cs="Arial"/>
                <w:sz w:val="20"/>
                <w:szCs w:val="20"/>
              </w:rPr>
              <w:t>in-</w:t>
            </w:r>
            <w:proofErr w:type="gramStart"/>
            <w:r w:rsidRPr="00BE6E7E">
              <w:rPr>
                <w:rFonts w:ascii="Arial" w:hAnsi="Arial" w:cs="Arial"/>
                <w:sz w:val="20"/>
                <w:szCs w:val="20"/>
              </w:rPr>
              <w:t>app</w:t>
            </w:r>
            <w:proofErr w:type="spellEnd"/>
            <w:proofErr w:type="gramEnd"/>
            <w:r w:rsidRPr="00BE6E7E">
              <w:rPr>
                <w:rFonts w:ascii="Arial" w:hAnsi="Arial" w:cs="Arial"/>
                <w:sz w:val="20"/>
                <w:szCs w:val="20"/>
              </w:rPr>
              <w:t xml:space="preserve"> con </w:t>
            </w:r>
            <w:proofErr w:type="spellStart"/>
            <w:r w:rsidRPr="00BE6E7E">
              <w:rPr>
                <w:rFonts w:ascii="Arial" w:hAnsi="Arial" w:cs="Arial"/>
                <w:sz w:val="20"/>
                <w:szCs w:val="20"/>
              </w:rPr>
              <w:t>badge</w:t>
            </w:r>
            <w:proofErr w:type="spellEnd"/>
            <w:r w:rsidRPr="00BE6E7E">
              <w:rPr>
                <w:rFonts w:ascii="Arial" w:hAnsi="Arial" w:cs="Arial"/>
                <w:sz w:val="20"/>
                <w:szCs w:val="20"/>
              </w:rPr>
              <w:t xml:space="preserve"> y </w:t>
            </w:r>
            <w:proofErr w:type="spellStart"/>
            <w:r w:rsidRPr="00BE6E7E">
              <w:rPr>
                <w:rFonts w:ascii="Arial" w:hAnsi="Arial" w:cs="Arial"/>
                <w:sz w:val="20"/>
                <w:szCs w:val="20"/>
              </w:rPr>
              <w:t>polling</w:t>
            </w:r>
            <w:proofErr w:type="spellEnd"/>
            <w:r w:rsidRPr="00BE6E7E">
              <w:rPr>
                <w:rFonts w:ascii="Arial" w:hAnsi="Arial" w:cs="Arial"/>
                <w:sz w:val="20"/>
                <w:szCs w:val="20"/>
              </w:rPr>
              <w:t xml:space="preserve"> de 30 s, envío de emails transaccionales (confirmación de matrícula, recibo de pago, recordatorio de clase, reasignación, cancelación), plantillas </w:t>
            </w:r>
            <w:proofErr w:type="spellStart"/>
            <w:r w:rsidRPr="00BE6E7E">
              <w:rPr>
                <w:rFonts w:ascii="Arial" w:hAnsi="Arial" w:cs="Arial"/>
                <w:sz w:val="20"/>
                <w:szCs w:val="20"/>
              </w:rPr>
              <w:t>Thymeleaf</w:t>
            </w:r>
            <w:proofErr w:type="spellEnd"/>
            <w:r w:rsidRPr="00BE6E7E">
              <w:rPr>
                <w:rFonts w:ascii="Arial" w:hAnsi="Arial" w:cs="Arial"/>
                <w:sz w:val="20"/>
                <w:szCs w:val="20"/>
              </w:rPr>
              <w:t xml:space="preserve"> editables por el administrador, log de envíos</w:t>
            </w:r>
          </w:p>
        </w:tc>
        <w:tc>
          <w:tcPr>
            <w:tcW w:w="1366" w:type="dxa"/>
          </w:tcPr>
          <w:p w14:paraId="41511354" w14:textId="1BDDF1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041DFC3" w14:textId="77777777" w:rsidTr="00BE6E7E">
        <w:tc>
          <w:tcPr>
            <w:tcW w:w="1555" w:type="dxa"/>
          </w:tcPr>
          <w:p w14:paraId="0B50A8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MS-Reportes</w:t>
            </w:r>
          </w:p>
        </w:tc>
        <w:tc>
          <w:tcPr>
            <w:tcW w:w="6095" w:type="dxa"/>
          </w:tcPr>
          <w:p w14:paraId="304DB9E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Reportes operativos (estudiantes activos, horas dictadas por instructor, vehículos con SOAT por vencer, control de asistencia), reportes financieros (ingresos por período, saldos pendientes, morosidad, recibos de pago), exportación PDF y Excel, caché </w:t>
            </w:r>
            <w:proofErr w:type="spellStart"/>
            <w:r w:rsidRPr="00BE6E7E">
              <w:rPr>
                <w:rFonts w:ascii="Arial" w:hAnsi="Arial" w:cs="Arial"/>
                <w:sz w:val="20"/>
                <w:szCs w:val="20"/>
              </w:rPr>
              <w:t>Caffeine</w:t>
            </w:r>
            <w:proofErr w:type="spellEnd"/>
          </w:p>
        </w:tc>
        <w:tc>
          <w:tcPr>
            <w:tcW w:w="1366" w:type="dxa"/>
          </w:tcPr>
          <w:p w14:paraId="30E08458" w14:textId="2C8589F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3AC172BA" w14:textId="77777777" w:rsidTr="00BE6E7E">
        <w:tc>
          <w:tcPr>
            <w:tcW w:w="1555" w:type="dxa"/>
          </w:tcPr>
          <w:p w14:paraId="6A3213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API Gateway</w:t>
            </w:r>
          </w:p>
        </w:tc>
        <w:tc>
          <w:tcPr>
            <w:tcW w:w="6095" w:type="dxa"/>
          </w:tcPr>
          <w:p w14:paraId="1E2BC93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Punto de entrada único, validación JWT, propagación de </w:t>
            </w:r>
            <w:proofErr w:type="spellStart"/>
            <w:r w:rsidRPr="00BE6E7E">
              <w:rPr>
                <w:rFonts w:ascii="Arial" w:hAnsi="Arial" w:cs="Arial"/>
                <w:sz w:val="20"/>
                <w:szCs w:val="20"/>
              </w:rPr>
              <w:t>headers</w:t>
            </w:r>
            <w:proofErr w:type="spellEnd"/>
            <w:r w:rsidRPr="00BE6E7E">
              <w:rPr>
                <w:rFonts w:ascii="Arial" w:hAnsi="Arial" w:cs="Arial"/>
                <w:sz w:val="20"/>
                <w:szCs w:val="20"/>
              </w:rPr>
              <w:t xml:space="preserve"> de identidad, CORS, </w:t>
            </w:r>
            <w:proofErr w:type="spellStart"/>
            <w:r w:rsidRPr="00BE6E7E">
              <w:rPr>
                <w:rFonts w:ascii="Arial" w:hAnsi="Arial" w:cs="Arial"/>
                <w:sz w:val="20"/>
                <w:szCs w:val="20"/>
              </w:rPr>
              <w:t>rate</w:t>
            </w:r>
            <w:proofErr w:type="spellEnd"/>
            <w:r w:rsidRPr="00BE6E7E">
              <w:rPr>
                <w:rFonts w:ascii="Arial" w:hAnsi="Arial" w:cs="Arial"/>
                <w:sz w:val="20"/>
                <w:szCs w:val="20"/>
              </w:rPr>
              <w:t xml:space="preserve"> </w:t>
            </w:r>
            <w:proofErr w:type="spellStart"/>
            <w:r w:rsidRPr="00BE6E7E">
              <w:rPr>
                <w:rFonts w:ascii="Arial" w:hAnsi="Arial" w:cs="Arial"/>
                <w:sz w:val="20"/>
                <w:szCs w:val="20"/>
              </w:rPr>
              <w:t>limiting</w:t>
            </w:r>
            <w:proofErr w:type="spellEnd"/>
            <w:r w:rsidRPr="00BE6E7E">
              <w:rPr>
                <w:rFonts w:ascii="Arial" w:hAnsi="Arial" w:cs="Arial"/>
                <w:sz w:val="20"/>
                <w:szCs w:val="20"/>
              </w:rPr>
              <w:t xml:space="preserve"> 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1366" w:type="dxa"/>
          </w:tcPr>
          <w:p w14:paraId="10D44756" w14:textId="1A0BC9B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1A2516AE" w14:textId="77777777" w:rsidTr="00BE6E7E">
        <w:tc>
          <w:tcPr>
            <w:tcW w:w="1555" w:type="dxa"/>
          </w:tcPr>
          <w:p w14:paraId="2A5B2429"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Frontend</w:t>
            </w:r>
            <w:proofErr w:type="spellEnd"/>
            <w:r w:rsidRPr="00BE6E7E">
              <w:rPr>
                <w:rFonts w:ascii="Arial" w:hAnsi="Arial" w:cs="Arial"/>
                <w:sz w:val="20"/>
                <w:szCs w:val="20"/>
              </w:rPr>
              <w:t xml:space="preserve"> Vue 3</w:t>
            </w:r>
          </w:p>
        </w:tc>
        <w:tc>
          <w:tcPr>
            <w:tcW w:w="6095" w:type="dxa"/>
          </w:tcPr>
          <w:p w14:paraId="0587038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SPA responsive con autenticación, </w:t>
            </w:r>
            <w:proofErr w:type="spellStart"/>
            <w:r w:rsidRPr="00BE6E7E">
              <w:rPr>
                <w:rFonts w:ascii="Arial" w:hAnsi="Arial" w:cs="Arial"/>
                <w:sz w:val="20"/>
                <w:szCs w:val="20"/>
              </w:rPr>
              <w:t>dashboards</w:t>
            </w:r>
            <w:proofErr w:type="spellEnd"/>
            <w:r w:rsidRPr="00BE6E7E">
              <w:rPr>
                <w:rFonts w:ascii="Arial" w:hAnsi="Arial" w:cs="Arial"/>
                <w:sz w:val="20"/>
                <w:szCs w:val="20"/>
              </w:rPr>
              <w:t xml:space="preserve"> KPI, módulos CRUD para los ocho microservicios, calendario de asignaciones con drag &amp; </w:t>
            </w:r>
            <w:proofErr w:type="spellStart"/>
            <w:r w:rsidRPr="00BE6E7E">
              <w:rPr>
                <w:rFonts w:ascii="Arial" w:hAnsi="Arial" w:cs="Arial"/>
                <w:sz w:val="20"/>
                <w:szCs w:val="20"/>
              </w:rPr>
              <w:t>drop</w:t>
            </w:r>
            <w:proofErr w:type="spellEnd"/>
            <w:r w:rsidRPr="00BE6E7E">
              <w:rPr>
                <w:rFonts w:ascii="Arial" w:hAnsi="Arial" w:cs="Arial"/>
                <w:sz w:val="20"/>
                <w:szCs w:val="20"/>
              </w:rPr>
              <w:t xml:space="preserve">, notificaciones </w:t>
            </w:r>
            <w:proofErr w:type="spellStart"/>
            <w:r w:rsidRPr="00BE6E7E">
              <w:rPr>
                <w:rFonts w:ascii="Arial" w:hAnsi="Arial" w:cs="Arial"/>
                <w:sz w:val="20"/>
                <w:szCs w:val="20"/>
              </w:rPr>
              <w:t>dropdown</w:t>
            </w:r>
            <w:proofErr w:type="spellEnd"/>
            <w:r w:rsidRPr="00BE6E7E">
              <w:rPr>
                <w:rFonts w:ascii="Arial" w:hAnsi="Arial" w:cs="Arial"/>
                <w:sz w:val="20"/>
                <w:szCs w:val="20"/>
              </w:rPr>
              <w:t>, reportes UI con charts (Chart.js) y exportación desde el navegador</w:t>
            </w:r>
          </w:p>
        </w:tc>
        <w:tc>
          <w:tcPr>
            <w:tcW w:w="1366" w:type="dxa"/>
          </w:tcPr>
          <w:p w14:paraId="279F0239" w14:textId="51462F4C"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bl>
    <w:p w14:paraId="200FB0F7" w14:textId="77777777" w:rsidR="009117AB" w:rsidRDefault="009117AB" w:rsidP="006B437D">
      <w:pPr>
        <w:spacing w:line="480" w:lineRule="auto"/>
        <w:jc w:val="both"/>
        <w:rPr>
          <w:rFonts w:ascii="Arial" w:hAnsi="Arial" w:cs="Arial"/>
          <w:color w:val="0000FF"/>
        </w:rPr>
      </w:pPr>
    </w:p>
    <w:p w14:paraId="30777FE1" w14:textId="4EDB0B83"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000000"/>
          <w:sz w:val="28"/>
          <w:szCs w:val="28"/>
          <w:u w:val="single"/>
        </w:rPr>
        <w:t xml:space="preserve">Vista del </w:t>
      </w:r>
      <w:proofErr w:type="spellStart"/>
      <w:r w:rsidRPr="00BE6E7E">
        <w:rPr>
          <w:b/>
          <w:bCs/>
          <w:i/>
          <w:iCs/>
          <w:color w:val="000000"/>
          <w:sz w:val="28"/>
          <w:szCs w:val="28"/>
          <w:u w:val="single"/>
        </w:rPr>
        <w:t>dashboard</w:t>
      </w:r>
      <w:proofErr w:type="spellEnd"/>
      <w:r w:rsidRPr="00BE6E7E">
        <w:rPr>
          <w:b/>
          <w:bCs/>
          <w:i/>
          <w:iCs/>
          <w:color w:val="000000"/>
          <w:sz w:val="28"/>
          <w:szCs w:val="28"/>
          <w:u w:val="single"/>
        </w:rPr>
        <w:t xml:space="preserve"> principal con </w:t>
      </w:r>
      <w:proofErr w:type="spellStart"/>
      <w:r w:rsidRPr="00BE6E7E">
        <w:rPr>
          <w:b/>
          <w:bCs/>
          <w:i/>
          <w:iCs/>
          <w:color w:val="000000"/>
          <w:sz w:val="28"/>
          <w:szCs w:val="28"/>
          <w:u w:val="single"/>
        </w:rPr>
        <w:t>KPIs</w:t>
      </w:r>
      <w:proofErr w:type="spellEnd"/>
      <w:r w:rsidRPr="00BE6E7E">
        <w:rPr>
          <w:b/>
          <w:bCs/>
          <w:i/>
          <w:iCs/>
          <w:color w:val="000000"/>
          <w:sz w:val="28"/>
          <w:szCs w:val="28"/>
          <w:u w:val="single"/>
        </w:rPr>
        <w:t xml:space="preserve"> del sistema</w:t>
      </w:r>
    </w:p>
    <w:p w14:paraId="1F9CF30F" w14:textId="09B50BB8" w:rsidR="00BE6E7E" w:rsidRPr="00BE6E7E" w:rsidRDefault="00BE6E7E" w:rsidP="00BE6E7E">
      <w:pPr>
        <w:tabs>
          <w:tab w:val="left" w:pos="1095"/>
        </w:tabs>
        <w:spacing w:line="480" w:lineRule="auto"/>
        <w:jc w:val="both"/>
        <w:rPr>
          <w:b/>
          <w:bCs/>
          <w:i/>
          <w:iCs/>
          <w:color w:val="CC0000"/>
          <w:sz w:val="28"/>
          <w:szCs w:val="28"/>
          <w:u w:val="single"/>
        </w:rPr>
      </w:pPr>
      <w:r w:rsidRPr="00BE6E7E">
        <w:rPr>
          <w:b/>
          <w:bCs/>
          <w:i/>
          <w:iCs/>
          <w:color w:val="000000"/>
          <w:sz w:val="28"/>
          <w:szCs w:val="28"/>
          <w:u w:val="single"/>
        </w:rPr>
        <w:t xml:space="preserve">Módulo de asignaciones con calendario </w:t>
      </w:r>
      <w:proofErr w:type="spellStart"/>
      <w:r w:rsidRPr="00BE6E7E">
        <w:rPr>
          <w:b/>
          <w:bCs/>
          <w:i/>
          <w:iCs/>
          <w:color w:val="000000"/>
          <w:sz w:val="28"/>
          <w:szCs w:val="28"/>
          <w:u w:val="single"/>
        </w:rPr>
        <w:t>FullCalendar</w:t>
      </w:r>
      <w:proofErr w:type="spellEnd"/>
      <w:r w:rsidRPr="00BE6E7E">
        <w:rPr>
          <w:b/>
          <w:bCs/>
          <w:i/>
          <w:iCs/>
          <w:color w:val="000000"/>
          <w:sz w:val="28"/>
          <w:szCs w:val="28"/>
          <w:u w:val="single"/>
        </w:rPr>
        <w:t xml:space="preserve"> y </w:t>
      </w:r>
      <w:proofErr w:type="spellStart"/>
      <w:r w:rsidRPr="00BE6E7E">
        <w:rPr>
          <w:b/>
          <w:bCs/>
          <w:i/>
          <w:iCs/>
          <w:color w:val="000000"/>
          <w:sz w:val="28"/>
          <w:szCs w:val="28"/>
          <w:u w:val="single"/>
        </w:rPr>
        <w:t>wizard</w:t>
      </w:r>
      <w:proofErr w:type="spellEnd"/>
      <w:r w:rsidRPr="00BE6E7E">
        <w:rPr>
          <w:b/>
          <w:bCs/>
          <w:i/>
          <w:iCs/>
          <w:color w:val="000000"/>
          <w:sz w:val="28"/>
          <w:szCs w:val="28"/>
          <w:u w:val="single"/>
        </w:rPr>
        <w:t xml:space="preserve"> tripartita</w:t>
      </w:r>
    </w:p>
    <w:p>
      <w:pStyle w:val="Caption"/>
      <w:r>
        <w:t>Tabla 41: Datos técnicos y especificaciones</w:t>
      </w:r>
    </w:p>
    <w:p w14:paraId="0BCB207C" w14:textId="7F877C49" w:rsidR="00BE6E7E" w:rsidRPr="00BE6E7E" w:rsidRDefault="00BE6E7E" w:rsidP="006B437D">
      <w:pPr>
        <w:spacing w:line="480" w:lineRule="auto"/>
        <w:jc w:val="both"/>
        <w:rPr>
          <w:rFonts w:ascii="Arial" w:hAnsi="Arial" w:cs="Arial"/>
          <w:b/>
          <w:bCs/>
        </w:rPr>
      </w:pPr>
      <w:r w:rsidRPr="00BE6E7E">
        <w:rPr>
          <w:rFonts w:ascii="Arial" w:hAnsi="Arial" w:cs="Arial"/>
          <w:b/>
          <w:bCs/>
        </w:rPr>
        <w:t>Indicadores de calidad al cierre del proyecto</w:t>
      </w:r>
    </w:p>
    <w:tbl>
      <w:tblPr>
        <w:tblStyle w:val="Tablaconcuadrcula"/>
        <w:tblW w:w="0" w:type="auto"/>
        <w:tblLook w:val="04A0" w:firstRow="1" w:lastRow="0" w:firstColumn="1" w:lastColumn="0" w:noHBand="0" w:noVBand="1"/>
      </w:tblPr>
      <w:tblGrid>
        <w:gridCol w:w="2254"/>
        <w:gridCol w:w="2254"/>
        <w:gridCol w:w="2254"/>
        <w:gridCol w:w="2254"/>
      </w:tblGrid>
      <w:tr w:rsidR="00BE6E7E" w:rsidRPr="00BE6E7E" w14:paraId="736E611E" w14:textId="77777777" w:rsidTr="00BE6E7E">
        <w:tc>
          <w:tcPr>
            <w:tcW w:w="2254" w:type="dxa"/>
          </w:tcPr>
          <w:p w14:paraId="57B69E7A"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Indicador</w:t>
            </w:r>
          </w:p>
        </w:tc>
        <w:tc>
          <w:tcPr>
            <w:tcW w:w="2254" w:type="dxa"/>
          </w:tcPr>
          <w:p w14:paraId="13EA9BA5"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Valor obtenido</w:t>
            </w:r>
          </w:p>
        </w:tc>
        <w:tc>
          <w:tcPr>
            <w:tcW w:w="2254" w:type="dxa"/>
          </w:tcPr>
          <w:p w14:paraId="2A61BCF1"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Meta</w:t>
            </w:r>
          </w:p>
        </w:tc>
        <w:tc>
          <w:tcPr>
            <w:tcW w:w="2254" w:type="dxa"/>
          </w:tcPr>
          <w:p w14:paraId="029A45A4" w14:textId="77777777" w:rsidR="00BE6E7E" w:rsidRPr="00BE6E7E" w:rsidRDefault="00BE6E7E" w:rsidP="00BE6E7E">
            <w:pPr>
              <w:spacing w:before="40" w:after="40"/>
              <w:rPr>
                <w:rFonts w:ascii="Arial" w:hAnsi="Arial" w:cs="Arial"/>
                <w:b/>
                <w:bCs/>
                <w:sz w:val="20"/>
                <w:szCs w:val="20"/>
              </w:rPr>
            </w:pPr>
            <w:r w:rsidRPr="00BE6E7E">
              <w:rPr>
                <w:rFonts w:ascii="Arial" w:hAnsi="Arial" w:cs="Arial"/>
                <w:b/>
                <w:bCs/>
                <w:sz w:val="20"/>
                <w:szCs w:val="20"/>
              </w:rPr>
              <w:t>Estado</w:t>
            </w:r>
          </w:p>
        </w:tc>
      </w:tr>
      <w:tr w:rsidR="00BE6E7E" w:rsidRPr="00BE6E7E" w14:paraId="45D1F9C9" w14:textId="77777777" w:rsidTr="00BE6E7E">
        <w:tc>
          <w:tcPr>
            <w:tcW w:w="2254" w:type="dxa"/>
          </w:tcPr>
          <w:p w14:paraId="6C90B31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Cobertura de pruebas </w:t>
            </w:r>
            <w:proofErr w:type="spellStart"/>
            <w:r w:rsidRPr="00BE6E7E">
              <w:rPr>
                <w:rFonts w:ascii="Arial" w:hAnsi="Arial" w:cs="Arial"/>
                <w:sz w:val="20"/>
                <w:szCs w:val="20"/>
              </w:rPr>
              <w:t>JaCoCo</w:t>
            </w:r>
            <w:proofErr w:type="spellEnd"/>
            <w:r w:rsidRPr="00BE6E7E">
              <w:rPr>
                <w:rFonts w:ascii="Arial" w:hAnsi="Arial" w:cs="Arial"/>
                <w:sz w:val="20"/>
                <w:szCs w:val="20"/>
              </w:rPr>
              <w:t xml:space="preserve"> (promedio 8 MS)</w:t>
            </w:r>
          </w:p>
        </w:tc>
        <w:tc>
          <w:tcPr>
            <w:tcW w:w="2254" w:type="dxa"/>
          </w:tcPr>
          <w:p w14:paraId="063429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 en todos los microservicios</w:t>
            </w:r>
          </w:p>
        </w:tc>
        <w:tc>
          <w:tcPr>
            <w:tcW w:w="2254" w:type="dxa"/>
          </w:tcPr>
          <w:p w14:paraId="1A2E44C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≥80%</w:t>
            </w:r>
          </w:p>
        </w:tc>
        <w:tc>
          <w:tcPr>
            <w:tcW w:w="2254" w:type="dxa"/>
          </w:tcPr>
          <w:p w14:paraId="7C117C14" w14:textId="3938AC3F"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4D2ABC6B" w14:textId="77777777" w:rsidTr="00BE6E7E">
        <w:tc>
          <w:tcPr>
            <w:tcW w:w="2254" w:type="dxa"/>
          </w:tcPr>
          <w:p w14:paraId="23686ADD"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Tests</w:t>
            </w:r>
            <w:proofErr w:type="spellEnd"/>
            <w:r w:rsidRPr="00BE6E7E">
              <w:rPr>
                <w:rFonts w:ascii="Arial" w:hAnsi="Arial" w:cs="Arial"/>
                <w:sz w:val="20"/>
                <w:szCs w:val="20"/>
              </w:rPr>
              <w:t xml:space="preserve"> automatizados totales</w:t>
            </w:r>
          </w:p>
        </w:tc>
        <w:tc>
          <w:tcPr>
            <w:tcW w:w="2254" w:type="dxa"/>
          </w:tcPr>
          <w:p w14:paraId="77D867C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350+</w:t>
            </w:r>
          </w:p>
        </w:tc>
        <w:tc>
          <w:tcPr>
            <w:tcW w:w="2254" w:type="dxa"/>
          </w:tcPr>
          <w:p w14:paraId="4411AEF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 — Referencial</w:t>
            </w:r>
          </w:p>
        </w:tc>
        <w:tc>
          <w:tcPr>
            <w:tcW w:w="2254" w:type="dxa"/>
          </w:tcPr>
          <w:p w14:paraId="7572B8DC" w14:textId="4E34C4A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50143A2B" w14:textId="77777777" w:rsidTr="00BE6E7E">
        <w:tc>
          <w:tcPr>
            <w:tcW w:w="2254" w:type="dxa"/>
          </w:tcPr>
          <w:p w14:paraId="7B8B2F4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Pull </w:t>
            </w:r>
            <w:proofErr w:type="spellStart"/>
            <w:r w:rsidRPr="00BE6E7E">
              <w:rPr>
                <w:rFonts w:ascii="Arial" w:hAnsi="Arial" w:cs="Arial"/>
                <w:sz w:val="20"/>
                <w:szCs w:val="20"/>
              </w:rPr>
              <w:t>Requests</w:t>
            </w:r>
            <w:proofErr w:type="spellEnd"/>
            <w:r w:rsidRPr="00BE6E7E">
              <w:rPr>
                <w:rFonts w:ascii="Arial" w:hAnsi="Arial" w:cs="Arial"/>
                <w:sz w:val="20"/>
                <w:szCs w:val="20"/>
              </w:rPr>
              <w:t xml:space="preserve"> con CI verde</w:t>
            </w:r>
          </w:p>
        </w:tc>
        <w:tc>
          <w:tcPr>
            <w:tcW w:w="2254" w:type="dxa"/>
          </w:tcPr>
          <w:p w14:paraId="25A2CCC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57/57 (100%)</w:t>
            </w:r>
          </w:p>
        </w:tc>
        <w:tc>
          <w:tcPr>
            <w:tcW w:w="2254" w:type="dxa"/>
          </w:tcPr>
          <w:p w14:paraId="7195E70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100%</w:t>
            </w:r>
          </w:p>
        </w:tc>
        <w:tc>
          <w:tcPr>
            <w:tcW w:w="2254" w:type="dxa"/>
          </w:tcPr>
          <w:p w14:paraId="1ECD9685" w14:textId="596822DD"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AEC7701" w14:textId="77777777" w:rsidTr="00BE6E7E">
        <w:tc>
          <w:tcPr>
            <w:tcW w:w="2254" w:type="dxa"/>
          </w:tcPr>
          <w:p w14:paraId="33085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Flujos E2E Cypress validados</w:t>
            </w:r>
          </w:p>
        </w:tc>
        <w:tc>
          <w:tcPr>
            <w:tcW w:w="2254" w:type="dxa"/>
          </w:tcPr>
          <w:p w14:paraId="6160FB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 (5 Grupo A + 3 Grupo B)</w:t>
            </w:r>
          </w:p>
        </w:tc>
        <w:tc>
          <w:tcPr>
            <w:tcW w:w="2254" w:type="dxa"/>
          </w:tcPr>
          <w:p w14:paraId="60A7B9F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flujos</w:t>
            </w:r>
          </w:p>
        </w:tc>
        <w:tc>
          <w:tcPr>
            <w:tcW w:w="2254" w:type="dxa"/>
          </w:tcPr>
          <w:p w14:paraId="1D951251" w14:textId="0B0E51F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680B877" w14:textId="77777777" w:rsidTr="00BE6E7E">
        <w:tc>
          <w:tcPr>
            <w:tcW w:w="2254" w:type="dxa"/>
          </w:tcPr>
          <w:p w14:paraId="5C9E4970" w14:textId="77777777" w:rsidR="00BE6E7E" w:rsidRPr="00BE6E7E" w:rsidRDefault="00BE6E7E" w:rsidP="00C70FC3">
            <w:pPr>
              <w:spacing w:before="40" w:after="40"/>
              <w:rPr>
                <w:rFonts w:ascii="Arial" w:hAnsi="Arial" w:cs="Arial"/>
                <w:sz w:val="20"/>
                <w:szCs w:val="20"/>
              </w:rPr>
            </w:pPr>
            <w:proofErr w:type="spellStart"/>
            <w:r w:rsidRPr="00BE6E7E">
              <w:rPr>
                <w:rFonts w:ascii="Arial" w:hAnsi="Arial" w:cs="Arial"/>
                <w:sz w:val="20"/>
                <w:szCs w:val="20"/>
              </w:rPr>
              <w:t>Sprints</w:t>
            </w:r>
            <w:proofErr w:type="spellEnd"/>
            <w:r w:rsidRPr="00BE6E7E">
              <w:rPr>
                <w:rFonts w:ascii="Arial" w:hAnsi="Arial" w:cs="Arial"/>
                <w:sz w:val="20"/>
                <w:szCs w:val="20"/>
              </w:rPr>
              <w:t xml:space="preserve"> completados</w:t>
            </w:r>
          </w:p>
        </w:tc>
        <w:tc>
          <w:tcPr>
            <w:tcW w:w="2254" w:type="dxa"/>
          </w:tcPr>
          <w:p w14:paraId="3F74331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 de 14</w:t>
            </w:r>
          </w:p>
        </w:tc>
        <w:tc>
          <w:tcPr>
            <w:tcW w:w="2254" w:type="dxa"/>
          </w:tcPr>
          <w:p w14:paraId="67D7E3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14</w:t>
            </w:r>
          </w:p>
        </w:tc>
        <w:tc>
          <w:tcPr>
            <w:tcW w:w="2254" w:type="dxa"/>
          </w:tcPr>
          <w:p w14:paraId="604AF408" w14:textId="3F6BA78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19B53D7E" w14:textId="77777777" w:rsidTr="00BE6E7E">
        <w:tc>
          <w:tcPr>
            <w:tcW w:w="2254" w:type="dxa"/>
          </w:tcPr>
          <w:p w14:paraId="033173B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Microservicios </w:t>
            </w:r>
            <w:proofErr w:type="spellStart"/>
            <w:r w:rsidRPr="00BE6E7E">
              <w:rPr>
                <w:rFonts w:ascii="Arial" w:hAnsi="Arial" w:cs="Arial"/>
                <w:sz w:val="20"/>
                <w:szCs w:val="20"/>
              </w:rPr>
              <w:t>backend</w:t>
            </w:r>
            <w:proofErr w:type="spellEnd"/>
            <w:r w:rsidRPr="00BE6E7E">
              <w:rPr>
                <w:rFonts w:ascii="Arial" w:hAnsi="Arial" w:cs="Arial"/>
                <w:sz w:val="20"/>
                <w:szCs w:val="20"/>
              </w:rPr>
              <w:t xml:space="preserve"> funcionales</w:t>
            </w:r>
          </w:p>
        </w:tc>
        <w:tc>
          <w:tcPr>
            <w:tcW w:w="2254" w:type="dxa"/>
          </w:tcPr>
          <w:p w14:paraId="1B31F09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 de 8</w:t>
            </w:r>
          </w:p>
        </w:tc>
        <w:tc>
          <w:tcPr>
            <w:tcW w:w="2254" w:type="dxa"/>
          </w:tcPr>
          <w:p w14:paraId="65E72C3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w:t>
            </w:r>
          </w:p>
        </w:tc>
        <w:tc>
          <w:tcPr>
            <w:tcW w:w="2254" w:type="dxa"/>
          </w:tcPr>
          <w:p w14:paraId="709831A3" w14:textId="2007D438"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924553A" w14:textId="77777777" w:rsidTr="00BE6E7E">
        <w:tc>
          <w:tcPr>
            <w:tcW w:w="2254" w:type="dxa"/>
          </w:tcPr>
          <w:p w14:paraId="5904C73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Tablas de base de datos</w:t>
            </w:r>
          </w:p>
        </w:tc>
        <w:tc>
          <w:tcPr>
            <w:tcW w:w="2254" w:type="dxa"/>
          </w:tcPr>
          <w:p w14:paraId="275C5F6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41 tablas en 9 </w:t>
            </w:r>
            <w:proofErr w:type="spellStart"/>
            <w:r w:rsidRPr="00BE6E7E">
              <w:rPr>
                <w:rFonts w:ascii="Arial" w:hAnsi="Arial" w:cs="Arial"/>
                <w:sz w:val="20"/>
                <w:szCs w:val="20"/>
              </w:rPr>
              <w:t>schemas</w:t>
            </w:r>
            <w:proofErr w:type="spellEnd"/>
          </w:p>
        </w:tc>
        <w:tc>
          <w:tcPr>
            <w:tcW w:w="2254" w:type="dxa"/>
          </w:tcPr>
          <w:p w14:paraId="1DC4D001"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≥35</w:t>
            </w:r>
          </w:p>
        </w:tc>
        <w:tc>
          <w:tcPr>
            <w:tcW w:w="2254" w:type="dxa"/>
          </w:tcPr>
          <w:p w14:paraId="226C8B2F" w14:textId="676535D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Superado</w:t>
            </w:r>
          </w:p>
        </w:tc>
      </w:tr>
      <w:tr w:rsidR="00BE6E7E" w:rsidRPr="00BE6E7E" w14:paraId="622D12F9" w14:textId="77777777" w:rsidTr="00BE6E7E">
        <w:tc>
          <w:tcPr>
            <w:tcW w:w="2254" w:type="dxa"/>
          </w:tcPr>
          <w:p w14:paraId="41E6730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Migraciones </w:t>
            </w:r>
            <w:proofErr w:type="spellStart"/>
            <w:r w:rsidRPr="00BE6E7E">
              <w:rPr>
                <w:rFonts w:ascii="Arial" w:hAnsi="Arial" w:cs="Arial"/>
                <w:sz w:val="20"/>
                <w:szCs w:val="20"/>
              </w:rPr>
              <w:t>Flyway</w:t>
            </w:r>
            <w:proofErr w:type="spellEnd"/>
            <w:r w:rsidRPr="00BE6E7E">
              <w:rPr>
                <w:rFonts w:ascii="Arial" w:hAnsi="Arial" w:cs="Arial"/>
                <w:sz w:val="20"/>
                <w:szCs w:val="20"/>
              </w:rPr>
              <w:t xml:space="preserve"> aplicadas</w:t>
            </w:r>
          </w:p>
        </w:tc>
        <w:tc>
          <w:tcPr>
            <w:tcW w:w="2254" w:type="dxa"/>
          </w:tcPr>
          <w:p w14:paraId="40D7AF0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22 migraciones</w:t>
            </w:r>
          </w:p>
        </w:tc>
        <w:tc>
          <w:tcPr>
            <w:tcW w:w="2254" w:type="dxa"/>
          </w:tcPr>
          <w:p w14:paraId="2D62976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N/A</w:t>
            </w:r>
          </w:p>
        </w:tc>
        <w:tc>
          <w:tcPr>
            <w:tcW w:w="2254" w:type="dxa"/>
          </w:tcPr>
          <w:p w14:paraId="3A58226A" w14:textId="30CE8C16"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Completo</w:t>
            </w:r>
          </w:p>
        </w:tc>
      </w:tr>
      <w:tr w:rsidR="00BE6E7E" w:rsidRPr="00BE6E7E" w14:paraId="6D073EC2" w14:textId="77777777" w:rsidTr="00BE6E7E">
        <w:tc>
          <w:tcPr>
            <w:tcW w:w="2254" w:type="dxa"/>
          </w:tcPr>
          <w:p w14:paraId="763DCBD2"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lastRenderedPageBreak/>
              <w:t>Despliegue en producción</w:t>
            </w:r>
          </w:p>
        </w:tc>
        <w:tc>
          <w:tcPr>
            <w:tcW w:w="2254" w:type="dxa"/>
          </w:tcPr>
          <w:p w14:paraId="3BC130A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Oracle Cloud Free Tier + </w:t>
            </w:r>
            <w:proofErr w:type="spellStart"/>
            <w:r w:rsidRPr="00BE6E7E">
              <w:rPr>
                <w:rFonts w:ascii="Arial" w:hAnsi="Arial" w:cs="Arial"/>
                <w:sz w:val="20"/>
                <w:szCs w:val="20"/>
              </w:rPr>
              <w:t>Nginx</w:t>
            </w:r>
            <w:proofErr w:type="spellEnd"/>
            <w:r w:rsidRPr="00BE6E7E">
              <w:rPr>
                <w:rFonts w:ascii="Arial" w:hAnsi="Arial" w:cs="Arial"/>
                <w:sz w:val="20"/>
                <w:szCs w:val="20"/>
              </w:rPr>
              <w:t xml:space="preserve"> + </w:t>
            </w:r>
            <w:proofErr w:type="spellStart"/>
            <w:r w:rsidRPr="00BE6E7E">
              <w:rPr>
                <w:rFonts w:ascii="Arial" w:hAnsi="Arial" w:cs="Arial"/>
                <w:sz w:val="20"/>
                <w:szCs w:val="20"/>
              </w:rPr>
              <w:t>Let's</w:t>
            </w:r>
            <w:proofErr w:type="spellEnd"/>
            <w:r w:rsidRPr="00BE6E7E">
              <w:rPr>
                <w:rFonts w:ascii="Arial" w:hAnsi="Arial" w:cs="Arial"/>
                <w:sz w:val="20"/>
                <w:szCs w:val="20"/>
              </w:rPr>
              <w:t xml:space="preserve"> </w:t>
            </w:r>
            <w:proofErr w:type="spellStart"/>
            <w:r w:rsidRPr="00BE6E7E">
              <w:rPr>
                <w:rFonts w:ascii="Arial" w:hAnsi="Arial" w:cs="Arial"/>
                <w:sz w:val="20"/>
                <w:szCs w:val="20"/>
              </w:rPr>
              <w:t>Encrypt</w:t>
            </w:r>
            <w:proofErr w:type="spellEnd"/>
          </w:p>
        </w:tc>
        <w:tc>
          <w:tcPr>
            <w:tcW w:w="2254" w:type="dxa"/>
          </w:tcPr>
          <w:p w14:paraId="7D751A3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Cloud </w:t>
            </w:r>
            <w:proofErr w:type="spellStart"/>
            <w:r w:rsidRPr="00BE6E7E">
              <w:rPr>
                <w:rFonts w:ascii="Arial" w:hAnsi="Arial" w:cs="Arial"/>
                <w:sz w:val="20"/>
                <w:szCs w:val="20"/>
              </w:rPr>
              <w:t>deployment</w:t>
            </w:r>
            <w:proofErr w:type="spellEnd"/>
          </w:p>
        </w:tc>
        <w:tc>
          <w:tcPr>
            <w:tcW w:w="2254" w:type="dxa"/>
          </w:tcPr>
          <w:p w14:paraId="107B80C2" w14:textId="7EE0F6D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048E714A" w14:textId="77777777" w:rsidTr="00BE6E7E">
        <w:tc>
          <w:tcPr>
            <w:tcW w:w="2254" w:type="dxa"/>
          </w:tcPr>
          <w:p w14:paraId="49FF7FB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Vulnerabilidades OWASP Top 10</w:t>
            </w:r>
          </w:p>
        </w:tc>
        <w:tc>
          <w:tcPr>
            <w:tcW w:w="2254" w:type="dxa"/>
          </w:tcPr>
          <w:p w14:paraId="69D3E81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Resueltas previo a entrega</w:t>
            </w:r>
          </w:p>
        </w:tc>
        <w:tc>
          <w:tcPr>
            <w:tcW w:w="2254" w:type="dxa"/>
          </w:tcPr>
          <w:p w14:paraId="017BE5A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0 críticas</w:t>
            </w:r>
          </w:p>
        </w:tc>
        <w:tc>
          <w:tcPr>
            <w:tcW w:w="2254" w:type="dxa"/>
          </w:tcPr>
          <w:p w14:paraId="0925A743" w14:textId="17698D1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30ABF131" w14:textId="77777777" w:rsidTr="00BE6E7E">
        <w:tc>
          <w:tcPr>
            <w:tcW w:w="2254" w:type="dxa"/>
          </w:tcPr>
          <w:p w14:paraId="679CC87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Rate </w:t>
            </w:r>
            <w:proofErr w:type="spellStart"/>
            <w:r w:rsidRPr="00BE6E7E">
              <w:rPr>
                <w:rFonts w:ascii="Arial" w:hAnsi="Arial" w:cs="Arial"/>
                <w:sz w:val="20"/>
                <w:szCs w:val="20"/>
              </w:rPr>
              <w:t>limiting</w:t>
            </w:r>
            <w:proofErr w:type="spellEnd"/>
          </w:p>
        </w:tc>
        <w:tc>
          <w:tcPr>
            <w:tcW w:w="2254" w:type="dxa"/>
          </w:tcPr>
          <w:p w14:paraId="04C41F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 xml:space="preserve">100 </w:t>
            </w:r>
            <w:proofErr w:type="spellStart"/>
            <w:r w:rsidRPr="00BE6E7E">
              <w:rPr>
                <w:rFonts w:ascii="Arial" w:hAnsi="Arial" w:cs="Arial"/>
                <w:sz w:val="20"/>
                <w:szCs w:val="20"/>
              </w:rPr>
              <w:t>req</w:t>
            </w:r>
            <w:proofErr w:type="spellEnd"/>
            <w:r w:rsidRPr="00BE6E7E">
              <w:rPr>
                <w:rFonts w:ascii="Arial" w:hAnsi="Arial" w:cs="Arial"/>
                <w:sz w:val="20"/>
                <w:szCs w:val="20"/>
              </w:rPr>
              <w:t>/min/IP con Bucket4j</w:t>
            </w:r>
          </w:p>
        </w:tc>
        <w:tc>
          <w:tcPr>
            <w:tcW w:w="2254" w:type="dxa"/>
          </w:tcPr>
          <w:p w14:paraId="730374C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Implementado</w:t>
            </w:r>
          </w:p>
        </w:tc>
        <w:tc>
          <w:tcPr>
            <w:tcW w:w="2254" w:type="dxa"/>
          </w:tcPr>
          <w:p w14:paraId="66A3B036" w14:textId="47557042"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r w:rsidR="00BE6E7E" w:rsidRPr="00BE6E7E" w14:paraId="7C767CAC" w14:textId="77777777" w:rsidTr="00BE6E7E">
        <w:tc>
          <w:tcPr>
            <w:tcW w:w="2254" w:type="dxa"/>
          </w:tcPr>
          <w:p w14:paraId="4F50BC04"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Tag de versión final</w:t>
            </w:r>
          </w:p>
        </w:tc>
        <w:tc>
          <w:tcPr>
            <w:tcW w:w="2254" w:type="dxa"/>
          </w:tcPr>
          <w:p w14:paraId="6749CFC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15B4D57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v1.0.0</w:t>
            </w:r>
          </w:p>
        </w:tc>
        <w:tc>
          <w:tcPr>
            <w:tcW w:w="2254" w:type="dxa"/>
          </w:tcPr>
          <w:p w14:paraId="556E1DB5" w14:textId="33C07ED3"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Cumplido</w:t>
            </w:r>
          </w:p>
        </w:tc>
      </w:tr>
    </w:tbl>
    <w:p w14:paraId="6271F227" w14:textId="77777777" w:rsidR="00BE6E7E" w:rsidRDefault="00BE6E7E" w:rsidP="006B437D">
      <w:pPr>
        <w:spacing w:line="480" w:lineRule="auto"/>
        <w:jc w:val="both"/>
        <w:rPr>
          <w:rFonts w:ascii="Arial" w:hAnsi="Arial" w:cs="Arial"/>
        </w:rPr>
      </w:pPr>
    </w:p>
    <w:p>
      <w:pStyle w:val="Caption"/>
      <w:r>
        <w:t>Tabla 42: Datos técnicos y especificaciones</w:t>
      </w:r>
    </w:p>
    <w:p w14:paraId="384796AA" w14:textId="77777777" w:rsidR="00BE6E7E" w:rsidRPr="00BE6E7E" w:rsidRDefault="00BE6E7E" w:rsidP="00BE6E7E">
      <w:pPr>
        <w:spacing w:line="480" w:lineRule="auto"/>
        <w:jc w:val="both"/>
        <w:rPr>
          <w:rFonts w:ascii="Arial" w:hAnsi="Arial" w:cs="Arial"/>
          <w:b/>
          <w:bCs/>
        </w:rPr>
      </w:pPr>
      <w:r w:rsidRPr="00BE6E7E">
        <w:rPr>
          <w:rFonts w:ascii="Arial" w:hAnsi="Arial" w:cs="Arial"/>
          <w:b/>
          <w:bCs/>
        </w:rPr>
        <w:t>7.4.2 Resultados de rendimiento</w:t>
      </w:r>
    </w:p>
    <w:p w14:paraId="555CF827" w14:textId="2D6BC10A" w:rsidR="00BE6E7E" w:rsidRDefault="00BE6E7E" w:rsidP="00BE6E7E">
      <w:pPr>
        <w:spacing w:line="480" w:lineRule="auto"/>
        <w:jc w:val="both"/>
        <w:rPr>
          <w:rFonts w:ascii="Arial" w:hAnsi="Arial" w:cs="Arial"/>
        </w:rPr>
      </w:pPr>
      <w:r w:rsidRPr="00BE6E7E">
        <w:rPr>
          <w:rFonts w:ascii="Arial" w:hAnsi="Arial" w:cs="Arial"/>
        </w:rPr>
        <w:t xml:space="preserve">Las pruebas de rendimiento se ejecutaron en el Sprint 13 utilizando </w:t>
      </w:r>
      <w:proofErr w:type="spellStart"/>
      <w:r w:rsidRPr="00BE6E7E">
        <w:rPr>
          <w:rFonts w:ascii="Arial" w:hAnsi="Arial" w:cs="Arial"/>
        </w:rPr>
        <w:t>JMeter</w:t>
      </w:r>
      <w:proofErr w:type="spellEnd"/>
      <w:r w:rsidRPr="00BE6E7E">
        <w:rPr>
          <w:rFonts w:ascii="Arial" w:hAnsi="Arial" w:cs="Arial"/>
        </w:rPr>
        <w:t xml:space="preserve"> con 50 usuarios concurrentes sobre el ambiente de producción desplegado en Oracle Cloud Free Tier. Los escenarios cubrieron las operaciones de mayor carga: autenticación, consulta de calendario de asignaciones y generación de reportes financieros.</w:t>
      </w:r>
    </w:p>
    <w:tbl>
      <w:tblPr>
        <w:tblStyle w:val="Tablaconcuadrcula"/>
        <w:tblW w:w="0" w:type="auto"/>
        <w:tblLook w:val="04A0" w:firstRow="1" w:lastRow="0" w:firstColumn="1" w:lastColumn="0" w:noHBand="0" w:noVBand="1"/>
      </w:tblPr>
      <w:tblGrid>
        <w:gridCol w:w="3226"/>
        <w:gridCol w:w="1373"/>
        <w:gridCol w:w="954"/>
        <w:gridCol w:w="824"/>
        <w:gridCol w:w="952"/>
        <w:gridCol w:w="1687"/>
      </w:tblGrid>
      <w:tr w:rsidR="00BE6E7E" w:rsidRPr="00BE6E7E" w14:paraId="26918683" w14:textId="77777777" w:rsidTr="00BE6E7E">
        <w:tc>
          <w:tcPr>
            <w:tcW w:w="3256" w:type="dxa"/>
          </w:tcPr>
          <w:p w14:paraId="38E9A41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Operación</w:t>
            </w:r>
          </w:p>
        </w:tc>
        <w:tc>
          <w:tcPr>
            <w:tcW w:w="1131" w:type="dxa"/>
          </w:tcPr>
          <w:p w14:paraId="7648EC08"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Usuarios concurrentes</w:t>
            </w:r>
          </w:p>
        </w:tc>
        <w:tc>
          <w:tcPr>
            <w:tcW w:w="995" w:type="dxa"/>
          </w:tcPr>
          <w:p w14:paraId="6693DB66"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p50 (ms)</w:t>
            </w:r>
          </w:p>
        </w:tc>
        <w:tc>
          <w:tcPr>
            <w:tcW w:w="850" w:type="dxa"/>
          </w:tcPr>
          <w:p w14:paraId="5154D8DB"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p95 (ms)</w:t>
            </w:r>
          </w:p>
        </w:tc>
        <w:tc>
          <w:tcPr>
            <w:tcW w:w="993" w:type="dxa"/>
          </w:tcPr>
          <w:p w14:paraId="3F102C9D"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p99 (ms)</w:t>
            </w:r>
          </w:p>
        </w:tc>
        <w:tc>
          <w:tcPr>
            <w:tcW w:w="1791" w:type="dxa"/>
          </w:tcPr>
          <w:p w14:paraId="6A8C61D1" w14:textId="77777777" w:rsidR="00BE6E7E" w:rsidRPr="00BE6E7E" w:rsidRDefault="00BE6E7E" w:rsidP="00BE6E7E">
            <w:pPr>
              <w:spacing w:before="40" w:after="40"/>
              <w:rPr>
                <w:rFonts w:ascii="Arial" w:hAnsi="Arial" w:cs="Arial"/>
                <w:sz w:val="20"/>
                <w:szCs w:val="20"/>
              </w:rPr>
            </w:pPr>
            <w:r w:rsidRPr="00BE6E7E">
              <w:rPr>
                <w:rFonts w:ascii="Arial" w:hAnsi="Arial" w:cs="Arial"/>
                <w:sz w:val="20"/>
                <w:szCs w:val="20"/>
              </w:rPr>
              <w:t>Estado</w:t>
            </w:r>
          </w:p>
        </w:tc>
      </w:tr>
      <w:tr w:rsidR="00BE6E7E" w:rsidRPr="00BE6E7E" w14:paraId="13CDBC29" w14:textId="77777777" w:rsidTr="00BE6E7E">
        <w:tc>
          <w:tcPr>
            <w:tcW w:w="3256" w:type="dxa"/>
          </w:tcPr>
          <w:p w14:paraId="37E2258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w:t>
            </w:r>
            <w:proofErr w:type="spellStart"/>
            <w:r w:rsidRPr="00BE6E7E">
              <w:rPr>
                <w:rFonts w:ascii="Arial" w:hAnsi="Arial" w:cs="Arial"/>
                <w:sz w:val="20"/>
                <w:szCs w:val="20"/>
              </w:rPr>
              <w:t>auth</w:t>
            </w:r>
            <w:proofErr w:type="spellEnd"/>
            <w:r w:rsidRPr="00BE6E7E">
              <w:rPr>
                <w:rFonts w:ascii="Arial" w:hAnsi="Arial" w:cs="Arial"/>
                <w:sz w:val="20"/>
                <w:szCs w:val="20"/>
              </w:rPr>
              <w:t>/</w:t>
            </w:r>
            <w:proofErr w:type="spellStart"/>
            <w:r w:rsidRPr="00BE6E7E">
              <w:rPr>
                <w:rFonts w:ascii="Arial" w:hAnsi="Arial" w:cs="Arial"/>
                <w:sz w:val="20"/>
                <w:szCs w:val="20"/>
              </w:rPr>
              <w:t>login</w:t>
            </w:r>
            <w:proofErr w:type="spellEnd"/>
          </w:p>
        </w:tc>
        <w:tc>
          <w:tcPr>
            <w:tcW w:w="1131" w:type="dxa"/>
          </w:tcPr>
          <w:p w14:paraId="79C6B95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7C1C7E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120</w:t>
            </w:r>
          </w:p>
        </w:tc>
        <w:tc>
          <w:tcPr>
            <w:tcW w:w="850" w:type="dxa"/>
          </w:tcPr>
          <w:p w14:paraId="401FB04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340</w:t>
            </w:r>
          </w:p>
        </w:tc>
        <w:tc>
          <w:tcPr>
            <w:tcW w:w="993" w:type="dxa"/>
          </w:tcPr>
          <w:p w14:paraId="1ABA8430"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480</w:t>
            </w:r>
          </w:p>
        </w:tc>
        <w:tc>
          <w:tcPr>
            <w:tcW w:w="1791" w:type="dxa"/>
          </w:tcPr>
          <w:p w14:paraId="006DEA9A" w14:textId="1EEA53EE"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03BCCABD" w14:textId="77777777" w:rsidTr="00BE6E7E">
        <w:tc>
          <w:tcPr>
            <w:tcW w:w="3256" w:type="dxa"/>
          </w:tcPr>
          <w:p w14:paraId="56B83CC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asignaciones?fecha</w:t>
            </w:r>
            <w:proofErr w:type="spellEnd"/>
            <w:r w:rsidRPr="00BE6E7E">
              <w:rPr>
                <w:rFonts w:ascii="Arial" w:hAnsi="Arial" w:cs="Arial"/>
                <w:sz w:val="20"/>
                <w:szCs w:val="20"/>
              </w:rPr>
              <w:t>=hoy</w:t>
            </w:r>
          </w:p>
        </w:tc>
        <w:tc>
          <w:tcPr>
            <w:tcW w:w="1131" w:type="dxa"/>
          </w:tcPr>
          <w:p w14:paraId="7501438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4C8852E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95</w:t>
            </w:r>
          </w:p>
        </w:tc>
        <w:tc>
          <w:tcPr>
            <w:tcW w:w="850" w:type="dxa"/>
          </w:tcPr>
          <w:p w14:paraId="24E259F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290</w:t>
            </w:r>
          </w:p>
        </w:tc>
        <w:tc>
          <w:tcPr>
            <w:tcW w:w="993" w:type="dxa"/>
          </w:tcPr>
          <w:p w14:paraId="1AA31D79"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440</w:t>
            </w:r>
          </w:p>
        </w:tc>
        <w:tc>
          <w:tcPr>
            <w:tcW w:w="1791" w:type="dxa"/>
          </w:tcPr>
          <w:p w14:paraId="7EAE6745" w14:textId="1EA284A4"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70F4AFC" w14:textId="77777777" w:rsidTr="00BE6E7E">
        <w:tc>
          <w:tcPr>
            <w:tcW w:w="3256" w:type="dxa"/>
          </w:tcPr>
          <w:p w14:paraId="7CBA741F"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/estudiantes (paginado)</w:t>
            </w:r>
          </w:p>
        </w:tc>
        <w:tc>
          <w:tcPr>
            <w:tcW w:w="1131" w:type="dxa"/>
          </w:tcPr>
          <w:p w14:paraId="1805C3B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3031560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85</w:t>
            </w:r>
          </w:p>
        </w:tc>
        <w:tc>
          <w:tcPr>
            <w:tcW w:w="850" w:type="dxa"/>
          </w:tcPr>
          <w:p w14:paraId="6FBD7C7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270</w:t>
            </w:r>
          </w:p>
        </w:tc>
        <w:tc>
          <w:tcPr>
            <w:tcW w:w="993" w:type="dxa"/>
          </w:tcPr>
          <w:p w14:paraId="535CD718"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410</w:t>
            </w:r>
          </w:p>
        </w:tc>
        <w:tc>
          <w:tcPr>
            <w:tcW w:w="1791" w:type="dxa"/>
          </w:tcPr>
          <w:p w14:paraId="2BB482EB" w14:textId="5BC73D60"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4637FC11" w14:textId="77777777" w:rsidTr="00BE6E7E">
        <w:tc>
          <w:tcPr>
            <w:tcW w:w="3256" w:type="dxa"/>
          </w:tcPr>
          <w:p w14:paraId="30BC88A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/cobros/estado-cuenta/{id}</w:t>
            </w:r>
          </w:p>
        </w:tc>
        <w:tc>
          <w:tcPr>
            <w:tcW w:w="1131" w:type="dxa"/>
          </w:tcPr>
          <w:p w14:paraId="4BD43A9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27D8F30C"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110</w:t>
            </w:r>
          </w:p>
        </w:tc>
        <w:tc>
          <w:tcPr>
            <w:tcW w:w="850" w:type="dxa"/>
          </w:tcPr>
          <w:p w14:paraId="48F0E9A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993" w:type="dxa"/>
          </w:tcPr>
          <w:p w14:paraId="5D41754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460</w:t>
            </w:r>
          </w:p>
        </w:tc>
        <w:tc>
          <w:tcPr>
            <w:tcW w:w="1791" w:type="dxa"/>
          </w:tcPr>
          <w:p w14:paraId="333D000F" w14:textId="058A75C1"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r w:rsidR="00BE6E7E" w:rsidRPr="00BE6E7E" w14:paraId="18177DD6" w14:textId="77777777" w:rsidTr="00BE6E7E">
        <w:tc>
          <w:tcPr>
            <w:tcW w:w="3256" w:type="dxa"/>
          </w:tcPr>
          <w:p w14:paraId="6CCDEFFD"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POST /reportes/</w:t>
            </w:r>
            <w:proofErr w:type="spellStart"/>
            <w:r w:rsidRPr="00BE6E7E">
              <w:rPr>
                <w:rFonts w:ascii="Arial" w:hAnsi="Arial" w:cs="Arial"/>
                <w:sz w:val="20"/>
                <w:szCs w:val="20"/>
              </w:rPr>
              <w:t>exportar?formato</w:t>
            </w:r>
            <w:proofErr w:type="spellEnd"/>
            <w:r w:rsidRPr="00BE6E7E">
              <w:rPr>
                <w:rFonts w:ascii="Arial" w:hAnsi="Arial" w:cs="Arial"/>
                <w:sz w:val="20"/>
                <w:szCs w:val="20"/>
              </w:rPr>
              <w:t>=</w:t>
            </w:r>
            <w:proofErr w:type="spellStart"/>
            <w:r w:rsidRPr="00BE6E7E">
              <w:rPr>
                <w:rFonts w:ascii="Arial" w:hAnsi="Arial" w:cs="Arial"/>
                <w:sz w:val="20"/>
                <w:szCs w:val="20"/>
              </w:rPr>
              <w:t>pdf</w:t>
            </w:r>
            <w:proofErr w:type="spellEnd"/>
          </w:p>
        </w:tc>
        <w:tc>
          <w:tcPr>
            <w:tcW w:w="1131" w:type="dxa"/>
          </w:tcPr>
          <w:p w14:paraId="337CB89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52C35B0A"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380</w:t>
            </w:r>
          </w:p>
        </w:tc>
        <w:tc>
          <w:tcPr>
            <w:tcW w:w="850" w:type="dxa"/>
          </w:tcPr>
          <w:p w14:paraId="2B888013"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490</w:t>
            </w:r>
          </w:p>
        </w:tc>
        <w:tc>
          <w:tcPr>
            <w:tcW w:w="993" w:type="dxa"/>
          </w:tcPr>
          <w:p w14:paraId="2EA632E5"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580</w:t>
            </w:r>
          </w:p>
        </w:tc>
        <w:tc>
          <w:tcPr>
            <w:tcW w:w="1791" w:type="dxa"/>
          </w:tcPr>
          <w:p w14:paraId="38FB3470" w14:textId="2BD4137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p99 supera SLA</w:t>
            </w:r>
          </w:p>
        </w:tc>
      </w:tr>
      <w:tr w:rsidR="00BE6E7E" w:rsidRPr="00BE6E7E" w14:paraId="75CD4423" w14:textId="77777777" w:rsidTr="00BE6E7E">
        <w:tc>
          <w:tcPr>
            <w:tcW w:w="3256" w:type="dxa"/>
          </w:tcPr>
          <w:p w14:paraId="584349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GET /</w:t>
            </w:r>
            <w:proofErr w:type="spellStart"/>
            <w:r w:rsidRPr="00BE6E7E">
              <w:rPr>
                <w:rFonts w:ascii="Arial" w:hAnsi="Arial" w:cs="Arial"/>
                <w:sz w:val="20"/>
                <w:szCs w:val="20"/>
              </w:rPr>
              <w:t>notificaciones?leidas</w:t>
            </w:r>
            <w:proofErr w:type="spellEnd"/>
            <w:r w:rsidRPr="00BE6E7E">
              <w:rPr>
                <w:rFonts w:ascii="Arial" w:hAnsi="Arial" w:cs="Arial"/>
                <w:sz w:val="20"/>
                <w:szCs w:val="20"/>
              </w:rPr>
              <w:t>=false</w:t>
            </w:r>
          </w:p>
        </w:tc>
        <w:tc>
          <w:tcPr>
            <w:tcW w:w="1131" w:type="dxa"/>
          </w:tcPr>
          <w:p w14:paraId="286FDC8E"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50</w:t>
            </w:r>
          </w:p>
        </w:tc>
        <w:tc>
          <w:tcPr>
            <w:tcW w:w="995" w:type="dxa"/>
          </w:tcPr>
          <w:p w14:paraId="666CFCB7"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70</w:t>
            </w:r>
          </w:p>
        </w:tc>
        <w:tc>
          <w:tcPr>
            <w:tcW w:w="850" w:type="dxa"/>
          </w:tcPr>
          <w:p w14:paraId="7E27DD1B"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210</w:t>
            </w:r>
          </w:p>
        </w:tc>
        <w:tc>
          <w:tcPr>
            <w:tcW w:w="993" w:type="dxa"/>
          </w:tcPr>
          <w:p w14:paraId="5A5A52D6" w14:textId="77777777"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320</w:t>
            </w:r>
          </w:p>
        </w:tc>
        <w:tc>
          <w:tcPr>
            <w:tcW w:w="1791" w:type="dxa"/>
          </w:tcPr>
          <w:p w14:paraId="5628C9A9" w14:textId="01FC092A" w:rsidR="00BE6E7E" w:rsidRPr="00BE6E7E" w:rsidRDefault="00BE6E7E" w:rsidP="00C70FC3">
            <w:pPr>
              <w:spacing w:before="40" w:after="40"/>
              <w:rPr>
                <w:rFonts w:ascii="Arial" w:hAnsi="Arial" w:cs="Arial"/>
                <w:sz w:val="20"/>
                <w:szCs w:val="20"/>
              </w:rPr>
            </w:pPr>
            <w:r w:rsidRPr="00BE6E7E">
              <w:rPr>
                <w:rFonts w:ascii="Arial" w:hAnsi="Arial" w:cs="Arial"/>
                <w:sz w:val="20"/>
                <w:szCs w:val="20"/>
              </w:rPr>
              <w:t>Dentro del SLA</w:t>
            </w:r>
          </w:p>
        </w:tc>
      </w:tr>
    </w:tbl>
    <w:p w14:paraId="58E90E18" w14:textId="77777777" w:rsidR="00BE6E7E" w:rsidRDefault="00BE6E7E" w:rsidP="00BE6E7E">
      <w:pPr>
        <w:spacing w:line="480" w:lineRule="auto"/>
        <w:jc w:val="both"/>
        <w:rPr>
          <w:rFonts w:ascii="Arial" w:hAnsi="Arial" w:cs="Arial"/>
        </w:rPr>
      </w:pPr>
    </w:p>
    <w:p w14:paraId="24BA8F4D" w14:textId="7F968944" w:rsidR="00BE6E7E" w:rsidRDefault="00194A06" w:rsidP="00BE6E7E">
      <w:pPr>
        <w:spacing w:line="480" w:lineRule="auto"/>
        <w:jc w:val="both"/>
        <w:rPr>
          <w:rFonts w:ascii="Arial" w:hAnsi="Arial" w:cs="Arial"/>
        </w:rPr>
      </w:pPr>
      <w:r w:rsidRPr="00194A06">
        <w:rPr>
          <w:rFonts w:ascii="Arial" w:hAnsi="Arial" w:cs="Arial"/>
        </w:rPr>
        <w:t xml:space="preserve">El objetivo de p95 &lt; 500 ms se cumplió en cinco de las seis operaciones evaluadas. La generación de PDF superó el umbral de p99 (580 ms vs 500 ms objetivo) debido al costo computacional de </w:t>
      </w:r>
      <w:proofErr w:type="spellStart"/>
      <w:r w:rsidRPr="00194A06">
        <w:rPr>
          <w:rFonts w:ascii="Arial" w:hAnsi="Arial" w:cs="Arial"/>
        </w:rPr>
        <w:t>Thymeleaf</w:t>
      </w:r>
      <w:proofErr w:type="spellEnd"/>
      <w:r w:rsidRPr="00194A06">
        <w:rPr>
          <w:rFonts w:ascii="Arial" w:hAnsi="Arial" w:cs="Arial"/>
        </w:rPr>
        <w:t xml:space="preserve"> + </w:t>
      </w:r>
      <w:proofErr w:type="spellStart"/>
      <w:r w:rsidRPr="00194A06">
        <w:rPr>
          <w:rFonts w:ascii="Arial" w:hAnsi="Arial" w:cs="Arial"/>
        </w:rPr>
        <w:t>OpenPDF</w:t>
      </w:r>
      <w:proofErr w:type="spellEnd"/>
      <w:r w:rsidRPr="00194A06">
        <w:rPr>
          <w:rFonts w:ascii="Arial" w:hAnsi="Arial" w:cs="Arial"/>
        </w:rPr>
        <w:t xml:space="preserve"> para informes con más de 200 registros. Este hallazgo se documentó como deuda técnica con propuesta de mejora: generación asíncrona de </w:t>
      </w:r>
      <w:proofErr w:type="spellStart"/>
      <w:r w:rsidRPr="00194A06">
        <w:rPr>
          <w:rFonts w:ascii="Arial" w:hAnsi="Arial" w:cs="Arial"/>
        </w:rPr>
        <w:t>PDFs</w:t>
      </w:r>
      <w:proofErr w:type="spellEnd"/>
      <w:r w:rsidRPr="00194A06">
        <w:rPr>
          <w:rFonts w:ascii="Arial" w:hAnsi="Arial" w:cs="Arial"/>
        </w:rPr>
        <w:t xml:space="preserve"> grandes con notificación al usuario al completarse.</w:t>
      </w:r>
    </w:p>
    <w:p w14:paraId="0E5A3520" w14:textId="2D39D837" w:rsidR="00194A06" w:rsidRPr="00A0683C" w:rsidRDefault="007F136C" w:rsidP="00A0683C">
      <w:pPr>
        <w:tabs>
          <w:tab w:val="left" w:pos="1095"/>
        </w:tabs>
        <w:spacing w:line="480" w:lineRule="auto"/>
        <w:jc w:val="both"/>
        <w:rPr>
          <w:b/>
          <w:bCs/>
          <w:i/>
          <w:iCs/>
          <w:color w:val="CC0000"/>
          <w:sz w:val="28"/>
          <w:szCs w:val="28"/>
          <w:u w:val="single"/>
        </w:rPr>
      </w:pPr>
      <w:r w:rsidRPr="00A0683C">
        <w:rPr>
          <w:b/>
          <w:bCs/>
          <w:i/>
          <w:iCs/>
          <w:color w:val="000000"/>
          <w:sz w:val="28"/>
          <w:szCs w:val="28"/>
          <w:u w:val="single"/>
        </w:rPr>
        <w:t xml:space="preserve">Reporte </w:t>
      </w:r>
      <w:proofErr w:type="spellStart"/>
      <w:r w:rsidRPr="00A0683C">
        <w:rPr>
          <w:b/>
          <w:bCs/>
          <w:i/>
          <w:iCs/>
          <w:color w:val="000000"/>
          <w:sz w:val="28"/>
          <w:szCs w:val="28"/>
          <w:u w:val="single"/>
        </w:rPr>
        <w:t>JMeter</w:t>
      </w:r>
      <w:proofErr w:type="spellEnd"/>
      <w:r w:rsidRPr="00A0683C">
        <w:rPr>
          <w:b/>
          <w:bCs/>
          <w:i/>
          <w:iCs/>
          <w:color w:val="000000"/>
          <w:sz w:val="28"/>
          <w:szCs w:val="28"/>
          <w:u w:val="single"/>
        </w:rPr>
        <w:t xml:space="preserve"> Sprint 13: tabla de resultados y gráfica de tiempos de respuesta por operación</w:t>
      </w:r>
    </w:p>
    <w:p w14:paraId="00C64C9C"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7.4.3 Principales hallazgos</w:t>
      </w:r>
    </w:p>
    <w:p w14:paraId="09048732" w14:textId="6F44A416" w:rsidR="00A0683C" w:rsidRPr="00A0683C" w:rsidRDefault="00A0683C" w:rsidP="00A0683C">
      <w:pPr>
        <w:spacing w:line="480" w:lineRule="auto"/>
        <w:jc w:val="both"/>
        <w:rPr>
          <w:rFonts w:ascii="Arial" w:hAnsi="Arial" w:cs="Arial"/>
        </w:rPr>
      </w:pPr>
      <w:r w:rsidRPr="00A0683C">
        <w:rPr>
          <w:rFonts w:ascii="Arial" w:hAnsi="Arial" w:cs="Arial"/>
        </w:rPr>
        <w:lastRenderedPageBreak/>
        <w:t>El proceso de desarrollo iterativo permitió identificar patrones y hallazgos que enriquecieron la calidad del sistema:</w:t>
      </w:r>
    </w:p>
    <w:p>
      <w:pStyle w:val="Caption"/>
      <w:r>
        <w:t>Tabla 43: Datos técnicos y especificaciones</w:t>
      </w:r>
    </w:p>
    <w:p w14:paraId="0DC33FC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1. El enfoque horizontal es óptimo para la infraestructura y el vertical lo es para la lógica de negocio</w:t>
      </w:r>
    </w:p>
    <w:p w14:paraId="51CD9D0C" w14:textId="2D3E62BE" w:rsidR="00A0683C" w:rsidRPr="00A0683C" w:rsidRDefault="00A0683C" w:rsidP="00A0683C">
      <w:pPr>
        <w:spacing w:line="480" w:lineRule="auto"/>
        <w:jc w:val="both"/>
        <w:rPr>
          <w:rFonts w:ascii="Arial" w:hAnsi="Arial" w:cs="Arial"/>
        </w:rPr>
      </w:pPr>
      <w:r w:rsidRPr="00A0683C">
        <w:rPr>
          <w:rFonts w:ascii="Arial" w:hAnsi="Arial" w:cs="Arial"/>
        </w:rPr>
        <w:t xml:space="preserve">La decisión de ejecutar los </w:t>
      </w:r>
      <w:proofErr w:type="spellStart"/>
      <w:r w:rsidRPr="00A0683C">
        <w:rPr>
          <w:rFonts w:ascii="Arial" w:hAnsi="Arial" w:cs="Arial"/>
        </w:rPr>
        <w:t>Sprints</w:t>
      </w:r>
      <w:proofErr w:type="spellEnd"/>
      <w:r w:rsidRPr="00A0683C">
        <w:rPr>
          <w:rFonts w:ascii="Arial" w:hAnsi="Arial" w:cs="Arial"/>
        </w:rPr>
        <w:t xml:space="preserve"> 0–4 de forma horizontal (todas las capas avanzando en todos los microservicios) y los </w:t>
      </w:r>
      <w:proofErr w:type="spellStart"/>
      <w:r w:rsidRPr="00A0683C">
        <w:rPr>
          <w:rFonts w:ascii="Arial" w:hAnsi="Arial" w:cs="Arial"/>
        </w:rPr>
        <w:t>Sprints</w:t>
      </w:r>
      <w:proofErr w:type="spellEnd"/>
      <w:r w:rsidRPr="00A0683C">
        <w:rPr>
          <w:rFonts w:ascii="Arial" w:hAnsi="Arial" w:cs="Arial"/>
        </w:rPr>
        <w:t xml:space="preserve"> 5–12 de forma vertical por grupos resultó en la estrategia de mayor eficiencia. El equipo identificó que la infraestructura compartida (Eureka, Gateway, </w:t>
      </w:r>
      <w:proofErr w:type="spellStart"/>
      <w:r w:rsidRPr="00A0683C">
        <w:rPr>
          <w:rFonts w:ascii="Arial" w:hAnsi="Arial" w:cs="Arial"/>
        </w:rPr>
        <w:t>RabbitMQ</w:t>
      </w:r>
      <w:proofErr w:type="spellEnd"/>
      <w:r w:rsidRPr="00A0683C">
        <w:rPr>
          <w:rFonts w:ascii="Arial" w:hAnsi="Arial" w:cs="Arial"/>
        </w:rPr>
        <w:t xml:space="preserve">, </w:t>
      </w:r>
      <w:proofErr w:type="spellStart"/>
      <w:r w:rsidRPr="00A0683C">
        <w:rPr>
          <w:rFonts w:ascii="Arial" w:hAnsi="Arial" w:cs="Arial"/>
        </w:rPr>
        <w:t>Flyway</w:t>
      </w:r>
      <w:proofErr w:type="spellEnd"/>
      <w:r w:rsidRPr="00A0683C">
        <w:rPr>
          <w:rFonts w:ascii="Arial" w:hAnsi="Arial" w:cs="Arial"/>
        </w:rPr>
        <w:t>) se beneficia de ser diseñada en conjunto, mientras que la lógica de negocio produce entregables de mayor calidad cuando se completa un módulo antes de pasar al siguiente.</w:t>
      </w:r>
    </w:p>
    <w:p w14:paraId="580EB35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2. Las validaciones cruzadas entre microservicios son el mayor riesgo de negocio</w:t>
      </w:r>
    </w:p>
    <w:p w14:paraId="37E282E7" w14:textId="36C04219" w:rsidR="00A0683C" w:rsidRPr="00A0683C" w:rsidRDefault="00A0683C" w:rsidP="00A0683C">
      <w:pPr>
        <w:spacing w:line="480" w:lineRule="auto"/>
        <w:jc w:val="both"/>
        <w:rPr>
          <w:rFonts w:ascii="Arial" w:hAnsi="Arial" w:cs="Arial"/>
        </w:rPr>
      </w:pPr>
      <w:r w:rsidRPr="00A0683C">
        <w:rPr>
          <w:rFonts w:ascii="Arial" w:hAnsi="Arial" w:cs="Arial"/>
        </w:rPr>
        <w:t xml:space="preserve">Las seis validaciones implementadas en el Sprint 9 al crear una asignación (categoría de licencia, SOAT, RTV, horario, disponibilidad del instructor y ausencias) reflejaron casos reales que en el sistema manual causaban errores operativos frecuentes. La carga de validación recae sobre el MS-Asignaciones vía </w:t>
      </w:r>
      <w:proofErr w:type="spellStart"/>
      <w:r w:rsidRPr="00A0683C">
        <w:rPr>
          <w:rFonts w:ascii="Arial" w:hAnsi="Arial" w:cs="Arial"/>
        </w:rPr>
        <w:t>Feign</w:t>
      </w:r>
      <w:proofErr w:type="spellEnd"/>
      <w:r w:rsidRPr="00A0683C">
        <w:rPr>
          <w:rFonts w:ascii="Arial" w:hAnsi="Arial" w:cs="Arial"/>
        </w:rPr>
        <w:t xml:space="preserve">, lo que elevó los tiempos de respuesta de POST /asignaciones en aproximadamente 120 ms adicionales respecto a una inserción simple, </w:t>
      </w:r>
      <w:proofErr w:type="spellStart"/>
      <w:r w:rsidRPr="00A0683C">
        <w:rPr>
          <w:rFonts w:ascii="Arial" w:hAnsi="Arial" w:cs="Arial"/>
        </w:rPr>
        <w:t>trade</w:t>
      </w:r>
      <w:proofErr w:type="spellEnd"/>
      <w:r w:rsidRPr="00A0683C">
        <w:rPr>
          <w:rFonts w:ascii="Arial" w:hAnsi="Arial" w:cs="Arial"/>
        </w:rPr>
        <w:t>-off considerado aceptable dado el valor de negocio.</w:t>
      </w:r>
    </w:p>
    <w:p w14:paraId="07C4BAC1"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 xml:space="preserve">3. La mensajería asíncrona con </w:t>
      </w:r>
      <w:proofErr w:type="spellStart"/>
      <w:r w:rsidRPr="00A0683C">
        <w:rPr>
          <w:rFonts w:ascii="Arial" w:hAnsi="Arial" w:cs="Arial"/>
          <w:b/>
          <w:bCs/>
        </w:rPr>
        <w:t>RabbitMQ</w:t>
      </w:r>
      <w:proofErr w:type="spellEnd"/>
      <w:r w:rsidRPr="00A0683C">
        <w:rPr>
          <w:rFonts w:ascii="Arial" w:hAnsi="Arial" w:cs="Arial"/>
          <w:b/>
          <w:bCs/>
        </w:rPr>
        <w:t xml:space="preserve"> redujo el </w:t>
      </w:r>
      <w:proofErr w:type="gramStart"/>
      <w:r w:rsidRPr="00A0683C">
        <w:rPr>
          <w:rFonts w:ascii="Arial" w:hAnsi="Arial" w:cs="Arial"/>
          <w:b/>
          <w:bCs/>
        </w:rPr>
        <w:t>acoplamiento</w:t>
      </w:r>
      <w:proofErr w:type="gramEnd"/>
      <w:r w:rsidRPr="00A0683C">
        <w:rPr>
          <w:rFonts w:ascii="Arial" w:hAnsi="Arial" w:cs="Arial"/>
          <w:b/>
          <w:bCs/>
        </w:rPr>
        <w:t xml:space="preserve"> pero introdujo deuda de idempotencia</w:t>
      </w:r>
    </w:p>
    <w:p w14:paraId="213D21A2" w14:textId="77777777" w:rsidR="00A0683C" w:rsidRPr="00A0683C" w:rsidRDefault="00A0683C" w:rsidP="00A0683C">
      <w:pPr>
        <w:spacing w:line="480" w:lineRule="auto"/>
        <w:jc w:val="both"/>
        <w:rPr>
          <w:rFonts w:ascii="Arial" w:hAnsi="Arial" w:cs="Arial"/>
        </w:rPr>
      </w:pPr>
      <w:r w:rsidRPr="00A0683C">
        <w:rPr>
          <w:rFonts w:ascii="Arial" w:hAnsi="Arial" w:cs="Arial"/>
        </w:rPr>
        <w:t xml:space="preserve">La arquitectura de eventos permitió que MS-Notificaciones y MS-Reportes operen de forma completamente desacoplada del Grupo A. Sin embargo, se identificó que la tabla </w:t>
      </w:r>
      <w:proofErr w:type="spellStart"/>
      <w:r w:rsidRPr="00A0683C">
        <w:rPr>
          <w:rFonts w:ascii="Arial" w:hAnsi="Arial" w:cs="Arial"/>
        </w:rPr>
        <w:t>processed_events</w:t>
      </w:r>
      <w:proofErr w:type="spellEnd"/>
      <w:r w:rsidRPr="00A0683C">
        <w:rPr>
          <w:rFonts w:ascii="Arial" w:hAnsi="Arial" w:cs="Arial"/>
        </w:rPr>
        <w:t xml:space="preserve"> con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no soporta múltiples </w:t>
      </w:r>
      <w:proofErr w:type="spellStart"/>
      <w:r w:rsidRPr="00A0683C">
        <w:rPr>
          <w:rFonts w:ascii="Arial" w:hAnsi="Arial" w:cs="Arial"/>
        </w:rPr>
        <w:t>consumers</w:t>
      </w:r>
      <w:proofErr w:type="spellEnd"/>
      <w:r w:rsidRPr="00A0683C">
        <w:rPr>
          <w:rFonts w:ascii="Arial" w:hAnsi="Arial" w:cs="Arial"/>
        </w:rPr>
        <w:t xml:space="preserve"> del mismo microservicio, lo que obligó a eximir al </w:t>
      </w:r>
      <w:proofErr w:type="spellStart"/>
      <w:r w:rsidRPr="00A0683C">
        <w:rPr>
          <w:rFonts w:ascii="Arial" w:hAnsi="Arial" w:cs="Arial"/>
        </w:rPr>
        <w:t>listener</w:t>
      </w:r>
      <w:proofErr w:type="spellEnd"/>
      <w:r w:rsidRPr="00A0683C">
        <w:rPr>
          <w:rFonts w:ascii="Arial" w:hAnsi="Arial" w:cs="Arial"/>
        </w:rPr>
        <w:t xml:space="preserve"> de progreso académico de la idempotencia. Esta limitación quedó documentada como deuda técnica para una versión futura con </w:t>
      </w:r>
      <w:proofErr w:type="spellStart"/>
      <w:r w:rsidRPr="00A0683C">
        <w:rPr>
          <w:rFonts w:ascii="Arial" w:hAnsi="Arial" w:cs="Arial"/>
        </w:rPr>
        <w:t>schema</w:t>
      </w:r>
      <w:proofErr w:type="spellEnd"/>
      <w:r w:rsidRPr="00A0683C">
        <w:rPr>
          <w:rFonts w:ascii="Arial" w:hAnsi="Arial" w:cs="Arial"/>
        </w:rPr>
        <w:t xml:space="preserve"> ampliado a </w:t>
      </w:r>
      <w:proofErr w:type="gramStart"/>
      <w:r w:rsidRPr="00A0683C">
        <w:rPr>
          <w:rFonts w:ascii="Arial" w:hAnsi="Arial" w:cs="Arial"/>
        </w:rPr>
        <w:t>UNIQUE(</w:t>
      </w:r>
      <w:proofErr w:type="spellStart"/>
      <w:proofErr w:type="gramEnd"/>
      <w:r w:rsidRPr="00A0683C">
        <w:rPr>
          <w:rFonts w:ascii="Arial" w:hAnsi="Arial" w:cs="Arial"/>
        </w:rPr>
        <w:t>event_id</w:t>
      </w:r>
      <w:proofErr w:type="spellEnd"/>
      <w:r w:rsidRPr="00A0683C">
        <w:rPr>
          <w:rFonts w:ascii="Arial" w:hAnsi="Arial" w:cs="Arial"/>
        </w:rPr>
        <w:t xml:space="preserve">, </w:t>
      </w:r>
      <w:proofErr w:type="spellStart"/>
      <w:r w:rsidRPr="00A0683C">
        <w:rPr>
          <w:rFonts w:ascii="Arial" w:hAnsi="Arial" w:cs="Arial"/>
        </w:rPr>
        <w:t>consumer_scope</w:t>
      </w:r>
      <w:proofErr w:type="spellEnd"/>
      <w:r w:rsidRPr="00A0683C">
        <w:rPr>
          <w:rFonts w:ascii="Arial" w:hAnsi="Arial" w:cs="Arial"/>
        </w:rPr>
        <w:t>).</w:t>
      </w:r>
    </w:p>
    <w:p w14:paraId="4E8FDCB8"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lastRenderedPageBreak/>
        <w:t>4. El Sprint de Estabilización (Sprint 9) fue el de mayor impacto en la calidad final</w:t>
      </w:r>
    </w:p>
    <w:p w14:paraId="04CA5A62" w14:textId="05A4AFC3" w:rsidR="00A0683C" w:rsidRPr="00A0683C" w:rsidRDefault="00A0683C" w:rsidP="00A0683C">
      <w:pPr>
        <w:spacing w:line="480" w:lineRule="auto"/>
        <w:jc w:val="both"/>
        <w:rPr>
          <w:rFonts w:ascii="Arial" w:hAnsi="Arial" w:cs="Arial"/>
        </w:rPr>
      </w:pPr>
      <w:r w:rsidRPr="00A0683C">
        <w:rPr>
          <w:rFonts w:ascii="Arial" w:hAnsi="Arial" w:cs="Arial"/>
        </w:rPr>
        <w:t xml:space="preserve">No contemplado en el plan original, el Sprint 9 solucionó seis defectos críticos de plataforma: el desfase de zona horaria UTC vs America/Guayaquil en los contenedores Docker, el hash </w:t>
      </w:r>
      <w:proofErr w:type="spellStart"/>
      <w:r w:rsidRPr="00A0683C">
        <w:rPr>
          <w:rFonts w:ascii="Arial" w:hAnsi="Arial" w:cs="Arial"/>
        </w:rPr>
        <w:t>bcrypt</w:t>
      </w:r>
      <w:proofErr w:type="spellEnd"/>
      <w:r w:rsidRPr="00A0683C">
        <w:rPr>
          <w:rFonts w:ascii="Arial" w:hAnsi="Arial" w:cs="Arial"/>
        </w:rPr>
        <w:t xml:space="preserve"> incorrecto del usuario semilla que impedía el </w:t>
      </w:r>
      <w:proofErr w:type="spellStart"/>
      <w:r w:rsidRPr="00A0683C">
        <w:rPr>
          <w:rFonts w:ascii="Arial" w:hAnsi="Arial" w:cs="Arial"/>
        </w:rPr>
        <w:t>login</w:t>
      </w:r>
      <w:proofErr w:type="spellEnd"/>
      <w:r w:rsidRPr="00A0683C">
        <w:rPr>
          <w:rFonts w:ascii="Arial" w:hAnsi="Arial" w:cs="Arial"/>
        </w:rPr>
        <w:t xml:space="preserve"> en despliegues limpios, los formatos de error 404 y 400 que retornaban HTML en lugar de JSON RFC 7807, y los </w:t>
      </w:r>
      <w:proofErr w:type="spellStart"/>
      <w:r w:rsidRPr="00A0683C">
        <w:rPr>
          <w:rFonts w:ascii="Arial" w:hAnsi="Arial" w:cs="Arial"/>
        </w:rPr>
        <w:t>timeouts</w:t>
      </w:r>
      <w:proofErr w:type="spellEnd"/>
      <w:r w:rsidRPr="00A0683C">
        <w:rPr>
          <w:rFonts w:ascii="Arial" w:hAnsi="Arial" w:cs="Arial"/>
        </w:rPr>
        <w:t xml:space="preserve"> insuficientes para los runners gratuitos de GitHub </w:t>
      </w:r>
      <w:proofErr w:type="spellStart"/>
      <w:r w:rsidRPr="00A0683C">
        <w:rPr>
          <w:rFonts w:ascii="Arial" w:hAnsi="Arial" w:cs="Arial"/>
        </w:rPr>
        <w:t>Actions</w:t>
      </w:r>
      <w:proofErr w:type="spellEnd"/>
      <w:r w:rsidRPr="00A0683C">
        <w:rPr>
          <w:rFonts w:ascii="Arial" w:hAnsi="Arial" w:cs="Arial"/>
        </w:rPr>
        <w:t>. Sin este sprint, el sistema habría llegado a producción con errores silenciosos difíciles de diagnosticar.</w:t>
      </w:r>
    </w:p>
    <w:p w14:paraId="61FA16BA"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5. La cobertura de 80% resultó en una densidad de defectos detectada en CI del 74%</w:t>
      </w:r>
    </w:p>
    <w:p w14:paraId="7EC3D794" w14:textId="1C9F244F" w:rsidR="00A0683C" w:rsidRPr="00A0683C" w:rsidRDefault="00A0683C" w:rsidP="00A0683C">
      <w:pPr>
        <w:spacing w:line="480" w:lineRule="auto"/>
        <w:jc w:val="both"/>
        <w:rPr>
          <w:rFonts w:ascii="Arial" w:hAnsi="Arial" w:cs="Arial"/>
        </w:rPr>
      </w:pPr>
      <w:r w:rsidRPr="00A0683C">
        <w:rPr>
          <w:rFonts w:ascii="Arial" w:hAnsi="Arial" w:cs="Arial"/>
        </w:rPr>
        <w:t xml:space="preserve">De los 41 defectos identificados a lo largo del proyecto, 30 (73%) fueron detectados y resueltos por el pipeline de CI antes de llegar a cualquier ambiente de integración o producción. Los 11 restantes se detectaron en pruebas manuales E2E o de carga. Este resultado valida la inversión en automatización y en la restricción de rama protegida para </w:t>
      </w:r>
      <w:proofErr w:type="spellStart"/>
      <w:r w:rsidRPr="00A0683C">
        <w:rPr>
          <w:rFonts w:ascii="Arial" w:hAnsi="Arial" w:cs="Arial"/>
        </w:rPr>
        <w:t>main</w:t>
      </w:r>
      <w:proofErr w:type="spellEnd"/>
      <w:r w:rsidRPr="00A0683C">
        <w:rPr>
          <w:rFonts w:ascii="Arial" w:hAnsi="Arial" w:cs="Arial"/>
        </w:rPr>
        <w:t>.</w:t>
      </w:r>
    </w:p>
    <w:p w14:paraId="3A32540F" w14:textId="77777777" w:rsidR="00A0683C" w:rsidRPr="00A0683C" w:rsidRDefault="00A0683C" w:rsidP="00A0683C">
      <w:pPr>
        <w:spacing w:line="480" w:lineRule="auto"/>
        <w:jc w:val="both"/>
        <w:rPr>
          <w:rFonts w:ascii="Arial" w:hAnsi="Arial" w:cs="Arial"/>
          <w:b/>
          <w:bCs/>
        </w:rPr>
      </w:pPr>
      <w:r w:rsidRPr="00A0683C">
        <w:rPr>
          <w:rFonts w:ascii="Arial" w:hAnsi="Arial" w:cs="Arial"/>
          <w:b/>
          <w:bCs/>
        </w:rPr>
        <w:t>7.4.4 Interpretación de resultados y comparativa</w:t>
      </w:r>
    </w:p>
    <w:p w14:paraId="30EF0748" w14:textId="1BF55564" w:rsidR="00A0683C" w:rsidRPr="00A0683C" w:rsidRDefault="00A0683C" w:rsidP="00A0683C">
      <w:pPr>
        <w:spacing w:line="480" w:lineRule="auto"/>
        <w:jc w:val="both"/>
        <w:rPr>
          <w:rFonts w:ascii="Arial" w:hAnsi="Arial" w:cs="Arial"/>
        </w:rPr>
      </w:pPr>
      <w:r w:rsidRPr="00A0683C">
        <w:rPr>
          <w:rFonts w:ascii="Arial" w:hAnsi="Arial" w:cs="Arial"/>
        </w:rPr>
        <w:t>Los resultados obtenidos se interpretan en función de tres dimensiones: calidad técnica, calidad de proceso y alineación con requisitos del dominio.</w:t>
      </w:r>
    </w:p>
    <w:p w14:paraId="6C08F5CC" w14:textId="5CF73058" w:rsidR="00A0683C" w:rsidRPr="00695803" w:rsidRDefault="00A0683C" w:rsidP="00A0683C">
      <w:pPr>
        <w:spacing w:line="480" w:lineRule="auto"/>
        <w:jc w:val="both"/>
        <w:rPr>
          <w:rFonts w:ascii="Arial" w:hAnsi="Arial" w:cs="Arial"/>
          <w:b/>
          <w:bCs/>
        </w:rPr>
      </w:pPr>
      <w:r w:rsidRPr="00695803">
        <w:rPr>
          <w:rFonts w:ascii="Arial" w:hAnsi="Arial" w:cs="Arial"/>
          <w:b/>
          <w:bCs/>
        </w:rPr>
        <w:t>Calidad técnica</w:t>
      </w:r>
    </w:p>
    <w:tbl>
      <w:tblPr>
        <w:tblStyle w:val="Tablaconcuadrcula"/>
        <w:tblW w:w="0" w:type="auto"/>
        <w:tblLook w:val="04A0" w:firstRow="1" w:lastRow="0" w:firstColumn="1" w:lastColumn="0" w:noHBand="0" w:noVBand="1"/>
      </w:tblPr>
      <w:tblGrid>
        <w:gridCol w:w="3005"/>
        <w:gridCol w:w="3005"/>
        <w:gridCol w:w="3006"/>
      </w:tblGrid>
      <w:tr w:rsidR="00695803" w:rsidRPr="00695803" w14:paraId="5E2CCD8E" w14:textId="77777777" w:rsidTr="00695803">
        <w:tc>
          <w:tcPr>
            <w:tcW w:w="3005" w:type="dxa"/>
          </w:tcPr>
          <w:p w14:paraId="677B18D1"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Dimensión</w:t>
            </w:r>
          </w:p>
        </w:tc>
        <w:tc>
          <w:tcPr>
            <w:tcW w:w="3005" w:type="dxa"/>
          </w:tcPr>
          <w:p w14:paraId="7873F718"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Fortaleza identificada</w:t>
            </w:r>
          </w:p>
        </w:tc>
        <w:tc>
          <w:tcPr>
            <w:tcW w:w="3006" w:type="dxa"/>
          </w:tcPr>
          <w:p w14:paraId="13DB4683"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Debilidad / deuda técnica</w:t>
            </w:r>
          </w:p>
        </w:tc>
      </w:tr>
      <w:tr w:rsidR="00695803" w:rsidRPr="00695803" w14:paraId="27F40E1C" w14:textId="77777777" w:rsidTr="00695803">
        <w:tc>
          <w:tcPr>
            <w:tcW w:w="3005" w:type="dxa"/>
          </w:tcPr>
          <w:p w14:paraId="77D6A2BD" w14:textId="77777777" w:rsidR="00695803" w:rsidRPr="00695803" w:rsidRDefault="00695803" w:rsidP="00C70FC3">
            <w:pPr>
              <w:spacing w:before="40" w:after="40"/>
              <w:rPr>
                <w:rFonts w:ascii="Arial" w:hAnsi="Arial" w:cs="Arial"/>
              </w:rPr>
            </w:pPr>
            <w:r w:rsidRPr="00695803">
              <w:rPr>
                <w:rFonts w:ascii="Arial" w:hAnsi="Arial" w:cs="Arial"/>
              </w:rPr>
              <w:t>Seguridad</w:t>
            </w:r>
          </w:p>
        </w:tc>
        <w:tc>
          <w:tcPr>
            <w:tcW w:w="3005" w:type="dxa"/>
          </w:tcPr>
          <w:p w14:paraId="002E2AEB" w14:textId="77777777" w:rsidR="00695803" w:rsidRPr="00695803" w:rsidRDefault="00695803" w:rsidP="00C70FC3">
            <w:pPr>
              <w:spacing w:before="40" w:after="40"/>
              <w:rPr>
                <w:rFonts w:ascii="Arial" w:hAnsi="Arial" w:cs="Arial"/>
              </w:rPr>
            </w:pPr>
            <w:r w:rsidRPr="00695803">
              <w:rPr>
                <w:rFonts w:ascii="Arial" w:hAnsi="Arial" w:cs="Arial"/>
              </w:rPr>
              <w:t xml:space="preserve">JWT HS512 con 512 bits, </w:t>
            </w:r>
            <w:proofErr w:type="spellStart"/>
            <w:r w:rsidRPr="00695803">
              <w:rPr>
                <w:rFonts w:ascii="Arial" w:hAnsi="Arial" w:cs="Arial"/>
              </w:rPr>
              <w:t>HttpOnly</w:t>
            </w:r>
            <w:proofErr w:type="spellEnd"/>
            <w:r w:rsidRPr="00695803">
              <w:rPr>
                <w:rFonts w:ascii="Arial" w:hAnsi="Arial" w:cs="Arial"/>
              </w:rPr>
              <w:t xml:space="preserve"> cookies, </w:t>
            </w:r>
            <w:proofErr w:type="spellStart"/>
            <w:r w:rsidRPr="00695803">
              <w:rPr>
                <w:rFonts w:ascii="Arial" w:hAnsi="Arial" w:cs="Arial"/>
              </w:rPr>
              <w:t>BCrypt</w:t>
            </w:r>
            <w:proofErr w:type="spellEnd"/>
            <w:r w:rsidRPr="00695803">
              <w:rPr>
                <w:rFonts w:ascii="Arial" w:hAnsi="Arial" w:cs="Arial"/>
              </w:rPr>
              <w:t>, bloqueo por intentos, HTTPS en producción, OWASP Top 10 revisado</w:t>
            </w:r>
          </w:p>
        </w:tc>
        <w:tc>
          <w:tcPr>
            <w:tcW w:w="3006" w:type="dxa"/>
          </w:tcPr>
          <w:p w14:paraId="06312F66" w14:textId="77777777" w:rsidR="00695803" w:rsidRPr="00695803" w:rsidRDefault="00695803" w:rsidP="00C70FC3">
            <w:pPr>
              <w:spacing w:before="40" w:after="40"/>
              <w:rPr>
                <w:rFonts w:ascii="Arial" w:hAnsi="Arial" w:cs="Arial"/>
              </w:rPr>
            </w:pPr>
            <w:r w:rsidRPr="00695803">
              <w:rPr>
                <w:rFonts w:ascii="Arial" w:hAnsi="Arial" w:cs="Arial"/>
              </w:rPr>
              <w:t xml:space="preserve">4 vulnerabilidades </w:t>
            </w:r>
            <w:proofErr w:type="spellStart"/>
            <w:r w:rsidRPr="00695803">
              <w:rPr>
                <w:rFonts w:ascii="Arial" w:hAnsi="Arial" w:cs="Arial"/>
              </w:rPr>
              <w:t>dependabot</w:t>
            </w:r>
            <w:proofErr w:type="spellEnd"/>
            <w:r w:rsidRPr="00695803">
              <w:rPr>
                <w:rFonts w:ascii="Arial" w:hAnsi="Arial" w:cs="Arial"/>
              </w:rPr>
              <w:t xml:space="preserve"> de severidad media quedan como deuda para v1.1</w:t>
            </w:r>
          </w:p>
        </w:tc>
      </w:tr>
      <w:tr w:rsidR="00695803" w:rsidRPr="00695803" w14:paraId="219F9A15" w14:textId="77777777" w:rsidTr="00695803">
        <w:tc>
          <w:tcPr>
            <w:tcW w:w="3005" w:type="dxa"/>
          </w:tcPr>
          <w:p w14:paraId="58CE16E8" w14:textId="77777777" w:rsidR="00695803" w:rsidRPr="00695803" w:rsidRDefault="00695803" w:rsidP="00C70FC3">
            <w:pPr>
              <w:spacing w:before="40" w:after="40"/>
              <w:rPr>
                <w:rFonts w:ascii="Arial" w:hAnsi="Arial" w:cs="Arial"/>
              </w:rPr>
            </w:pPr>
            <w:r w:rsidRPr="00695803">
              <w:rPr>
                <w:rFonts w:ascii="Arial" w:hAnsi="Arial" w:cs="Arial"/>
              </w:rPr>
              <w:t>Rendimiento</w:t>
            </w:r>
          </w:p>
        </w:tc>
        <w:tc>
          <w:tcPr>
            <w:tcW w:w="3005" w:type="dxa"/>
          </w:tcPr>
          <w:p w14:paraId="7551A7EB" w14:textId="77777777" w:rsidR="00695803" w:rsidRPr="00695803" w:rsidRDefault="00695803" w:rsidP="00C70FC3">
            <w:pPr>
              <w:spacing w:before="40" w:after="40"/>
              <w:rPr>
                <w:rFonts w:ascii="Arial" w:hAnsi="Arial" w:cs="Arial"/>
              </w:rPr>
            </w:pPr>
            <w:r w:rsidRPr="00695803">
              <w:rPr>
                <w:rFonts w:ascii="Arial" w:hAnsi="Arial" w:cs="Arial"/>
              </w:rPr>
              <w:t>p95 &lt; 500 ms en 5 de 6 operaciones con 50 usuarios concurrentes; índices BD optimizados en Sprint 13</w:t>
            </w:r>
          </w:p>
        </w:tc>
        <w:tc>
          <w:tcPr>
            <w:tcW w:w="3006" w:type="dxa"/>
          </w:tcPr>
          <w:p w14:paraId="58A3DE9A" w14:textId="77777777" w:rsidR="00695803" w:rsidRPr="00695803" w:rsidRDefault="00695803" w:rsidP="00C70FC3">
            <w:pPr>
              <w:spacing w:before="40" w:after="40"/>
              <w:rPr>
                <w:rFonts w:ascii="Arial" w:hAnsi="Arial" w:cs="Arial"/>
              </w:rPr>
            </w:pPr>
            <w:r w:rsidRPr="00695803">
              <w:rPr>
                <w:rFonts w:ascii="Arial" w:hAnsi="Arial" w:cs="Arial"/>
              </w:rPr>
              <w:t xml:space="preserve">Generación de </w:t>
            </w:r>
            <w:proofErr w:type="spellStart"/>
            <w:r w:rsidRPr="00695803">
              <w:rPr>
                <w:rFonts w:ascii="Arial" w:hAnsi="Arial" w:cs="Arial"/>
              </w:rPr>
              <w:t>PDFs</w:t>
            </w:r>
            <w:proofErr w:type="spellEnd"/>
            <w:r w:rsidRPr="00695803">
              <w:rPr>
                <w:rFonts w:ascii="Arial" w:hAnsi="Arial" w:cs="Arial"/>
              </w:rPr>
              <w:t xml:space="preserve"> grandes (&gt;200 registros) supera p99 de 500 ms; solución: generación asíncrona en v1.1</w:t>
            </w:r>
          </w:p>
        </w:tc>
      </w:tr>
      <w:tr w:rsidR="00695803" w:rsidRPr="00695803" w14:paraId="2A7896DF" w14:textId="77777777" w:rsidTr="00695803">
        <w:tc>
          <w:tcPr>
            <w:tcW w:w="3005" w:type="dxa"/>
          </w:tcPr>
          <w:p w14:paraId="02E6CCD5" w14:textId="77777777" w:rsidR="00695803" w:rsidRPr="00695803" w:rsidRDefault="00695803" w:rsidP="00C70FC3">
            <w:pPr>
              <w:spacing w:before="40" w:after="40"/>
              <w:rPr>
                <w:rFonts w:ascii="Arial" w:hAnsi="Arial" w:cs="Arial"/>
              </w:rPr>
            </w:pPr>
            <w:r w:rsidRPr="00695803">
              <w:rPr>
                <w:rFonts w:ascii="Arial" w:hAnsi="Arial" w:cs="Arial"/>
              </w:rPr>
              <w:t>Disponibilidad</w:t>
            </w:r>
          </w:p>
        </w:tc>
        <w:tc>
          <w:tcPr>
            <w:tcW w:w="3005" w:type="dxa"/>
          </w:tcPr>
          <w:p w14:paraId="6B4CB981" w14:textId="77777777" w:rsidR="00695803" w:rsidRPr="00695803" w:rsidRDefault="00695803" w:rsidP="00C70FC3">
            <w:pPr>
              <w:spacing w:before="40" w:after="40"/>
              <w:rPr>
                <w:rFonts w:ascii="Arial" w:hAnsi="Arial" w:cs="Arial"/>
              </w:rPr>
            </w:pPr>
            <w:r w:rsidRPr="00695803">
              <w:rPr>
                <w:rFonts w:ascii="Arial" w:hAnsi="Arial" w:cs="Arial"/>
              </w:rPr>
              <w:t xml:space="preserve">SLA 99.9% objetivo; Oracle Cloud Free Tier con </w:t>
            </w:r>
            <w:proofErr w:type="spellStart"/>
            <w:r w:rsidRPr="00695803">
              <w:rPr>
                <w:rFonts w:ascii="Arial" w:hAnsi="Arial" w:cs="Arial"/>
              </w:rPr>
              <w:t>healthchecks</w:t>
            </w:r>
            <w:proofErr w:type="spellEnd"/>
            <w:r w:rsidRPr="00695803">
              <w:rPr>
                <w:rFonts w:ascii="Arial" w:hAnsi="Arial" w:cs="Arial"/>
              </w:rPr>
              <w:t xml:space="preserve"> automáticos; </w:t>
            </w:r>
            <w:proofErr w:type="spellStart"/>
            <w:r w:rsidRPr="00695803">
              <w:rPr>
                <w:rFonts w:ascii="Arial" w:hAnsi="Arial" w:cs="Arial"/>
              </w:rPr>
              <w:lastRenderedPageBreak/>
              <w:t>backups</w:t>
            </w:r>
            <w:proofErr w:type="spellEnd"/>
            <w:r w:rsidRPr="00695803">
              <w:rPr>
                <w:rFonts w:ascii="Arial" w:hAnsi="Arial" w:cs="Arial"/>
              </w:rPr>
              <w:t xml:space="preserve"> diarios configurados</w:t>
            </w:r>
          </w:p>
        </w:tc>
        <w:tc>
          <w:tcPr>
            <w:tcW w:w="3006" w:type="dxa"/>
          </w:tcPr>
          <w:p w14:paraId="7975778F"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Stack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si el servidor falla, no hay </w:t>
            </w:r>
            <w:proofErr w:type="spellStart"/>
            <w:r w:rsidRPr="00695803">
              <w:rPr>
                <w:rFonts w:ascii="Arial" w:hAnsi="Arial" w:cs="Arial"/>
              </w:rPr>
              <w:t>failover</w:t>
            </w:r>
            <w:proofErr w:type="spellEnd"/>
            <w:r w:rsidRPr="00695803">
              <w:rPr>
                <w:rFonts w:ascii="Arial" w:hAnsi="Arial" w:cs="Arial"/>
              </w:rPr>
              <w:t xml:space="preserve"> automático. </w:t>
            </w:r>
            <w:r w:rsidRPr="00695803">
              <w:rPr>
                <w:rFonts w:ascii="Arial" w:hAnsi="Arial" w:cs="Arial"/>
              </w:rPr>
              <w:lastRenderedPageBreak/>
              <w:t xml:space="preserve">Mitigación parcial: </w:t>
            </w:r>
            <w:proofErr w:type="spellStart"/>
            <w:r w:rsidRPr="00695803">
              <w:rPr>
                <w:rFonts w:ascii="Arial" w:hAnsi="Arial" w:cs="Arial"/>
              </w:rPr>
              <w:t>backup</w:t>
            </w:r>
            <w:proofErr w:type="spellEnd"/>
            <w:r w:rsidRPr="00695803">
              <w:rPr>
                <w:rFonts w:ascii="Arial" w:hAnsi="Arial" w:cs="Arial"/>
              </w:rPr>
              <w:t xml:space="preserve"> diario + </w:t>
            </w:r>
            <w:proofErr w:type="spellStart"/>
            <w:r w:rsidRPr="00695803">
              <w:rPr>
                <w:rFonts w:ascii="Arial" w:hAnsi="Arial" w:cs="Arial"/>
              </w:rPr>
              <w:t>restore</w:t>
            </w:r>
            <w:proofErr w:type="spellEnd"/>
            <w:r w:rsidRPr="00695803">
              <w:rPr>
                <w:rFonts w:ascii="Arial" w:hAnsi="Arial" w:cs="Arial"/>
              </w:rPr>
              <w:t xml:space="preserve"> documentado</w:t>
            </w:r>
          </w:p>
        </w:tc>
      </w:tr>
      <w:tr w:rsidR="00695803" w:rsidRPr="00695803" w14:paraId="6B49E272" w14:textId="77777777" w:rsidTr="00695803">
        <w:tc>
          <w:tcPr>
            <w:tcW w:w="3005" w:type="dxa"/>
          </w:tcPr>
          <w:p w14:paraId="6F40AE78" w14:textId="77777777" w:rsidR="00695803" w:rsidRPr="00695803" w:rsidRDefault="00695803" w:rsidP="00C70FC3">
            <w:pPr>
              <w:spacing w:before="40" w:after="40"/>
              <w:rPr>
                <w:rFonts w:ascii="Arial" w:hAnsi="Arial" w:cs="Arial"/>
              </w:rPr>
            </w:pPr>
            <w:r w:rsidRPr="00695803">
              <w:rPr>
                <w:rFonts w:ascii="Arial" w:hAnsi="Arial" w:cs="Arial"/>
              </w:rPr>
              <w:lastRenderedPageBreak/>
              <w:t>Mantenibilidad</w:t>
            </w:r>
          </w:p>
        </w:tc>
        <w:tc>
          <w:tcPr>
            <w:tcW w:w="3005" w:type="dxa"/>
          </w:tcPr>
          <w:p w14:paraId="1F721A0C" w14:textId="77777777" w:rsidR="00695803" w:rsidRPr="00695803" w:rsidRDefault="00695803" w:rsidP="00C70FC3">
            <w:pPr>
              <w:spacing w:before="40" w:after="40"/>
              <w:rPr>
                <w:rFonts w:ascii="Arial" w:hAnsi="Arial" w:cs="Arial"/>
              </w:rPr>
            </w:pPr>
            <w:proofErr w:type="spellStart"/>
            <w:r w:rsidRPr="00695803">
              <w:rPr>
                <w:rFonts w:ascii="Arial" w:hAnsi="Arial" w:cs="Arial"/>
              </w:rPr>
              <w:t>Monorepo</w:t>
            </w:r>
            <w:proofErr w:type="spellEnd"/>
            <w:r w:rsidRPr="00695803">
              <w:rPr>
                <w:rFonts w:ascii="Arial" w:hAnsi="Arial" w:cs="Arial"/>
              </w:rPr>
              <w:t xml:space="preserve"> con convenciones estrictas; 32 decisiones técnicas documentadas; 57+ </w:t>
            </w:r>
            <w:proofErr w:type="spellStart"/>
            <w:r w:rsidRPr="00695803">
              <w:rPr>
                <w:rFonts w:ascii="Arial" w:hAnsi="Arial" w:cs="Arial"/>
              </w:rPr>
              <w:t>PRs</w:t>
            </w:r>
            <w:proofErr w:type="spellEnd"/>
            <w:r w:rsidRPr="00695803">
              <w:rPr>
                <w:rFonts w:ascii="Arial" w:hAnsi="Arial" w:cs="Arial"/>
              </w:rPr>
              <w:t xml:space="preserve"> trazables al backlog; </w:t>
            </w:r>
            <w:proofErr w:type="spellStart"/>
            <w:r w:rsidRPr="00695803">
              <w:rPr>
                <w:rFonts w:ascii="Arial" w:hAnsi="Arial" w:cs="Arial"/>
              </w:rPr>
              <w:t>OpenAPI</w:t>
            </w:r>
            <w:proofErr w:type="spellEnd"/>
            <w:r w:rsidRPr="00695803">
              <w:rPr>
                <w:rFonts w:ascii="Arial" w:hAnsi="Arial" w:cs="Arial"/>
              </w:rPr>
              <w:t xml:space="preserve"> en todos los MS</w:t>
            </w:r>
          </w:p>
        </w:tc>
        <w:tc>
          <w:tcPr>
            <w:tcW w:w="3006" w:type="dxa"/>
          </w:tcPr>
          <w:p w14:paraId="775DF9ED" w14:textId="77777777" w:rsidR="00695803" w:rsidRPr="00695803" w:rsidRDefault="00695803" w:rsidP="00C70FC3">
            <w:pPr>
              <w:spacing w:before="40" w:after="40"/>
              <w:rPr>
                <w:rFonts w:ascii="Arial" w:hAnsi="Arial" w:cs="Arial"/>
              </w:rPr>
            </w:pPr>
            <w:r w:rsidRPr="00695803">
              <w:rPr>
                <w:rFonts w:ascii="Arial" w:hAnsi="Arial" w:cs="Arial"/>
              </w:rPr>
              <w:t xml:space="preserve">Algunos </w:t>
            </w:r>
            <w:proofErr w:type="spellStart"/>
            <w:r w:rsidRPr="00695803">
              <w:rPr>
                <w:rFonts w:ascii="Arial" w:hAnsi="Arial" w:cs="Arial"/>
              </w:rPr>
              <w:t>TODOs</w:t>
            </w:r>
            <w:proofErr w:type="spellEnd"/>
            <w:r w:rsidRPr="00695803">
              <w:rPr>
                <w:rFonts w:ascii="Arial" w:hAnsi="Arial" w:cs="Arial"/>
              </w:rPr>
              <w:t xml:space="preserve"> de </w:t>
            </w:r>
            <w:proofErr w:type="spellStart"/>
            <w:r w:rsidRPr="00695803">
              <w:rPr>
                <w:rFonts w:ascii="Arial" w:hAnsi="Arial" w:cs="Arial"/>
              </w:rPr>
              <w:t>refactor</w:t>
            </w:r>
            <w:proofErr w:type="spellEnd"/>
            <w:r w:rsidRPr="00695803">
              <w:rPr>
                <w:rFonts w:ascii="Arial" w:hAnsi="Arial" w:cs="Arial"/>
              </w:rPr>
              <w:t xml:space="preserve"> en la capa de </w:t>
            </w:r>
            <w:proofErr w:type="spellStart"/>
            <w:r w:rsidRPr="00695803">
              <w:rPr>
                <w:rFonts w:ascii="Arial" w:hAnsi="Arial" w:cs="Arial"/>
              </w:rPr>
              <w:t>Feign</w:t>
            </w:r>
            <w:proofErr w:type="spellEnd"/>
            <w:r w:rsidRPr="00695803">
              <w:rPr>
                <w:rFonts w:ascii="Arial" w:hAnsi="Arial" w:cs="Arial"/>
              </w:rPr>
              <w:t xml:space="preserve"> (PATCH </w:t>
            </w:r>
            <w:proofErr w:type="spellStart"/>
            <w:r w:rsidRPr="00695803">
              <w:rPr>
                <w:rFonts w:ascii="Arial" w:hAnsi="Arial" w:cs="Arial"/>
              </w:rPr>
              <w:t>workaround</w:t>
            </w:r>
            <w:proofErr w:type="spellEnd"/>
            <w:r w:rsidRPr="00695803">
              <w:rPr>
                <w:rFonts w:ascii="Arial" w:hAnsi="Arial" w:cs="Arial"/>
              </w:rPr>
              <w:t xml:space="preserve"> con PUT)</w:t>
            </w:r>
          </w:p>
        </w:tc>
      </w:tr>
      <w:tr w:rsidR="00695803" w:rsidRPr="00695803" w14:paraId="12654451" w14:textId="77777777" w:rsidTr="00695803">
        <w:tc>
          <w:tcPr>
            <w:tcW w:w="3005" w:type="dxa"/>
          </w:tcPr>
          <w:p w14:paraId="0C81183E" w14:textId="77777777" w:rsidR="00695803" w:rsidRPr="00695803" w:rsidRDefault="00695803" w:rsidP="00C70FC3">
            <w:pPr>
              <w:spacing w:before="40" w:after="40"/>
              <w:rPr>
                <w:rFonts w:ascii="Arial" w:hAnsi="Arial" w:cs="Arial"/>
              </w:rPr>
            </w:pPr>
            <w:r w:rsidRPr="00695803">
              <w:rPr>
                <w:rFonts w:ascii="Arial" w:hAnsi="Arial" w:cs="Arial"/>
              </w:rPr>
              <w:t>Escalabilidad</w:t>
            </w:r>
          </w:p>
        </w:tc>
        <w:tc>
          <w:tcPr>
            <w:tcW w:w="3005" w:type="dxa"/>
          </w:tcPr>
          <w:p w14:paraId="4F8BBA7F" w14:textId="77777777" w:rsidR="00695803" w:rsidRPr="00695803" w:rsidRDefault="00695803" w:rsidP="00C70FC3">
            <w:pPr>
              <w:spacing w:before="40" w:after="40"/>
              <w:rPr>
                <w:rFonts w:ascii="Arial" w:hAnsi="Arial" w:cs="Arial"/>
              </w:rPr>
            </w:pPr>
            <w:r w:rsidRPr="00695803">
              <w:rPr>
                <w:rFonts w:ascii="Arial" w:hAnsi="Arial" w:cs="Arial"/>
              </w:rPr>
              <w:t>Arquitectura de microservicios con Eureka permite escalar servicios individualmente; Gateway actúa como balanceador</w:t>
            </w:r>
          </w:p>
        </w:tc>
        <w:tc>
          <w:tcPr>
            <w:tcW w:w="3006" w:type="dxa"/>
          </w:tcPr>
          <w:p w14:paraId="3E7E67EA" w14:textId="77777777" w:rsidR="00695803" w:rsidRPr="00695803" w:rsidRDefault="00695803" w:rsidP="00C70FC3">
            <w:pPr>
              <w:spacing w:before="40" w:after="40"/>
              <w:rPr>
                <w:rFonts w:ascii="Arial" w:hAnsi="Arial" w:cs="Arial"/>
              </w:rPr>
            </w:pPr>
            <w:r w:rsidRPr="00695803">
              <w:rPr>
                <w:rFonts w:ascii="Arial" w:hAnsi="Arial" w:cs="Arial"/>
              </w:rPr>
              <w:t xml:space="preserve">PostgreSQL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instance</w:t>
            </w:r>
            <w:proofErr w:type="spellEnd"/>
            <w:r w:rsidRPr="00695803">
              <w:rPr>
                <w:rFonts w:ascii="Arial" w:hAnsi="Arial" w:cs="Arial"/>
              </w:rPr>
              <w:t xml:space="preserve"> es el </w:t>
            </w:r>
            <w:proofErr w:type="spellStart"/>
            <w:r w:rsidRPr="00695803">
              <w:rPr>
                <w:rFonts w:ascii="Arial" w:hAnsi="Arial" w:cs="Arial"/>
              </w:rPr>
              <w:t>bottleneck</w:t>
            </w:r>
            <w:proofErr w:type="spellEnd"/>
            <w:r w:rsidRPr="00695803">
              <w:rPr>
                <w:rFonts w:ascii="Arial" w:hAnsi="Arial" w:cs="Arial"/>
              </w:rPr>
              <w:t xml:space="preserve"> principal para cargas &gt; 500 usuarios concurrentes</w:t>
            </w:r>
          </w:p>
        </w:tc>
      </w:tr>
    </w:tbl>
    <w:p w14:paraId="11AE5CD1" w14:textId="77777777" w:rsidR="00A0683C" w:rsidRDefault="00A0683C" w:rsidP="00A0683C">
      <w:pPr>
        <w:spacing w:line="480" w:lineRule="auto"/>
        <w:jc w:val="both"/>
        <w:rPr>
          <w:rFonts w:ascii="Arial" w:hAnsi="Arial" w:cs="Arial"/>
        </w:rPr>
      </w:pPr>
    </w:p>
    <w:p w14:paraId="41677AC6"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Calidad de proceso</w:t>
      </w:r>
    </w:p>
    <w:p w14:paraId="0CF0C628" w14:textId="0CAEBE28" w:rsidR="00695803" w:rsidRPr="00695803" w:rsidRDefault="00695803" w:rsidP="00695803">
      <w:pPr>
        <w:spacing w:line="480" w:lineRule="auto"/>
        <w:jc w:val="both"/>
        <w:rPr>
          <w:rFonts w:ascii="Arial" w:hAnsi="Arial" w:cs="Arial"/>
        </w:rPr>
      </w:pPr>
      <w:r w:rsidRPr="00695803">
        <w:rPr>
          <w:rFonts w:ascii="Arial" w:hAnsi="Arial" w:cs="Arial"/>
        </w:rPr>
        <w:t xml:space="preserve">El proceso Scrum con 14 </w:t>
      </w:r>
      <w:proofErr w:type="spellStart"/>
      <w:r w:rsidRPr="00695803">
        <w:rPr>
          <w:rFonts w:ascii="Arial" w:hAnsi="Arial" w:cs="Arial"/>
        </w:rPr>
        <w:t>sprints</w:t>
      </w:r>
      <w:proofErr w:type="spellEnd"/>
      <w:r w:rsidRPr="00695803">
        <w:rPr>
          <w:rFonts w:ascii="Arial" w:hAnsi="Arial" w:cs="Arial"/>
        </w:rPr>
        <w:t xml:space="preserve"> de una semana y la regla de PR por tarea con CI obligatorio resultó en una velocidad promedio de 4 </w:t>
      </w:r>
      <w:proofErr w:type="spellStart"/>
      <w:r w:rsidRPr="00695803">
        <w:rPr>
          <w:rFonts w:ascii="Arial" w:hAnsi="Arial" w:cs="Arial"/>
        </w:rPr>
        <w:t>PRs</w:t>
      </w:r>
      <w:proofErr w:type="spellEnd"/>
      <w:r w:rsidRPr="00695803">
        <w:rPr>
          <w:rFonts w:ascii="Arial" w:hAnsi="Arial" w:cs="Arial"/>
        </w:rPr>
        <w:t xml:space="preserve"> por sprint y un tiempo medio de detección de defectos inferior a 24 horas desde su introducción. La trazabilidad entre historias de usuario, </w:t>
      </w:r>
      <w:proofErr w:type="spellStart"/>
      <w:r w:rsidRPr="00695803">
        <w:rPr>
          <w:rFonts w:ascii="Arial" w:hAnsi="Arial" w:cs="Arial"/>
        </w:rPr>
        <w:t>commits</w:t>
      </w:r>
      <w:proofErr w:type="spellEnd"/>
      <w:r w:rsidRPr="00695803">
        <w:rPr>
          <w:rFonts w:ascii="Arial" w:hAnsi="Arial" w:cs="Arial"/>
        </w:rPr>
        <w:t xml:space="preserve">, </w:t>
      </w:r>
      <w:proofErr w:type="spellStart"/>
      <w:r w:rsidRPr="00695803">
        <w:rPr>
          <w:rFonts w:ascii="Arial" w:hAnsi="Arial" w:cs="Arial"/>
        </w:rPr>
        <w:t>PRs</w:t>
      </w:r>
      <w:proofErr w:type="spellEnd"/>
      <w:r w:rsidRPr="00695803">
        <w:rPr>
          <w:rFonts w:ascii="Arial" w:hAnsi="Arial" w:cs="Arial"/>
        </w:rPr>
        <w:t xml:space="preserve"> y resultados de CI es completa y auditable, lo que satisface los requisitos de un proceso ingenieril verificable exigidos por el formato de titulación UDLA.</w:t>
      </w:r>
    </w:p>
    <w:p w14:paraId="0BEEB464" w14:textId="77777777" w:rsidR="00695803" w:rsidRPr="00695803" w:rsidRDefault="00695803" w:rsidP="00695803">
      <w:pPr>
        <w:spacing w:line="480" w:lineRule="auto"/>
        <w:jc w:val="both"/>
        <w:rPr>
          <w:rFonts w:ascii="Arial" w:hAnsi="Arial" w:cs="Arial"/>
          <w:b/>
          <w:bCs/>
        </w:rPr>
      </w:pPr>
      <w:r w:rsidRPr="00695803">
        <w:rPr>
          <w:rFonts w:ascii="Arial" w:hAnsi="Arial" w:cs="Arial"/>
          <w:b/>
          <w:bCs/>
        </w:rPr>
        <w:t>Alineación con el dominio del negocio</w:t>
      </w:r>
    </w:p>
    <w:p w14:paraId="4C8262CF" w14:textId="5F8B1B38" w:rsidR="00695803" w:rsidRDefault="00695803" w:rsidP="00695803">
      <w:pPr>
        <w:spacing w:line="480" w:lineRule="auto"/>
        <w:jc w:val="both"/>
        <w:rPr>
          <w:rFonts w:ascii="Arial" w:hAnsi="Arial" w:cs="Arial"/>
        </w:rPr>
      </w:pPr>
      <w:r w:rsidRPr="00695803">
        <w:rPr>
          <w:rFonts w:ascii="Arial" w:hAnsi="Arial" w:cs="Arial"/>
        </w:rPr>
        <w:t xml:space="preserve">El sistema automatiza los procesos manuales identificados en el problema original: la gestión desintegrada de matrículas, asignaciones, cobros y documentos que se realizaba con múltiples hojas de cálculo y registros en papel. El módulo de configuración hace el sistema adaptable a diferentes escuelas sin cambios de código, cumpliendo el modelo de negocio </w:t>
      </w:r>
      <w:proofErr w:type="gramStart"/>
      <w:r w:rsidRPr="00695803">
        <w:rPr>
          <w:rFonts w:ascii="Arial" w:hAnsi="Arial" w:cs="Arial"/>
        </w:rPr>
        <w:t>Single</w:t>
      </w:r>
      <w:proofErr w:type="gramEnd"/>
      <w:r w:rsidRPr="00695803">
        <w:rPr>
          <w:rFonts w:ascii="Arial" w:hAnsi="Arial" w:cs="Arial"/>
        </w:rPr>
        <w:t>-</w:t>
      </w:r>
      <w:proofErr w:type="spellStart"/>
      <w:r w:rsidRPr="00695803">
        <w:rPr>
          <w:rFonts w:ascii="Arial" w:hAnsi="Arial" w:cs="Arial"/>
        </w:rPr>
        <w:t>tenant</w:t>
      </w:r>
      <w:proofErr w:type="spellEnd"/>
      <w:r w:rsidRPr="00695803">
        <w:rPr>
          <w:rFonts w:ascii="Arial" w:hAnsi="Arial" w:cs="Arial"/>
        </w:rPr>
        <w:t xml:space="preserve"> configurable definido en la arquitectura. Las validaciones ecuatorianas de cédula, RUC, placa y teléfono aseguran la correcta operación dentro del marco legal nacional.</w:t>
      </w:r>
    </w:p>
    <w:tbl>
      <w:tblPr>
        <w:tblStyle w:val="Tablaconcuadrcula"/>
        <w:tblW w:w="0" w:type="auto"/>
        <w:tblLook w:val="04A0" w:firstRow="1" w:lastRow="0" w:firstColumn="1" w:lastColumn="0" w:noHBand="0" w:noVBand="1"/>
      </w:tblPr>
      <w:tblGrid>
        <w:gridCol w:w="3005"/>
        <w:gridCol w:w="3005"/>
        <w:gridCol w:w="3006"/>
      </w:tblGrid>
      <w:tr w:rsidR="00695803" w:rsidRPr="00695803" w14:paraId="49810C8C" w14:textId="77777777" w:rsidTr="00695803">
        <w:tc>
          <w:tcPr>
            <w:tcW w:w="3005" w:type="dxa"/>
          </w:tcPr>
          <w:p w14:paraId="36ACDE0C"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Requisito del dominio</w:t>
            </w:r>
          </w:p>
        </w:tc>
        <w:tc>
          <w:tcPr>
            <w:tcW w:w="3005" w:type="dxa"/>
          </w:tcPr>
          <w:p w14:paraId="20CF53FE"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Solución implementada</w:t>
            </w:r>
          </w:p>
        </w:tc>
        <w:tc>
          <w:tcPr>
            <w:tcW w:w="3006" w:type="dxa"/>
          </w:tcPr>
          <w:p w14:paraId="4CD604C0" w14:textId="77777777" w:rsidR="00695803" w:rsidRPr="00695803" w:rsidRDefault="00695803" w:rsidP="00C70FC3">
            <w:pPr>
              <w:spacing w:before="40" w:after="40"/>
              <w:jc w:val="center"/>
              <w:rPr>
                <w:rFonts w:ascii="Arial" w:hAnsi="Arial" w:cs="Arial"/>
                <w:b/>
                <w:bCs/>
              </w:rPr>
            </w:pPr>
            <w:r w:rsidRPr="00695803">
              <w:rPr>
                <w:rFonts w:ascii="Arial" w:hAnsi="Arial" w:cs="Arial"/>
                <w:b/>
                <w:bCs/>
              </w:rPr>
              <w:t>Resultado medible</w:t>
            </w:r>
          </w:p>
        </w:tc>
      </w:tr>
      <w:tr w:rsidR="00695803" w:rsidRPr="00695803" w14:paraId="08EAD92A" w14:textId="77777777" w:rsidTr="00695803">
        <w:tc>
          <w:tcPr>
            <w:tcW w:w="3005" w:type="dxa"/>
          </w:tcPr>
          <w:p w14:paraId="76CB25AE" w14:textId="77777777" w:rsidR="00695803" w:rsidRPr="00695803" w:rsidRDefault="00695803" w:rsidP="00C70FC3">
            <w:pPr>
              <w:spacing w:before="40" w:after="40"/>
              <w:rPr>
                <w:rFonts w:ascii="Arial" w:hAnsi="Arial" w:cs="Arial"/>
              </w:rPr>
            </w:pPr>
            <w:r w:rsidRPr="00695803">
              <w:rPr>
                <w:rFonts w:ascii="Arial" w:hAnsi="Arial" w:cs="Arial"/>
              </w:rPr>
              <w:t>Eliminar el control de clases en papel/Excel</w:t>
            </w:r>
          </w:p>
        </w:tc>
        <w:tc>
          <w:tcPr>
            <w:tcW w:w="3005" w:type="dxa"/>
          </w:tcPr>
          <w:p w14:paraId="6A7187B5" w14:textId="77777777" w:rsidR="00695803" w:rsidRPr="00695803" w:rsidRDefault="00695803" w:rsidP="00C70FC3">
            <w:pPr>
              <w:spacing w:before="40" w:after="40"/>
              <w:rPr>
                <w:rFonts w:ascii="Arial" w:hAnsi="Arial" w:cs="Arial"/>
              </w:rPr>
            </w:pPr>
            <w:r w:rsidRPr="00695803">
              <w:rPr>
                <w:rFonts w:ascii="Arial" w:hAnsi="Arial" w:cs="Arial"/>
              </w:rPr>
              <w:t xml:space="preserve">Módulo de asignaciones con calendario drag &amp; </w:t>
            </w:r>
            <w:proofErr w:type="spellStart"/>
            <w:r w:rsidRPr="00695803">
              <w:rPr>
                <w:rFonts w:ascii="Arial" w:hAnsi="Arial" w:cs="Arial"/>
              </w:rPr>
              <w:t>drop</w:t>
            </w:r>
            <w:proofErr w:type="spellEnd"/>
            <w:r w:rsidRPr="00695803">
              <w:rPr>
                <w:rFonts w:ascii="Arial" w:hAnsi="Arial" w:cs="Arial"/>
              </w:rPr>
              <w:t>, validaciones automáticas y registro de kilometraje</w:t>
            </w:r>
          </w:p>
        </w:tc>
        <w:tc>
          <w:tcPr>
            <w:tcW w:w="3006" w:type="dxa"/>
          </w:tcPr>
          <w:p w14:paraId="20702291" w14:textId="77777777" w:rsidR="00695803" w:rsidRPr="00695803" w:rsidRDefault="00695803" w:rsidP="00C70FC3">
            <w:pPr>
              <w:spacing w:before="40" w:after="40"/>
              <w:rPr>
                <w:rFonts w:ascii="Arial" w:hAnsi="Arial" w:cs="Arial"/>
              </w:rPr>
            </w:pPr>
            <w:r w:rsidRPr="00695803">
              <w:rPr>
                <w:rFonts w:ascii="Arial" w:hAnsi="Arial" w:cs="Arial"/>
              </w:rPr>
              <w:t xml:space="preserve">0 asignaciones conflictivas posibles si pasan las 6 validaciones </w:t>
            </w:r>
            <w:proofErr w:type="spellStart"/>
            <w:r w:rsidRPr="00695803">
              <w:rPr>
                <w:rFonts w:ascii="Arial" w:hAnsi="Arial" w:cs="Arial"/>
              </w:rPr>
              <w:t>cross</w:t>
            </w:r>
            <w:proofErr w:type="spellEnd"/>
            <w:r w:rsidRPr="00695803">
              <w:rPr>
                <w:rFonts w:ascii="Arial" w:hAnsi="Arial" w:cs="Arial"/>
              </w:rPr>
              <w:t>-MS</w:t>
            </w:r>
          </w:p>
        </w:tc>
      </w:tr>
      <w:tr w:rsidR="00695803" w:rsidRPr="00695803" w14:paraId="7F88604C" w14:textId="77777777" w:rsidTr="00695803">
        <w:tc>
          <w:tcPr>
            <w:tcW w:w="3005" w:type="dxa"/>
          </w:tcPr>
          <w:p w14:paraId="3499D47C" w14:textId="77777777" w:rsidR="00695803" w:rsidRPr="00695803" w:rsidRDefault="00695803" w:rsidP="00C70FC3">
            <w:pPr>
              <w:spacing w:before="40" w:after="40"/>
              <w:rPr>
                <w:rFonts w:ascii="Arial" w:hAnsi="Arial" w:cs="Arial"/>
              </w:rPr>
            </w:pPr>
            <w:r w:rsidRPr="00695803">
              <w:rPr>
                <w:rFonts w:ascii="Arial" w:hAnsi="Arial" w:cs="Arial"/>
              </w:rPr>
              <w:t>Unificar el control financiero</w:t>
            </w:r>
          </w:p>
        </w:tc>
        <w:tc>
          <w:tcPr>
            <w:tcW w:w="3005" w:type="dxa"/>
          </w:tcPr>
          <w:p w14:paraId="0C7963AE" w14:textId="77777777" w:rsidR="00695803" w:rsidRPr="00695803" w:rsidRDefault="00695803" w:rsidP="00C70FC3">
            <w:pPr>
              <w:spacing w:before="40" w:after="40"/>
              <w:rPr>
                <w:rFonts w:ascii="Arial" w:hAnsi="Arial" w:cs="Arial"/>
              </w:rPr>
            </w:pPr>
            <w:r w:rsidRPr="00695803">
              <w:rPr>
                <w:rFonts w:ascii="Arial" w:hAnsi="Arial" w:cs="Arial"/>
              </w:rPr>
              <w:t xml:space="preserve">MS-Cobros con facturas, pagos parciales, plan de </w:t>
            </w:r>
            <w:r w:rsidRPr="00695803">
              <w:rPr>
                <w:rFonts w:ascii="Arial" w:hAnsi="Arial" w:cs="Arial"/>
              </w:rPr>
              <w:lastRenderedPageBreak/>
              <w:t>crédito a cuotas y estado de cuenta en tiempo real</w:t>
            </w:r>
          </w:p>
        </w:tc>
        <w:tc>
          <w:tcPr>
            <w:tcW w:w="3006" w:type="dxa"/>
          </w:tcPr>
          <w:p w14:paraId="27F1BA64" w14:textId="77777777" w:rsidR="00695803" w:rsidRPr="00695803" w:rsidRDefault="00695803" w:rsidP="00C70FC3">
            <w:pPr>
              <w:spacing w:before="40" w:after="40"/>
              <w:rPr>
                <w:rFonts w:ascii="Arial" w:hAnsi="Arial" w:cs="Arial"/>
              </w:rPr>
            </w:pPr>
            <w:r w:rsidRPr="00695803">
              <w:rPr>
                <w:rFonts w:ascii="Arial" w:hAnsi="Arial" w:cs="Arial"/>
              </w:rPr>
              <w:lastRenderedPageBreak/>
              <w:t xml:space="preserve">Saldo calculado automáticamente; </w:t>
            </w:r>
            <w:r w:rsidRPr="00695803">
              <w:rPr>
                <w:rFonts w:ascii="Arial" w:hAnsi="Arial" w:cs="Arial"/>
              </w:rPr>
              <w:lastRenderedPageBreak/>
              <w:t>conciliación disponible sin intervención manual</w:t>
            </w:r>
          </w:p>
        </w:tc>
      </w:tr>
      <w:tr w:rsidR="00695803" w:rsidRPr="00695803" w14:paraId="79C8BAF3" w14:textId="77777777" w:rsidTr="00695803">
        <w:tc>
          <w:tcPr>
            <w:tcW w:w="3005" w:type="dxa"/>
          </w:tcPr>
          <w:p w14:paraId="2DE338E0" w14:textId="77777777" w:rsidR="00695803" w:rsidRPr="00695803" w:rsidRDefault="00695803" w:rsidP="00C70FC3">
            <w:pPr>
              <w:spacing w:before="40" w:after="40"/>
              <w:rPr>
                <w:rFonts w:ascii="Arial" w:hAnsi="Arial" w:cs="Arial"/>
              </w:rPr>
            </w:pPr>
            <w:r w:rsidRPr="00695803">
              <w:rPr>
                <w:rFonts w:ascii="Arial" w:hAnsi="Arial" w:cs="Arial"/>
              </w:rPr>
              <w:lastRenderedPageBreak/>
              <w:t>Automatizar notificaciones</w:t>
            </w:r>
          </w:p>
        </w:tc>
        <w:tc>
          <w:tcPr>
            <w:tcW w:w="3005" w:type="dxa"/>
          </w:tcPr>
          <w:p w14:paraId="0109A732" w14:textId="77777777" w:rsidR="00695803" w:rsidRPr="00695803" w:rsidRDefault="00695803" w:rsidP="00C70FC3">
            <w:pPr>
              <w:spacing w:before="40" w:after="40"/>
              <w:rPr>
                <w:rFonts w:ascii="Arial" w:hAnsi="Arial" w:cs="Arial"/>
              </w:rPr>
            </w:pPr>
            <w:r w:rsidRPr="00695803">
              <w:rPr>
                <w:rFonts w:ascii="Arial" w:hAnsi="Arial" w:cs="Arial"/>
              </w:rPr>
              <w:t>MS-Notificaciones con 9 tipos de eventos, plantillas editables y log de envíos</w:t>
            </w:r>
          </w:p>
        </w:tc>
        <w:tc>
          <w:tcPr>
            <w:tcW w:w="3006" w:type="dxa"/>
          </w:tcPr>
          <w:p w14:paraId="6A5FD705" w14:textId="77777777" w:rsidR="00695803" w:rsidRPr="00695803" w:rsidRDefault="00695803" w:rsidP="00C70FC3">
            <w:pPr>
              <w:spacing w:before="40" w:after="40"/>
              <w:rPr>
                <w:rFonts w:ascii="Arial" w:hAnsi="Arial" w:cs="Arial"/>
              </w:rPr>
            </w:pPr>
            <w:r w:rsidRPr="00695803">
              <w:rPr>
                <w:rFonts w:ascii="Arial" w:hAnsi="Arial" w:cs="Arial"/>
              </w:rPr>
              <w:t xml:space="preserve">Tiempo de entrega de notificación </w:t>
            </w:r>
            <w:proofErr w:type="spellStart"/>
            <w:r w:rsidRPr="00695803">
              <w:rPr>
                <w:rFonts w:ascii="Arial" w:hAnsi="Arial" w:cs="Arial"/>
              </w:rPr>
              <w:t>in-</w:t>
            </w:r>
            <w:proofErr w:type="gramStart"/>
            <w:r w:rsidRPr="00695803">
              <w:rPr>
                <w:rFonts w:ascii="Arial" w:hAnsi="Arial" w:cs="Arial"/>
              </w:rPr>
              <w:t>app</w:t>
            </w:r>
            <w:proofErr w:type="spellEnd"/>
            <w:proofErr w:type="gramEnd"/>
            <w:r w:rsidRPr="00695803">
              <w:rPr>
                <w:rFonts w:ascii="Arial" w:hAnsi="Arial" w:cs="Arial"/>
              </w:rPr>
              <w:t>: &lt;30 s desde el evento; email: &lt;60 s</w:t>
            </w:r>
          </w:p>
        </w:tc>
      </w:tr>
      <w:tr w:rsidR="00695803" w:rsidRPr="00695803" w14:paraId="0A8867C4" w14:textId="77777777" w:rsidTr="00695803">
        <w:tc>
          <w:tcPr>
            <w:tcW w:w="3005" w:type="dxa"/>
          </w:tcPr>
          <w:p w14:paraId="24B8E34E" w14:textId="77777777" w:rsidR="00695803" w:rsidRPr="00695803" w:rsidRDefault="00695803" w:rsidP="00C70FC3">
            <w:pPr>
              <w:spacing w:before="40" w:after="40"/>
              <w:rPr>
                <w:rFonts w:ascii="Arial" w:hAnsi="Arial" w:cs="Arial"/>
              </w:rPr>
            </w:pPr>
            <w:r w:rsidRPr="00695803">
              <w:rPr>
                <w:rFonts w:ascii="Arial" w:hAnsi="Arial" w:cs="Arial"/>
              </w:rPr>
              <w:t>Proveer información gerencial</w:t>
            </w:r>
          </w:p>
        </w:tc>
        <w:tc>
          <w:tcPr>
            <w:tcW w:w="3005" w:type="dxa"/>
          </w:tcPr>
          <w:p w14:paraId="63F4F7E2" w14:textId="77777777" w:rsidR="00695803" w:rsidRPr="00695803" w:rsidRDefault="00695803" w:rsidP="00C70FC3">
            <w:pPr>
              <w:spacing w:before="40" w:after="40"/>
              <w:rPr>
                <w:rFonts w:ascii="Arial" w:hAnsi="Arial" w:cs="Arial"/>
              </w:rPr>
            </w:pPr>
            <w:r w:rsidRPr="00695803">
              <w:rPr>
                <w:rFonts w:ascii="Arial" w:hAnsi="Arial" w:cs="Arial"/>
              </w:rPr>
              <w:t xml:space="preserve">MS-Reportes con 9 reportes (5 operativos + 4 financieros), exportación PDF/Excel y </w:t>
            </w:r>
            <w:proofErr w:type="spellStart"/>
            <w:r w:rsidRPr="00695803">
              <w:rPr>
                <w:rFonts w:ascii="Arial" w:hAnsi="Arial" w:cs="Arial"/>
              </w:rPr>
              <w:t>dashboard</w:t>
            </w:r>
            <w:proofErr w:type="spellEnd"/>
            <w:r w:rsidRPr="00695803">
              <w:rPr>
                <w:rFonts w:ascii="Arial" w:hAnsi="Arial" w:cs="Arial"/>
              </w:rPr>
              <w:t xml:space="preserve"> </w:t>
            </w:r>
            <w:proofErr w:type="spellStart"/>
            <w:r w:rsidRPr="00695803">
              <w:rPr>
                <w:rFonts w:ascii="Arial" w:hAnsi="Arial" w:cs="Arial"/>
              </w:rPr>
              <w:t>KPIs</w:t>
            </w:r>
            <w:proofErr w:type="spellEnd"/>
          </w:p>
        </w:tc>
        <w:tc>
          <w:tcPr>
            <w:tcW w:w="3006" w:type="dxa"/>
          </w:tcPr>
          <w:p w14:paraId="47D67D0E" w14:textId="77777777" w:rsidR="00695803" w:rsidRPr="00695803" w:rsidRDefault="00695803" w:rsidP="00C70FC3">
            <w:pPr>
              <w:spacing w:before="40" w:after="40"/>
              <w:rPr>
                <w:rFonts w:ascii="Arial" w:hAnsi="Arial" w:cs="Arial"/>
              </w:rPr>
            </w:pPr>
            <w:r w:rsidRPr="00695803">
              <w:rPr>
                <w:rFonts w:ascii="Arial" w:hAnsi="Arial" w:cs="Arial"/>
              </w:rPr>
              <w:t xml:space="preserve">Reporte disponible en &lt;400 ms con caché </w:t>
            </w:r>
            <w:proofErr w:type="spellStart"/>
            <w:r w:rsidRPr="00695803">
              <w:rPr>
                <w:rFonts w:ascii="Arial" w:hAnsi="Arial" w:cs="Arial"/>
              </w:rPr>
              <w:t>Caffeine</w:t>
            </w:r>
            <w:proofErr w:type="spellEnd"/>
            <w:r w:rsidRPr="00695803">
              <w:rPr>
                <w:rFonts w:ascii="Arial" w:hAnsi="Arial" w:cs="Arial"/>
              </w:rPr>
              <w:t xml:space="preserve"> activo; sin caché: &lt;2 s</w:t>
            </w:r>
          </w:p>
        </w:tc>
      </w:tr>
      <w:tr w:rsidR="00695803" w:rsidRPr="00695803" w14:paraId="5A08A27C" w14:textId="77777777" w:rsidTr="00695803">
        <w:tc>
          <w:tcPr>
            <w:tcW w:w="3005" w:type="dxa"/>
          </w:tcPr>
          <w:p w14:paraId="2E019056" w14:textId="77777777" w:rsidR="00695803" w:rsidRPr="00695803" w:rsidRDefault="00695803" w:rsidP="00C70FC3">
            <w:pPr>
              <w:spacing w:before="40" w:after="40"/>
              <w:rPr>
                <w:rFonts w:ascii="Arial" w:hAnsi="Arial" w:cs="Arial"/>
              </w:rPr>
            </w:pPr>
            <w:r w:rsidRPr="00695803">
              <w:rPr>
                <w:rFonts w:ascii="Arial" w:hAnsi="Arial" w:cs="Arial"/>
              </w:rPr>
              <w:t>Control de vehículos y documentos</w:t>
            </w:r>
          </w:p>
        </w:tc>
        <w:tc>
          <w:tcPr>
            <w:tcW w:w="3005" w:type="dxa"/>
          </w:tcPr>
          <w:p w14:paraId="0D0B0DAF" w14:textId="77777777" w:rsidR="00695803" w:rsidRPr="00695803" w:rsidRDefault="00695803" w:rsidP="00C70FC3">
            <w:pPr>
              <w:spacing w:before="40" w:after="40"/>
              <w:rPr>
                <w:rFonts w:ascii="Arial" w:hAnsi="Arial" w:cs="Arial"/>
              </w:rPr>
            </w:pPr>
            <w:r w:rsidRPr="00695803">
              <w:rPr>
                <w:rFonts w:ascii="Arial" w:hAnsi="Arial" w:cs="Arial"/>
              </w:rPr>
              <w:t xml:space="preserve">MS-Vehículos con alertas SOAT/RTV y </w:t>
            </w:r>
            <w:proofErr w:type="spellStart"/>
            <w:r w:rsidRPr="00695803">
              <w:rPr>
                <w:rFonts w:ascii="Arial" w:hAnsi="Arial" w:cs="Arial"/>
              </w:rPr>
              <w:t>sync</w:t>
            </w:r>
            <w:proofErr w:type="spellEnd"/>
            <w:r w:rsidRPr="00695803">
              <w:rPr>
                <w:rFonts w:ascii="Arial" w:hAnsi="Arial" w:cs="Arial"/>
              </w:rPr>
              <w:t xml:space="preserve"> de odómetro desde asignaciones</w:t>
            </w:r>
          </w:p>
        </w:tc>
        <w:tc>
          <w:tcPr>
            <w:tcW w:w="3006" w:type="dxa"/>
          </w:tcPr>
          <w:p w14:paraId="7C18AF43" w14:textId="77777777" w:rsidR="00695803" w:rsidRPr="00695803" w:rsidRDefault="00695803" w:rsidP="00C70FC3">
            <w:pPr>
              <w:spacing w:before="40" w:after="40"/>
              <w:rPr>
                <w:rFonts w:ascii="Arial" w:hAnsi="Arial" w:cs="Arial"/>
              </w:rPr>
            </w:pPr>
            <w:r w:rsidRPr="00695803">
              <w:rPr>
                <w:rFonts w:ascii="Arial" w:hAnsi="Arial" w:cs="Arial"/>
              </w:rPr>
              <w:t>Alerta automática 30 días antes del vencimiento; odómetro sincronizado tras cada clase</w:t>
            </w:r>
          </w:p>
        </w:tc>
      </w:tr>
    </w:tbl>
    <w:p w14:paraId="70BCF665" w14:textId="77777777" w:rsidR="00695803" w:rsidRDefault="00695803" w:rsidP="00695803">
      <w:pPr>
        <w:spacing w:line="480" w:lineRule="auto"/>
        <w:jc w:val="both"/>
        <w:rPr>
          <w:rFonts w:ascii="Arial" w:hAnsi="Arial" w:cs="Arial"/>
        </w:rPr>
      </w:pPr>
    </w:p>
    <w:p w14:paraId="15992F3F" w14:textId="4C83CD98" w:rsidR="00695803" w:rsidRPr="00695803" w:rsidRDefault="00695803" w:rsidP="00695803">
      <w:pPr>
        <w:spacing w:line="480" w:lineRule="auto"/>
        <w:jc w:val="both"/>
        <w:rPr>
          <w:b/>
          <w:bCs/>
          <w:i/>
          <w:iCs/>
          <w:color w:val="CC0000"/>
          <w:sz w:val="28"/>
          <w:szCs w:val="28"/>
          <w:u w:val="single"/>
        </w:rPr>
      </w:pPr>
      <w:r w:rsidRPr="00695803">
        <w:rPr>
          <w:b/>
          <w:bCs/>
          <w:i/>
          <w:iCs/>
          <w:color w:val="000000"/>
          <w:sz w:val="28"/>
          <w:szCs w:val="28"/>
          <w:u w:val="single"/>
        </w:rPr>
        <w:t>Vista del módulo de reportes con gráficas de ingresos y exportación PDF/Excel</w:t>
      </w:r>
    </w:p>
    <w:p w14:paraId="40608E17" w14:textId="2AAE6F1E" w:rsidR="00695803" w:rsidRPr="00695803" w:rsidRDefault="00695803" w:rsidP="00695803">
      <w:pPr>
        <w:spacing w:line="480" w:lineRule="auto"/>
        <w:jc w:val="both"/>
        <w:rPr>
          <w:b/>
          <w:bCs/>
          <w:i/>
          <w:iCs/>
          <w:color w:val="CC0000"/>
          <w:sz w:val="28"/>
          <w:szCs w:val="28"/>
          <w:u w:val="single"/>
        </w:rPr>
      </w:pPr>
      <w:r w:rsidRPr="00695803">
        <w:rPr>
          <w:b/>
          <w:bCs/>
          <w:i/>
          <w:iCs/>
          <w:color w:val="000000"/>
          <w:sz w:val="28"/>
          <w:szCs w:val="28"/>
          <w:u w:val="single"/>
        </w:rPr>
        <w:t xml:space="preserve">Vista del módulo de notificaciones con el </w:t>
      </w:r>
      <w:proofErr w:type="spellStart"/>
      <w:r w:rsidRPr="00695803">
        <w:rPr>
          <w:b/>
          <w:bCs/>
          <w:i/>
          <w:iCs/>
          <w:color w:val="000000"/>
          <w:sz w:val="28"/>
          <w:szCs w:val="28"/>
          <w:u w:val="single"/>
        </w:rPr>
        <w:t>dropdown</w:t>
      </w:r>
      <w:proofErr w:type="spellEnd"/>
      <w:r w:rsidRPr="00695803">
        <w:rPr>
          <w:b/>
          <w:bCs/>
          <w:i/>
          <w:iCs/>
          <w:color w:val="000000"/>
          <w:sz w:val="28"/>
          <w:szCs w:val="28"/>
          <w:u w:val="single"/>
        </w:rPr>
        <w:t xml:space="preserve"> </w:t>
      </w:r>
      <w:proofErr w:type="spellStart"/>
      <w:r w:rsidRPr="00695803">
        <w:rPr>
          <w:b/>
          <w:bCs/>
          <w:i/>
          <w:iCs/>
          <w:color w:val="000000"/>
          <w:sz w:val="28"/>
          <w:szCs w:val="28"/>
          <w:u w:val="single"/>
        </w:rPr>
        <w:t>in-</w:t>
      </w:r>
      <w:proofErr w:type="gramStart"/>
      <w:r w:rsidRPr="00695803">
        <w:rPr>
          <w:b/>
          <w:bCs/>
          <w:i/>
          <w:iCs/>
          <w:color w:val="000000"/>
          <w:sz w:val="28"/>
          <w:szCs w:val="28"/>
          <w:u w:val="single"/>
        </w:rPr>
        <w:t>app</w:t>
      </w:r>
      <w:proofErr w:type="spellEnd"/>
      <w:proofErr w:type="gramEnd"/>
      <w:r w:rsidRPr="00695803">
        <w:rPr>
          <w:b/>
          <w:bCs/>
          <w:i/>
          <w:iCs/>
          <w:color w:val="000000"/>
          <w:sz w:val="28"/>
          <w:szCs w:val="28"/>
          <w:u w:val="single"/>
        </w:rPr>
        <w:t xml:space="preserve"> y log de envíos</w:t>
      </w:r>
    </w:p>
    <w:p w14:paraId="761E7CF7" w14:textId="4FB7C724" w:rsidR="006629D5" w:rsidRPr="00E245B7" w:rsidRDefault="003F5D68" w:rsidP="000B258D">
      <w:pPr>
        <w:pStyle w:val="Ttulo2"/>
        <w:numPr>
          <w:ilvl w:val="1"/>
          <w:numId w:val="1"/>
        </w:numPr>
        <w:spacing w:line="480" w:lineRule="auto"/>
        <w:jc w:val="both"/>
        <w:rPr>
          <w:rFonts w:cs="Arial"/>
          <w:b w:val="0"/>
          <w:bCs/>
          <w:color w:val="auto"/>
          <w:szCs w:val="22"/>
          <w:lang w:eastAsia="en-US"/>
        </w:rPr>
      </w:pPr>
      <w:bookmarkStart w:id="56" w:name="_Toc227521394"/>
      <w:r w:rsidRPr="00E245B7">
        <w:rPr>
          <w:rFonts w:cs="Arial"/>
          <w:bCs/>
          <w:color w:val="000000"/>
          <w:szCs w:val="22"/>
          <w:lang w:eastAsia="en-US"/>
        </w:rPr>
        <w:t>Implicaciones éticas</w:t>
      </w:r>
      <w:bookmarkEnd w:id="56"/>
    </w:p>
    <w:p w14:paraId="2C2C56DE" w14:textId="1597CDBF" w:rsidR="006629D5" w:rsidRDefault="00B74915" w:rsidP="006B437D">
      <w:pPr>
        <w:spacing w:line="480" w:lineRule="auto"/>
        <w:jc w:val="both"/>
        <w:rPr>
          <w:rFonts w:ascii="Arial" w:hAnsi="Arial" w:cs="Arial"/>
          <w:iCs/>
        </w:rPr>
      </w:pPr>
      <w:r w:rsidRPr="00B74915">
        <w:rPr>
          <w:rFonts w:ascii="Arial" w:hAnsi="Arial" w:cs="Arial"/>
          <w:iCs/>
        </w:rPr>
        <w:t xml:space="preserve">El desarrollo de un sistema de gestión administrativa y financiera para escuelas de conducción implica el tratamiento de datos personales sensibles, la automatización de decisiones operativas y el despliegue de software en un sector que incide directamente en la seguridad vial. A </w:t>
      </w:r>
      <w:proofErr w:type="gramStart"/>
      <w:r w:rsidRPr="00B74915">
        <w:rPr>
          <w:rFonts w:ascii="Arial" w:hAnsi="Arial" w:cs="Arial"/>
          <w:iCs/>
        </w:rPr>
        <w:t>continuación</w:t>
      </w:r>
      <w:proofErr w:type="gramEnd"/>
      <w:r w:rsidRPr="00B74915">
        <w:rPr>
          <w:rFonts w:ascii="Arial" w:hAnsi="Arial" w:cs="Arial"/>
          <w:iCs/>
        </w:rPr>
        <w:t xml:space="preserve"> se presentan los principales temas éticos considerados durante el diseño, el desarrollo y la operación del proyecto.</w:t>
      </w:r>
    </w:p>
    <w:p w14:paraId="6C25B0B9" w14:textId="6C677753" w:rsidR="00B74915" w:rsidRPr="00B74915" w:rsidRDefault="00B74915" w:rsidP="006B437D">
      <w:pPr>
        <w:spacing w:line="480" w:lineRule="auto"/>
        <w:jc w:val="both"/>
        <w:rPr>
          <w:rFonts w:ascii="Arial" w:hAnsi="Arial" w:cs="Arial"/>
          <w:b/>
          <w:bCs/>
          <w:iCs/>
        </w:rPr>
      </w:pPr>
      <w:r w:rsidRPr="00B74915">
        <w:rPr>
          <w:rFonts w:ascii="Arial" w:hAnsi="Arial" w:cs="Arial"/>
          <w:b/>
          <w:bCs/>
          <w:iCs/>
        </w:rPr>
        <w:t>Privacidad y protección de datos personales</w:t>
      </w:r>
    </w:p>
    <w:p w14:paraId="033EAD65" w14:textId="5B1EC137" w:rsidR="00B74915" w:rsidRDefault="00B74915" w:rsidP="006B437D">
      <w:pPr>
        <w:spacing w:line="480" w:lineRule="auto"/>
        <w:jc w:val="both"/>
        <w:rPr>
          <w:rFonts w:ascii="Arial" w:hAnsi="Arial" w:cs="Arial"/>
          <w:iCs/>
        </w:rPr>
      </w:pPr>
      <w:r w:rsidRPr="00B74915">
        <w:rPr>
          <w:rFonts w:ascii="Arial" w:hAnsi="Arial" w:cs="Arial"/>
          <w:iCs/>
        </w:rPr>
        <w:t>El sistema almacena y procesa información personal de estudiantes, instructores y personal administrativo, incluyendo cédulas de identidad, datos de contacto, documentos habilitantes, historial de pagos y registros de asistencia. En el contexto ecuatoriano, este tratamiento está regulado por la Ley Orgánica de Protección de Datos Personales (LOPDP) vigente desde 2021.</w:t>
      </w:r>
    </w:p>
    <w:p w14:paraId="03DA8C99" w14:textId="2A4055B8" w:rsidR="00B74915" w:rsidRDefault="00B74915" w:rsidP="006B437D">
      <w:pPr>
        <w:spacing w:line="480" w:lineRule="auto"/>
        <w:jc w:val="both"/>
        <w:rPr>
          <w:rFonts w:ascii="Arial" w:hAnsi="Arial" w:cs="Arial"/>
          <w:iCs/>
        </w:rPr>
      </w:pPr>
      <w:r w:rsidRPr="00B74915">
        <w:rPr>
          <w:rFonts w:ascii="Arial" w:hAnsi="Arial" w:cs="Arial"/>
          <w:iCs/>
        </w:rPr>
        <w:t>Las medidas implementadas para mitigar los riesgos de privacidad son las siguientes:</w:t>
      </w:r>
    </w:p>
    <w:tbl>
      <w:tblPr>
        <w:tblStyle w:val="Tablaconcuadrcula"/>
        <w:tblW w:w="0" w:type="auto"/>
        <w:tblLook w:val="04A0" w:firstRow="1" w:lastRow="0" w:firstColumn="1" w:lastColumn="0" w:noHBand="0" w:noVBand="1"/>
      </w:tblPr>
      <w:tblGrid>
        <w:gridCol w:w="4508"/>
        <w:gridCol w:w="4508"/>
      </w:tblGrid>
      <w:tr w:rsidR="00B74915" w:rsidRPr="00B74915" w14:paraId="38EEF6C4" w14:textId="77777777" w:rsidTr="00B74915">
        <w:tc>
          <w:tcPr>
            <w:tcW w:w="4508" w:type="dxa"/>
          </w:tcPr>
          <w:p w14:paraId="5FB3C27C" w14:textId="77777777" w:rsidR="00B74915" w:rsidRPr="00B74915" w:rsidRDefault="00B74915" w:rsidP="00C70FC3">
            <w:pPr>
              <w:spacing w:before="40" w:after="40"/>
              <w:jc w:val="center"/>
              <w:rPr>
                <w:rFonts w:ascii="Arial" w:hAnsi="Arial" w:cs="Arial"/>
                <w:iCs/>
              </w:rPr>
            </w:pPr>
            <w:r w:rsidRPr="00B74915">
              <w:rPr>
                <w:rFonts w:ascii="Arial" w:hAnsi="Arial" w:cs="Arial"/>
                <w:iCs/>
              </w:rPr>
              <w:lastRenderedPageBreak/>
              <w:t>Riesgo ético</w:t>
            </w:r>
          </w:p>
        </w:tc>
        <w:tc>
          <w:tcPr>
            <w:tcW w:w="4508" w:type="dxa"/>
          </w:tcPr>
          <w:p w14:paraId="0E38ED29"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722DB90D" w14:textId="77777777" w:rsidTr="00B74915">
        <w:tc>
          <w:tcPr>
            <w:tcW w:w="4508" w:type="dxa"/>
          </w:tcPr>
          <w:p w14:paraId="427D91DF"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a datos de estudiantes</w:t>
            </w:r>
          </w:p>
        </w:tc>
        <w:tc>
          <w:tcPr>
            <w:tcW w:w="4508" w:type="dxa"/>
          </w:tcPr>
          <w:p w14:paraId="6651FB97" w14:textId="77777777" w:rsidR="00B74915" w:rsidRPr="00B74915" w:rsidRDefault="00B74915" w:rsidP="00C70FC3">
            <w:pPr>
              <w:spacing w:before="40" w:after="40"/>
              <w:rPr>
                <w:rFonts w:ascii="Arial" w:hAnsi="Arial" w:cs="Arial"/>
                <w:iCs/>
              </w:rPr>
            </w:pPr>
            <w:r w:rsidRPr="00B74915">
              <w:rPr>
                <w:rFonts w:ascii="Arial" w:hAnsi="Arial" w:cs="Arial"/>
                <w:iCs/>
              </w:rPr>
              <w:t>Control de acceso basado en roles (ADMIN, STAFF, INSTRUCTOR, ESTUDIANTE); cada rol accede únicamente a los recursos que le corresponden mediante Spring Security y anotaciones @PreAuthorize</w:t>
            </w:r>
          </w:p>
        </w:tc>
      </w:tr>
      <w:tr w:rsidR="00B74915" w:rsidRPr="00B74915" w14:paraId="1779B584" w14:textId="77777777" w:rsidTr="00B74915">
        <w:tc>
          <w:tcPr>
            <w:tcW w:w="4508" w:type="dxa"/>
          </w:tcPr>
          <w:p w14:paraId="5F2128D3" w14:textId="77777777" w:rsidR="00B74915" w:rsidRPr="00B74915" w:rsidRDefault="00B74915" w:rsidP="00C70FC3">
            <w:pPr>
              <w:spacing w:before="40" w:after="40"/>
              <w:rPr>
                <w:rFonts w:ascii="Arial" w:hAnsi="Arial" w:cs="Arial"/>
                <w:iCs/>
              </w:rPr>
            </w:pPr>
            <w:r w:rsidRPr="00B74915">
              <w:rPr>
                <w:rFonts w:ascii="Arial" w:hAnsi="Arial" w:cs="Arial"/>
                <w:iCs/>
              </w:rPr>
              <w:t>Exposición de contraseñas</w:t>
            </w:r>
          </w:p>
        </w:tc>
        <w:tc>
          <w:tcPr>
            <w:tcW w:w="4508" w:type="dxa"/>
          </w:tcPr>
          <w:p w14:paraId="1627FF4C" w14:textId="77777777" w:rsidR="00B74915" w:rsidRPr="00B74915" w:rsidRDefault="00B74915" w:rsidP="00C70FC3">
            <w:pPr>
              <w:spacing w:before="40" w:after="40"/>
              <w:rPr>
                <w:rFonts w:ascii="Arial" w:hAnsi="Arial" w:cs="Arial"/>
                <w:iCs/>
              </w:rPr>
            </w:pPr>
            <w:r w:rsidRPr="00B74915">
              <w:rPr>
                <w:rFonts w:ascii="Arial" w:hAnsi="Arial" w:cs="Arial"/>
                <w:iCs/>
              </w:rPr>
              <w:t xml:space="preserve">Almacenamiento exclusivo de hash </w:t>
            </w:r>
            <w:proofErr w:type="spellStart"/>
            <w:r w:rsidRPr="00B74915">
              <w:rPr>
                <w:rFonts w:ascii="Arial" w:hAnsi="Arial" w:cs="Arial"/>
                <w:iCs/>
              </w:rPr>
              <w:t>BCrypt</w:t>
            </w:r>
            <w:proofErr w:type="spellEnd"/>
            <w:r w:rsidRPr="00B74915">
              <w:rPr>
                <w:rFonts w:ascii="Arial" w:hAnsi="Arial" w:cs="Arial"/>
                <w:iCs/>
              </w:rPr>
              <w:t xml:space="preserve"> (costo mínimo V6); contraseñas nunca almacenadas en texto plano ni registradas en logs</w:t>
            </w:r>
          </w:p>
        </w:tc>
      </w:tr>
      <w:tr w:rsidR="00B74915" w:rsidRPr="00B74915" w14:paraId="03E1F1AA" w14:textId="77777777" w:rsidTr="00B74915">
        <w:tc>
          <w:tcPr>
            <w:tcW w:w="4508" w:type="dxa"/>
          </w:tcPr>
          <w:p w14:paraId="3335578E" w14:textId="77777777" w:rsidR="00B74915" w:rsidRPr="00B74915" w:rsidRDefault="00B74915" w:rsidP="00C70FC3">
            <w:pPr>
              <w:spacing w:before="40" w:after="40"/>
              <w:rPr>
                <w:rFonts w:ascii="Arial" w:hAnsi="Arial" w:cs="Arial"/>
                <w:iCs/>
              </w:rPr>
            </w:pPr>
            <w:r w:rsidRPr="00B74915">
              <w:rPr>
                <w:rFonts w:ascii="Arial" w:hAnsi="Arial" w:cs="Arial"/>
                <w:iCs/>
              </w:rPr>
              <w:t>Transmisión insegura de datos</w:t>
            </w:r>
          </w:p>
        </w:tc>
        <w:tc>
          <w:tcPr>
            <w:tcW w:w="4508" w:type="dxa"/>
          </w:tcPr>
          <w:p w14:paraId="206CAAD2" w14:textId="77777777" w:rsidR="00B74915" w:rsidRPr="00B74915" w:rsidRDefault="00B74915" w:rsidP="00C70FC3">
            <w:pPr>
              <w:spacing w:before="40" w:after="40"/>
              <w:rPr>
                <w:rFonts w:ascii="Arial" w:hAnsi="Arial" w:cs="Arial"/>
                <w:iCs/>
              </w:rPr>
            </w:pPr>
            <w:r w:rsidRPr="00B74915">
              <w:rPr>
                <w:rFonts w:ascii="Arial" w:hAnsi="Arial" w:cs="Arial"/>
                <w:iCs/>
              </w:rPr>
              <w:t xml:space="preserve">HTTPS/TLS 1.2+ obligatorio en producción; cookies </w:t>
            </w:r>
            <w:proofErr w:type="spellStart"/>
            <w:r w:rsidRPr="00B74915">
              <w:rPr>
                <w:rFonts w:ascii="Arial" w:hAnsi="Arial" w:cs="Arial"/>
                <w:iCs/>
              </w:rPr>
              <w:t>HttpOnly</w:t>
            </w:r>
            <w:proofErr w:type="spellEnd"/>
            <w:r w:rsidRPr="00B74915">
              <w:rPr>
                <w:rFonts w:ascii="Arial" w:hAnsi="Arial" w:cs="Arial"/>
                <w:iCs/>
              </w:rPr>
              <w:t xml:space="preserve"> para tokens JWT; CORS configurado únicamente para orígenes autorizados</w:t>
            </w:r>
          </w:p>
        </w:tc>
      </w:tr>
      <w:tr w:rsidR="00B74915" w:rsidRPr="00B74915" w14:paraId="3F644AF9" w14:textId="77777777" w:rsidTr="00B74915">
        <w:tc>
          <w:tcPr>
            <w:tcW w:w="4508" w:type="dxa"/>
          </w:tcPr>
          <w:p w14:paraId="0E00C327" w14:textId="77777777" w:rsidR="00B74915" w:rsidRPr="00B74915" w:rsidRDefault="00B74915" w:rsidP="00C70FC3">
            <w:pPr>
              <w:spacing w:before="40" w:after="40"/>
              <w:rPr>
                <w:rFonts w:ascii="Arial" w:hAnsi="Arial" w:cs="Arial"/>
                <w:iCs/>
              </w:rPr>
            </w:pPr>
            <w:r w:rsidRPr="00B74915">
              <w:rPr>
                <w:rFonts w:ascii="Arial" w:hAnsi="Arial" w:cs="Arial"/>
                <w:iCs/>
              </w:rPr>
              <w:t>Retención indefinida de datos</w:t>
            </w:r>
          </w:p>
        </w:tc>
        <w:tc>
          <w:tcPr>
            <w:tcW w:w="4508" w:type="dxa"/>
          </w:tcPr>
          <w:p w14:paraId="4E4B7214"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en todas las entidades (campo </w:t>
            </w:r>
            <w:proofErr w:type="spellStart"/>
            <w:r w:rsidRPr="00B74915">
              <w:rPr>
                <w:rFonts w:ascii="Arial" w:hAnsi="Arial" w:cs="Arial"/>
                <w:iCs/>
              </w:rPr>
              <w:t>deleted_at</w:t>
            </w:r>
            <w:proofErr w:type="spellEnd"/>
            <w:r w:rsidRPr="00B74915">
              <w:rPr>
                <w:rFonts w:ascii="Arial" w:hAnsi="Arial" w:cs="Arial"/>
                <w:iCs/>
              </w:rPr>
              <w:t xml:space="preserve">); los datos eliminados dejan de ser accesibles por la </w:t>
            </w:r>
            <w:proofErr w:type="gramStart"/>
            <w:r w:rsidRPr="00B74915">
              <w:rPr>
                <w:rFonts w:ascii="Arial" w:hAnsi="Arial" w:cs="Arial"/>
                <w:iCs/>
              </w:rPr>
              <w:t>API</w:t>
            </w:r>
            <w:proofErr w:type="gramEnd"/>
            <w:r w:rsidRPr="00B74915">
              <w:rPr>
                <w:rFonts w:ascii="Arial" w:hAnsi="Arial" w:cs="Arial"/>
                <w:iCs/>
              </w:rPr>
              <w:t xml:space="preserve"> pero se conservan para auditoría; política de retención de 5 años documentada en el </w:t>
            </w:r>
            <w:proofErr w:type="spellStart"/>
            <w:r w:rsidRPr="00B74915">
              <w:rPr>
                <w:rFonts w:ascii="Arial" w:hAnsi="Arial" w:cs="Arial"/>
                <w:iCs/>
              </w:rPr>
              <w:t>runbook</w:t>
            </w:r>
            <w:proofErr w:type="spellEnd"/>
          </w:p>
        </w:tc>
      </w:tr>
      <w:tr w:rsidR="00B74915" w:rsidRPr="00B74915" w14:paraId="551D886B" w14:textId="77777777" w:rsidTr="00B74915">
        <w:tc>
          <w:tcPr>
            <w:tcW w:w="4508" w:type="dxa"/>
          </w:tcPr>
          <w:p w14:paraId="059D06E8" w14:textId="77777777" w:rsidR="00B74915" w:rsidRPr="00B74915" w:rsidRDefault="00B74915" w:rsidP="00C70FC3">
            <w:pPr>
              <w:spacing w:before="40" w:after="40"/>
              <w:rPr>
                <w:rFonts w:ascii="Arial" w:hAnsi="Arial" w:cs="Arial"/>
                <w:iCs/>
              </w:rPr>
            </w:pPr>
            <w:r w:rsidRPr="00B74915">
              <w:rPr>
                <w:rFonts w:ascii="Arial" w:hAnsi="Arial" w:cs="Arial"/>
                <w:iCs/>
              </w:rPr>
              <w:t>Acceso indebido a información financiera</w:t>
            </w:r>
          </w:p>
        </w:tc>
        <w:tc>
          <w:tcPr>
            <w:tcW w:w="4508" w:type="dxa"/>
          </w:tcPr>
          <w:p w14:paraId="741E9A97" w14:textId="77777777" w:rsidR="00B74915" w:rsidRPr="00B74915" w:rsidRDefault="00B74915" w:rsidP="00C70FC3">
            <w:pPr>
              <w:spacing w:before="40" w:after="40"/>
              <w:rPr>
                <w:rFonts w:ascii="Arial" w:hAnsi="Arial" w:cs="Arial"/>
                <w:iCs/>
              </w:rPr>
            </w:pPr>
            <w:r w:rsidRPr="00B74915">
              <w:rPr>
                <w:rFonts w:ascii="Arial" w:hAnsi="Arial" w:cs="Arial"/>
                <w:iCs/>
              </w:rPr>
              <w:t xml:space="preserve">Los reportes financieros y estados de cuenta están restringidos al rol ADMIN; STAFF puede consultar balances </w:t>
            </w:r>
            <w:proofErr w:type="gramStart"/>
            <w:r w:rsidRPr="00B74915">
              <w:rPr>
                <w:rFonts w:ascii="Arial" w:hAnsi="Arial" w:cs="Arial"/>
                <w:iCs/>
              </w:rPr>
              <w:t>individuales</w:t>
            </w:r>
            <w:proofErr w:type="gramEnd"/>
            <w:r w:rsidRPr="00B74915">
              <w:rPr>
                <w:rFonts w:ascii="Arial" w:hAnsi="Arial" w:cs="Arial"/>
                <w:iCs/>
              </w:rPr>
              <w:t xml:space="preserve"> pero no reportes agregados</w:t>
            </w:r>
          </w:p>
        </w:tc>
      </w:tr>
      <w:tr w:rsidR="00B74915" w:rsidRPr="00B74915" w14:paraId="1DF3BFFE" w14:textId="77777777" w:rsidTr="00B74915">
        <w:tc>
          <w:tcPr>
            <w:tcW w:w="4508" w:type="dxa"/>
          </w:tcPr>
          <w:p w14:paraId="69074A8F" w14:textId="77777777" w:rsidR="00B74915" w:rsidRPr="00B74915" w:rsidRDefault="00B74915" w:rsidP="00C70FC3">
            <w:pPr>
              <w:spacing w:before="40" w:after="40"/>
              <w:rPr>
                <w:rFonts w:ascii="Arial" w:hAnsi="Arial" w:cs="Arial"/>
                <w:iCs/>
              </w:rPr>
            </w:pPr>
            <w:r w:rsidRPr="00B74915">
              <w:rPr>
                <w:rFonts w:ascii="Arial" w:hAnsi="Arial" w:cs="Arial"/>
                <w:iCs/>
              </w:rPr>
              <w:t>Uso de datos de producción en pruebas</w:t>
            </w:r>
          </w:p>
        </w:tc>
        <w:tc>
          <w:tcPr>
            <w:tcW w:w="4508" w:type="dxa"/>
          </w:tcPr>
          <w:p w14:paraId="57C43A0C" w14:textId="77777777" w:rsidR="00B74915" w:rsidRPr="00B74915" w:rsidRDefault="00B74915" w:rsidP="00C70FC3">
            <w:pPr>
              <w:spacing w:before="40" w:after="40"/>
              <w:rPr>
                <w:rFonts w:ascii="Arial" w:hAnsi="Arial" w:cs="Arial"/>
                <w:iCs/>
              </w:rPr>
            </w:pPr>
            <w:r w:rsidRPr="00B74915">
              <w:rPr>
                <w:rFonts w:ascii="Arial" w:hAnsi="Arial" w:cs="Arial"/>
                <w:iCs/>
              </w:rPr>
              <w:t xml:space="preserve">Prohibido explícitamente; todas las pruebas utilizan datos sintéticos generados por </w:t>
            </w:r>
            <w:proofErr w:type="spellStart"/>
            <w:r w:rsidRPr="00B74915">
              <w:rPr>
                <w:rFonts w:ascii="Arial" w:hAnsi="Arial" w:cs="Arial"/>
                <w:iCs/>
              </w:rPr>
              <w:t>builders</w:t>
            </w:r>
            <w:proofErr w:type="spellEnd"/>
            <w:r w:rsidRPr="00B74915">
              <w:rPr>
                <w:rFonts w:ascii="Arial" w:hAnsi="Arial" w:cs="Arial"/>
                <w:iCs/>
              </w:rPr>
              <w:t xml:space="preserve"> de entidades con Lombok; el ambiente CI usa datos </w:t>
            </w:r>
            <w:proofErr w:type="spellStart"/>
            <w:r w:rsidRPr="00B74915">
              <w:rPr>
                <w:rFonts w:ascii="Arial" w:hAnsi="Arial" w:cs="Arial"/>
                <w:iCs/>
              </w:rPr>
              <w:t>seed</w:t>
            </w:r>
            <w:proofErr w:type="spellEnd"/>
            <w:r w:rsidRPr="00B74915">
              <w:rPr>
                <w:rFonts w:ascii="Arial" w:hAnsi="Arial" w:cs="Arial"/>
                <w:iCs/>
              </w:rPr>
              <w:t xml:space="preserve"> ficticios</w:t>
            </w:r>
          </w:p>
        </w:tc>
      </w:tr>
    </w:tbl>
    <w:p w14:paraId="56AF27F7" w14:textId="77777777" w:rsidR="00B74915" w:rsidRDefault="00B74915" w:rsidP="006B437D">
      <w:pPr>
        <w:spacing w:line="480" w:lineRule="auto"/>
        <w:jc w:val="both"/>
        <w:rPr>
          <w:rFonts w:ascii="Arial" w:hAnsi="Arial" w:cs="Arial"/>
          <w:iCs/>
        </w:rPr>
      </w:pPr>
    </w:p>
    <w:p w14:paraId="62067306" w14:textId="7876C740" w:rsidR="00B74915" w:rsidRPr="00B74915" w:rsidRDefault="00B74915" w:rsidP="006B437D">
      <w:pPr>
        <w:spacing w:line="480" w:lineRule="auto"/>
        <w:jc w:val="both"/>
        <w:rPr>
          <w:rFonts w:ascii="Arial" w:hAnsi="Arial" w:cs="Arial"/>
          <w:b/>
          <w:bCs/>
          <w:iCs/>
        </w:rPr>
      </w:pPr>
      <w:r w:rsidRPr="00B74915">
        <w:rPr>
          <w:rFonts w:ascii="Arial" w:hAnsi="Arial" w:cs="Arial"/>
          <w:b/>
          <w:bCs/>
          <w:iCs/>
        </w:rPr>
        <w:t>Seguridad de la información y responsabilidad operativa</w:t>
      </w:r>
    </w:p>
    <w:p w14:paraId="6CD357F0" w14:textId="730A5294" w:rsidR="000F5AB1" w:rsidRDefault="00B74915" w:rsidP="006B437D">
      <w:pPr>
        <w:spacing w:line="480" w:lineRule="auto"/>
        <w:jc w:val="both"/>
        <w:rPr>
          <w:rFonts w:ascii="Arial" w:hAnsi="Arial" w:cs="Arial"/>
          <w:iCs/>
        </w:rPr>
      </w:pPr>
      <w:r w:rsidRPr="00B74915">
        <w:rPr>
          <w:rFonts w:ascii="Arial" w:hAnsi="Arial" w:cs="Arial"/>
          <w:iCs/>
        </w:rPr>
        <w:t>El sistema gestiona información financiera (facturas, pagos, estados de deuda) y documentos legales (contratos, matrículas). Un fallo de seguridad o una pérdida de datos podría tener consecuencias legales y económicas directas para la escuela de conducción y sus estudiantes.</w:t>
      </w:r>
    </w:p>
    <w:tbl>
      <w:tblPr>
        <w:tblStyle w:val="Tablaconcuadrcula"/>
        <w:tblW w:w="0" w:type="auto"/>
        <w:tblLook w:val="04A0" w:firstRow="1" w:lastRow="0" w:firstColumn="1" w:lastColumn="0" w:noHBand="0" w:noVBand="1"/>
      </w:tblPr>
      <w:tblGrid>
        <w:gridCol w:w="4508"/>
        <w:gridCol w:w="4508"/>
      </w:tblGrid>
      <w:tr w:rsidR="00B74915" w:rsidRPr="00B74915" w14:paraId="22BFA1A3" w14:textId="77777777" w:rsidTr="00B74915">
        <w:tc>
          <w:tcPr>
            <w:tcW w:w="4508" w:type="dxa"/>
          </w:tcPr>
          <w:p w14:paraId="6D9CD7B3" w14:textId="77777777" w:rsidR="00B74915" w:rsidRPr="00B74915" w:rsidRDefault="00B74915" w:rsidP="00C70FC3">
            <w:pPr>
              <w:spacing w:before="40" w:after="40"/>
              <w:jc w:val="center"/>
              <w:rPr>
                <w:rFonts w:ascii="Arial" w:hAnsi="Arial" w:cs="Arial"/>
                <w:iCs/>
              </w:rPr>
            </w:pPr>
            <w:r w:rsidRPr="00B74915">
              <w:rPr>
                <w:rFonts w:ascii="Arial" w:hAnsi="Arial" w:cs="Arial"/>
                <w:iCs/>
              </w:rPr>
              <w:t>Riesgo ético</w:t>
            </w:r>
          </w:p>
        </w:tc>
        <w:tc>
          <w:tcPr>
            <w:tcW w:w="4508" w:type="dxa"/>
          </w:tcPr>
          <w:p w14:paraId="350BDA3A" w14:textId="77777777" w:rsidR="00B74915" w:rsidRPr="00B74915" w:rsidRDefault="00B74915" w:rsidP="00C70FC3">
            <w:pPr>
              <w:spacing w:before="40" w:after="40"/>
              <w:jc w:val="center"/>
              <w:rPr>
                <w:rFonts w:ascii="Arial" w:hAnsi="Arial" w:cs="Arial"/>
                <w:iCs/>
              </w:rPr>
            </w:pPr>
            <w:r w:rsidRPr="00B74915">
              <w:rPr>
                <w:rFonts w:ascii="Arial" w:hAnsi="Arial" w:cs="Arial"/>
                <w:iCs/>
              </w:rPr>
              <w:t>Medida implementada</w:t>
            </w:r>
          </w:p>
        </w:tc>
      </w:tr>
      <w:tr w:rsidR="00B74915" w:rsidRPr="00B74915" w14:paraId="3F0AEA58" w14:textId="77777777" w:rsidTr="00B74915">
        <w:tc>
          <w:tcPr>
            <w:tcW w:w="4508" w:type="dxa"/>
          </w:tcPr>
          <w:p w14:paraId="2CA8B764" w14:textId="77777777" w:rsidR="00B74915" w:rsidRPr="00B74915" w:rsidRDefault="00B74915" w:rsidP="00C70FC3">
            <w:pPr>
              <w:spacing w:before="40" w:after="40"/>
              <w:rPr>
                <w:rFonts w:ascii="Arial" w:hAnsi="Arial" w:cs="Arial"/>
                <w:iCs/>
              </w:rPr>
            </w:pPr>
            <w:r w:rsidRPr="00B74915">
              <w:rPr>
                <w:rFonts w:ascii="Arial" w:hAnsi="Arial" w:cs="Arial"/>
                <w:iCs/>
              </w:rPr>
              <w:t>Pérdida de datos financieros</w:t>
            </w:r>
          </w:p>
        </w:tc>
        <w:tc>
          <w:tcPr>
            <w:tcW w:w="4508" w:type="dxa"/>
          </w:tcPr>
          <w:p w14:paraId="5F90549D" w14:textId="77777777" w:rsidR="00B74915" w:rsidRPr="00B74915" w:rsidRDefault="00B74915" w:rsidP="00C70FC3">
            <w:pPr>
              <w:spacing w:before="40" w:after="40"/>
              <w:rPr>
                <w:rFonts w:ascii="Arial" w:hAnsi="Arial" w:cs="Arial"/>
                <w:iCs/>
              </w:rPr>
            </w:pPr>
            <w:proofErr w:type="spellStart"/>
            <w:r w:rsidRPr="00B74915">
              <w:rPr>
                <w:rFonts w:ascii="Arial" w:hAnsi="Arial" w:cs="Arial"/>
                <w:iCs/>
              </w:rPr>
              <w:t>Backups</w:t>
            </w:r>
            <w:proofErr w:type="spellEnd"/>
            <w:r w:rsidRPr="00B74915">
              <w:rPr>
                <w:rFonts w:ascii="Arial" w:hAnsi="Arial" w:cs="Arial"/>
                <w:iCs/>
              </w:rPr>
              <w:t xml:space="preserve"> diarios automáticos configurados en producción con retención de 30 días; transacciones de pago nunca marcadas con </w:t>
            </w:r>
            <w:proofErr w:type="spellStart"/>
            <w:r w:rsidRPr="00B74915">
              <w:rPr>
                <w:rFonts w:ascii="Arial" w:hAnsi="Arial" w:cs="Arial"/>
                <w:iCs/>
              </w:rPr>
              <w:t>soft</w:t>
            </w:r>
            <w:proofErr w:type="spellEnd"/>
            <w:r w:rsidRPr="00B74915">
              <w:rPr>
                <w:rFonts w:ascii="Arial" w:hAnsi="Arial" w:cs="Arial"/>
                <w:iCs/>
              </w:rPr>
              <w:t xml:space="preserve"> </w:t>
            </w:r>
            <w:proofErr w:type="spellStart"/>
            <w:r w:rsidRPr="00B74915">
              <w:rPr>
                <w:rFonts w:ascii="Arial" w:hAnsi="Arial" w:cs="Arial"/>
                <w:iCs/>
              </w:rPr>
              <w:t>delete</w:t>
            </w:r>
            <w:proofErr w:type="spellEnd"/>
            <w:r w:rsidRPr="00B74915">
              <w:rPr>
                <w:rFonts w:ascii="Arial" w:hAnsi="Arial" w:cs="Arial"/>
                <w:iCs/>
              </w:rPr>
              <w:t xml:space="preserve"> (registros permanentes)</w:t>
            </w:r>
          </w:p>
        </w:tc>
      </w:tr>
      <w:tr w:rsidR="00B74915" w:rsidRPr="00B74915" w14:paraId="299592C7" w14:textId="77777777" w:rsidTr="00B74915">
        <w:tc>
          <w:tcPr>
            <w:tcW w:w="4508" w:type="dxa"/>
          </w:tcPr>
          <w:p w14:paraId="20CD0D9C" w14:textId="77777777" w:rsidR="00B74915" w:rsidRPr="00B74915" w:rsidRDefault="00B74915" w:rsidP="00C70FC3">
            <w:pPr>
              <w:spacing w:before="40" w:after="40"/>
              <w:rPr>
                <w:rFonts w:ascii="Arial" w:hAnsi="Arial" w:cs="Arial"/>
                <w:iCs/>
              </w:rPr>
            </w:pPr>
            <w:r w:rsidRPr="00B74915">
              <w:rPr>
                <w:rFonts w:ascii="Arial" w:hAnsi="Arial" w:cs="Arial"/>
                <w:iCs/>
              </w:rPr>
              <w:t>Inyección SQL o manipulación de datos</w:t>
            </w:r>
          </w:p>
        </w:tc>
        <w:tc>
          <w:tcPr>
            <w:tcW w:w="4508" w:type="dxa"/>
          </w:tcPr>
          <w:p w14:paraId="758FD2C4" w14:textId="77777777" w:rsidR="00B74915" w:rsidRPr="00B74915" w:rsidRDefault="00B74915" w:rsidP="00C70FC3">
            <w:pPr>
              <w:spacing w:before="40" w:after="40"/>
              <w:rPr>
                <w:rFonts w:ascii="Arial" w:hAnsi="Arial" w:cs="Arial"/>
                <w:iCs/>
              </w:rPr>
            </w:pPr>
            <w:r w:rsidRPr="00B74915">
              <w:rPr>
                <w:rFonts w:ascii="Arial" w:hAnsi="Arial" w:cs="Arial"/>
                <w:iCs/>
              </w:rPr>
              <w:t>Uso exclusivo de JPA/</w:t>
            </w:r>
            <w:proofErr w:type="spellStart"/>
            <w:r w:rsidRPr="00B74915">
              <w:rPr>
                <w:rFonts w:ascii="Arial" w:hAnsi="Arial" w:cs="Arial"/>
                <w:iCs/>
              </w:rPr>
              <w:t>Hibernate</w:t>
            </w:r>
            <w:proofErr w:type="spellEnd"/>
            <w:r w:rsidRPr="00B74915">
              <w:rPr>
                <w:rFonts w:ascii="Arial" w:hAnsi="Arial" w:cs="Arial"/>
                <w:iCs/>
              </w:rPr>
              <w:t xml:space="preserve"> con </w:t>
            </w:r>
            <w:proofErr w:type="spellStart"/>
            <w:r w:rsidRPr="00B74915">
              <w:rPr>
                <w:rFonts w:ascii="Arial" w:hAnsi="Arial" w:cs="Arial"/>
                <w:iCs/>
              </w:rPr>
              <w:t>queries</w:t>
            </w:r>
            <w:proofErr w:type="spellEnd"/>
            <w:r w:rsidRPr="00B74915">
              <w:rPr>
                <w:rFonts w:ascii="Arial" w:hAnsi="Arial" w:cs="Arial"/>
                <w:iCs/>
              </w:rPr>
              <w:t xml:space="preserve"> parametrizadas; ninguna concatenación de </w:t>
            </w:r>
            <w:proofErr w:type="spellStart"/>
            <w:r w:rsidRPr="00B74915">
              <w:rPr>
                <w:rFonts w:ascii="Arial" w:hAnsi="Arial" w:cs="Arial"/>
                <w:iCs/>
              </w:rPr>
              <w:t>strings</w:t>
            </w:r>
            <w:proofErr w:type="spellEnd"/>
            <w:r w:rsidRPr="00B74915">
              <w:rPr>
                <w:rFonts w:ascii="Arial" w:hAnsi="Arial" w:cs="Arial"/>
                <w:iCs/>
              </w:rPr>
              <w:t xml:space="preserve"> en consultas a BD</w:t>
            </w:r>
          </w:p>
        </w:tc>
      </w:tr>
      <w:tr w:rsidR="00B74915" w:rsidRPr="00B74915" w14:paraId="1D6A974A" w14:textId="77777777" w:rsidTr="00B74915">
        <w:tc>
          <w:tcPr>
            <w:tcW w:w="4508" w:type="dxa"/>
          </w:tcPr>
          <w:p w14:paraId="6A2CB395" w14:textId="77777777" w:rsidR="00B74915" w:rsidRPr="00B74915" w:rsidRDefault="00B74915" w:rsidP="00C70FC3">
            <w:pPr>
              <w:spacing w:before="40" w:after="40"/>
              <w:rPr>
                <w:rFonts w:ascii="Arial" w:hAnsi="Arial" w:cs="Arial"/>
                <w:iCs/>
              </w:rPr>
            </w:pPr>
            <w:r w:rsidRPr="00B74915">
              <w:rPr>
                <w:rFonts w:ascii="Arial" w:hAnsi="Arial" w:cs="Arial"/>
                <w:iCs/>
              </w:rPr>
              <w:lastRenderedPageBreak/>
              <w:t>Suplantación de identidad (JWT robado)</w:t>
            </w:r>
          </w:p>
        </w:tc>
        <w:tc>
          <w:tcPr>
            <w:tcW w:w="4508" w:type="dxa"/>
          </w:tcPr>
          <w:p w14:paraId="4FF24C6B" w14:textId="77777777" w:rsidR="00B74915" w:rsidRPr="00B74915" w:rsidRDefault="00B74915" w:rsidP="00C70FC3">
            <w:pPr>
              <w:spacing w:before="40" w:after="40"/>
              <w:rPr>
                <w:rFonts w:ascii="Arial" w:hAnsi="Arial" w:cs="Arial"/>
                <w:iCs/>
              </w:rPr>
            </w:pPr>
            <w:r w:rsidRPr="00B74915">
              <w:rPr>
                <w:rFonts w:ascii="Arial" w:hAnsi="Arial" w:cs="Arial"/>
                <w:iCs/>
              </w:rPr>
              <w:t xml:space="preserve">Tokens con expiración de 24 h; </w:t>
            </w:r>
            <w:proofErr w:type="spellStart"/>
            <w:r w:rsidRPr="00B74915">
              <w:rPr>
                <w:rFonts w:ascii="Arial" w:hAnsi="Arial" w:cs="Arial"/>
                <w:iCs/>
              </w:rPr>
              <w:t>refresh</w:t>
            </w:r>
            <w:proofErr w:type="spellEnd"/>
            <w:r w:rsidRPr="00B74915">
              <w:rPr>
                <w:rFonts w:ascii="Arial" w:hAnsi="Arial" w:cs="Arial"/>
                <w:iCs/>
              </w:rPr>
              <w:t xml:space="preserve"> tokens con expiración de 7 días y rotación al renovar; bloqueo de cuenta tras 3 intentos fallidos; tokens almacenados en </w:t>
            </w:r>
            <w:proofErr w:type="spellStart"/>
            <w:r w:rsidRPr="00B74915">
              <w:rPr>
                <w:rFonts w:ascii="Arial" w:hAnsi="Arial" w:cs="Arial"/>
                <w:iCs/>
              </w:rPr>
              <w:t>HttpOnly</w:t>
            </w:r>
            <w:proofErr w:type="spellEnd"/>
            <w:r w:rsidRPr="00B74915">
              <w:rPr>
                <w:rFonts w:ascii="Arial" w:hAnsi="Arial" w:cs="Arial"/>
                <w:iCs/>
              </w:rPr>
              <w:t xml:space="preserve"> cookies (no accesibles desde JavaScript)</w:t>
            </w:r>
          </w:p>
        </w:tc>
      </w:tr>
      <w:tr w:rsidR="00B74915" w:rsidRPr="00B74915" w14:paraId="4E08A7A9" w14:textId="77777777" w:rsidTr="00B74915">
        <w:tc>
          <w:tcPr>
            <w:tcW w:w="4508" w:type="dxa"/>
          </w:tcPr>
          <w:p w14:paraId="1D3AB35F" w14:textId="77777777" w:rsidR="00B74915" w:rsidRPr="00B74915" w:rsidRDefault="00B74915" w:rsidP="00C70FC3">
            <w:pPr>
              <w:spacing w:before="40" w:after="40"/>
              <w:rPr>
                <w:rFonts w:ascii="Arial" w:hAnsi="Arial" w:cs="Arial"/>
                <w:iCs/>
              </w:rPr>
            </w:pPr>
            <w:r w:rsidRPr="00B74915">
              <w:rPr>
                <w:rFonts w:ascii="Arial" w:hAnsi="Arial" w:cs="Arial"/>
                <w:iCs/>
              </w:rPr>
              <w:t>Vulnerabilidades de dependencias</w:t>
            </w:r>
          </w:p>
        </w:tc>
        <w:tc>
          <w:tcPr>
            <w:tcW w:w="4508" w:type="dxa"/>
          </w:tcPr>
          <w:p w14:paraId="700013E8" w14:textId="77777777" w:rsidR="00B74915" w:rsidRPr="00B74915" w:rsidRDefault="00B74915" w:rsidP="00C70FC3">
            <w:pPr>
              <w:spacing w:before="40" w:after="40"/>
              <w:rPr>
                <w:rFonts w:ascii="Arial" w:hAnsi="Arial" w:cs="Arial"/>
                <w:iCs/>
              </w:rPr>
            </w:pPr>
            <w:r w:rsidRPr="00B74915">
              <w:rPr>
                <w:rFonts w:ascii="Arial" w:hAnsi="Arial" w:cs="Arial"/>
                <w:iCs/>
              </w:rPr>
              <w:t xml:space="preserve">Revisión OWASP Top 10 ejecutada en Sprint 13; </w:t>
            </w:r>
            <w:proofErr w:type="spellStart"/>
            <w:r w:rsidRPr="00B74915">
              <w:rPr>
                <w:rFonts w:ascii="Arial" w:hAnsi="Arial" w:cs="Arial"/>
                <w:iCs/>
              </w:rPr>
              <w:t>mvn</w:t>
            </w:r>
            <w:proofErr w:type="spellEnd"/>
            <w:r w:rsidRPr="00B74915">
              <w:rPr>
                <w:rFonts w:ascii="Arial" w:hAnsi="Arial" w:cs="Arial"/>
                <w:iCs/>
              </w:rPr>
              <w:t xml:space="preserve"> </w:t>
            </w:r>
            <w:proofErr w:type="spellStart"/>
            <w:r w:rsidRPr="00B74915">
              <w:rPr>
                <w:rFonts w:ascii="Arial" w:hAnsi="Arial" w:cs="Arial"/>
                <w:iCs/>
              </w:rPr>
              <w:t>dependency-check</w:t>
            </w:r>
            <w:proofErr w:type="spellEnd"/>
            <w:r w:rsidRPr="00B74915">
              <w:rPr>
                <w:rFonts w:ascii="Arial" w:hAnsi="Arial" w:cs="Arial"/>
                <w:iCs/>
              </w:rPr>
              <w:t xml:space="preserve"> integrado; 4 vulnerabilidades </w:t>
            </w:r>
            <w:proofErr w:type="spellStart"/>
            <w:r w:rsidRPr="00B74915">
              <w:rPr>
                <w:rFonts w:ascii="Arial" w:hAnsi="Arial" w:cs="Arial"/>
                <w:iCs/>
              </w:rPr>
              <w:t>dependabot</w:t>
            </w:r>
            <w:proofErr w:type="spellEnd"/>
            <w:r w:rsidRPr="00B74915">
              <w:rPr>
                <w:rFonts w:ascii="Arial" w:hAnsi="Arial" w:cs="Arial"/>
                <w:iCs/>
              </w:rPr>
              <w:t xml:space="preserve"> de severidad media resueltas previo a entrega</w:t>
            </w:r>
          </w:p>
        </w:tc>
      </w:tr>
      <w:tr w:rsidR="00B74915" w:rsidRPr="00B74915" w14:paraId="21517AAF" w14:textId="77777777" w:rsidTr="00B74915">
        <w:tc>
          <w:tcPr>
            <w:tcW w:w="4508" w:type="dxa"/>
          </w:tcPr>
          <w:p w14:paraId="3D14EC51" w14:textId="77777777" w:rsidR="00B74915" w:rsidRPr="00B74915" w:rsidRDefault="00B74915" w:rsidP="00C70FC3">
            <w:pPr>
              <w:spacing w:before="40" w:after="40"/>
              <w:rPr>
                <w:rFonts w:ascii="Arial" w:hAnsi="Arial" w:cs="Arial"/>
                <w:iCs/>
              </w:rPr>
            </w:pPr>
            <w:r w:rsidRPr="00B74915">
              <w:rPr>
                <w:rFonts w:ascii="Arial" w:hAnsi="Arial" w:cs="Arial"/>
                <w:iCs/>
              </w:rPr>
              <w:t>Acceso no autorizado en producción</w:t>
            </w:r>
          </w:p>
        </w:tc>
        <w:tc>
          <w:tcPr>
            <w:tcW w:w="4508" w:type="dxa"/>
          </w:tcPr>
          <w:p w14:paraId="66BAA4CF" w14:textId="77777777" w:rsidR="00B74915" w:rsidRPr="00B74915" w:rsidRDefault="00B74915" w:rsidP="00C70FC3">
            <w:pPr>
              <w:spacing w:before="40" w:after="40"/>
              <w:rPr>
                <w:rFonts w:ascii="Arial" w:hAnsi="Arial" w:cs="Arial"/>
                <w:iCs/>
              </w:rPr>
            </w:pPr>
            <w:r w:rsidRPr="00B74915">
              <w:rPr>
                <w:rFonts w:ascii="Arial" w:hAnsi="Arial" w:cs="Arial"/>
                <w:iCs/>
              </w:rPr>
              <w:t xml:space="preserve">Servidor Oracle Cloud con acceso SSH por clave pública únicamente; puertos de BD y </w:t>
            </w:r>
            <w:proofErr w:type="spellStart"/>
            <w:r w:rsidRPr="00B74915">
              <w:rPr>
                <w:rFonts w:ascii="Arial" w:hAnsi="Arial" w:cs="Arial"/>
                <w:iCs/>
              </w:rPr>
              <w:t>RabbitMQ</w:t>
            </w:r>
            <w:proofErr w:type="spellEnd"/>
            <w:r w:rsidRPr="00B74915">
              <w:rPr>
                <w:rFonts w:ascii="Arial" w:hAnsi="Arial" w:cs="Arial"/>
                <w:iCs/>
              </w:rPr>
              <w:t xml:space="preserve"> cerrados al exterior; únicamente los puertos 80, 443 y 22 expuestos</w:t>
            </w:r>
          </w:p>
        </w:tc>
      </w:tr>
    </w:tbl>
    <w:p w14:paraId="10DF5AE2" w14:textId="77777777" w:rsidR="00B74915" w:rsidRDefault="00B74915" w:rsidP="006B437D">
      <w:pPr>
        <w:spacing w:line="480" w:lineRule="auto"/>
        <w:jc w:val="both"/>
        <w:rPr>
          <w:rFonts w:ascii="Arial" w:hAnsi="Arial" w:cs="Arial"/>
          <w:iCs/>
        </w:rPr>
      </w:pPr>
    </w:p>
    <w:p w14:paraId="4B86F148" w14:textId="77777777" w:rsidR="00B74915" w:rsidRPr="00B74915" w:rsidRDefault="00B74915" w:rsidP="00B74915">
      <w:pPr>
        <w:spacing w:line="480" w:lineRule="auto"/>
        <w:jc w:val="both"/>
        <w:rPr>
          <w:rFonts w:ascii="Arial" w:hAnsi="Arial" w:cs="Arial"/>
          <w:b/>
          <w:bCs/>
          <w:iCs/>
        </w:rPr>
      </w:pPr>
      <w:r w:rsidRPr="00B74915">
        <w:rPr>
          <w:rFonts w:ascii="Arial" w:hAnsi="Arial" w:cs="Arial"/>
          <w:b/>
          <w:bCs/>
          <w:iCs/>
        </w:rPr>
        <w:t>Transparencia y trazabilidad de decisiones automatizadas</w:t>
      </w:r>
    </w:p>
    <w:p w14:paraId="12E337E4" w14:textId="77777777" w:rsidR="00B74915" w:rsidRPr="00B74915" w:rsidRDefault="00B74915" w:rsidP="00B74915">
      <w:pPr>
        <w:spacing w:line="480" w:lineRule="auto"/>
        <w:jc w:val="both"/>
        <w:rPr>
          <w:rFonts w:ascii="Arial" w:hAnsi="Arial" w:cs="Arial"/>
          <w:iCs/>
        </w:rPr>
      </w:pPr>
      <w:r w:rsidRPr="00B74915">
        <w:rPr>
          <w:rFonts w:ascii="Arial" w:hAnsi="Arial" w:cs="Arial"/>
          <w:iCs/>
        </w:rPr>
        <w:t>El sistema automatiza decisiones operativas que antes realizaban personas, como la validación de disponibilidad al crear una asignación o el cálculo automático del estado financiero de un estudiante. Estas automatizaciones deben ser transparentes para los usuarios afectados.</w:t>
      </w:r>
    </w:p>
    <w:p w14:paraId="0FF15608" w14:textId="77777777" w:rsidR="00B74915" w:rsidRPr="00B74915" w:rsidRDefault="00B74915" w:rsidP="00B74915">
      <w:pPr>
        <w:spacing w:line="480" w:lineRule="auto"/>
        <w:jc w:val="both"/>
        <w:rPr>
          <w:rFonts w:ascii="Arial" w:hAnsi="Arial" w:cs="Arial"/>
          <w:iCs/>
        </w:rPr>
      </w:pPr>
      <w:r w:rsidRPr="00B74915">
        <w:rPr>
          <w:rFonts w:ascii="Arial" w:hAnsi="Arial" w:cs="Arial"/>
          <w:iCs/>
        </w:rPr>
        <w:t>Cuando el sistema rechaza una asignación, el mensaje de error RFC 7807 especifica la razón exacta del rechazo (por ejemplo: "El vehículo con placa ABC-1234 tiene el SOAT vencido desde el 15/06/2026"), permitiendo al personal administrativo entender y corregir la causa sin necesidad de conocimiento técnico. Las transiciones automáticas de estado del estudiante (de MATRICULADO a CURSANDO, de CURSANDO a FINALIZADO) quedan registradas en el historial de la entidad con la fecha, hora y evento que las disparó, garantizando auditabilidad completa.</w:t>
      </w:r>
    </w:p>
    <w:p w14:paraId="5DB34DD4" w14:textId="77777777" w:rsidR="00B74915" w:rsidRPr="00B74915" w:rsidRDefault="00B74915" w:rsidP="00B74915">
      <w:pPr>
        <w:spacing w:line="480" w:lineRule="auto"/>
        <w:jc w:val="both"/>
        <w:rPr>
          <w:rFonts w:ascii="Arial" w:hAnsi="Arial" w:cs="Arial"/>
          <w:iCs/>
        </w:rPr>
      </w:pPr>
      <w:r w:rsidRPr="00B74915">
        <w:rPr>
          <w:rFonts w:ascii="Arial" w:hAnsi="Arial" w:cs="Arial"/>
          <w:iCs/>
        </w:rPr>
        <w:t xml:space="preserve">El módulo de auditoría en </w:t>
      </w:r>
      <w:proofErr w:type="spellStart"/>
      <w:r w:rsidRPr="00B74915">
        <w:rPr>
          <w:rFonts w:ascii="Arial" w:hAnsi="Arial" w:cs="Arial"/>
          <w:iCs/>
        </w:rPr>
        <w:t>shared_</w:t>
      </w:r>
      <w:proofErr w:type="gramStart"/>
      <w:r w:rsidRPr="00B74915">
        <w:rPr>
          <w:rFonts w:ascii="Arial" w:hAnsi="Arial" w:cs="Arial"/>
          <w:iCs/>
        </w:rPr>
        <w:t>schema.audit</w:t>
      </w:r>
      <w:proofErr w:type="gramEnd"/>
      <w:r w:rsidRPr="00B74915">
        <w:rPr>
          <w:rFonts w:ascii="Arial" w:hAnsi="Arial" w:cs="Arial"/>
          <w:iCs/>
        </w:rPr>
        <w:t>_log</w:t>
      </w:r>
      <w:proofErr w:type="spellEnd"/>
      <w:r w:rsidRPr="00B74915">
        <w:rPr>
          <w:rFonts w:ascii="Arial" w:hAnsi="Arial" w:cs="Arial"/>
          <w:iCs/>
        </w:rPr>
        <w:t xml:space="preserve"> registra todas las operaciones de escritura con el identificador del usuario que las ejecutó, la marca de tiempo y la dirección IP de origen, generando un rastro completo de responsabilidad por cada cambio en el sistema.</w:t>
      </w:r>
    </w:p>
    <w:p w14:paraId="42BDA079" w14:textId="77777777" w:rsidR="00B74915" w:rsidRPr="00B74915" w:rsidRDefault="00B74915" w:rsidP="00B74915">
      <w:pPr>
        <w:spacing w:line="480" w:lineRule="auto"/>
        <w:jc w:val="both"/>
        <w:rPr>
          <w:rFonts w:ascii="Arial" w:hAnsi="Arial" w:cs="Arial"/>
          <w:iCs/>
        </w:rPr>
      </w:pPr>
    </w:p>
    <w:p w14:paraId="7FC20F5B" w14:textId="34630978" w:rsidR="00B74915" w:rsidRPr="00B74915" w:rsidRDefault="00B74915" w:rsidP="00B74915">
      <w:pPr>
        <w:spacing w:line="480" w:lineRule="auto"/>
        <w:jc w:val="both"/>
        <w:rPr>
          <w:rFonts w:ascii="Arial" w:hAnsi="Arial" w:cs="Arial"/>
          <w:b/>
          <w:bCs/>
          <w:iCs/>
        </w:rPr>
      </w:pPr>
      <w:r w:rsidRPr="00B74915">
        <w:rPr>
          <w:rFonts w:ascii="Arial" w:hAnsi="Arial" w:cs="Arial"/>
          <w:b/>
          <w:bCs/>
          <w:iCs/>
        </w:rPr>
        <w:lastRenderedPageBreak/>
        <w:t>Equidad en el acceso y brecha digital</w:t>
      </w:r>
    </w:p>
    <w:p w14:paraId="38B11056" w14:textId="52D40840" w:rsidR="00B74915" w:rsidRDefault="00B74915" w:rsidP="00B74915">
      <w:pPr>
        <w:spacing w:line="480" w:lineRule="auto"/>
        <w:jc w:val="both"/>
        <w:rPr>
          <w:rFonts w:ascii="Arial" w:hAnsi="Arial" w:cs="Arial"/>
          <w:iCs/>
        </w:rPr>
      </w:pPr>
      <w:r w:rsidRPr="00B74915">
        <w:rPr>
          <w:rFonts w:ascii="Arial" w:hAnsi="Arial" w:cs="Arial"/>
          <w:iCs/>
        </w:rPr>
        <w:t>El sistema fue diseñado como una aplicación web responsive accesible desde cualquier navegador moderno en computadoras de escritorio, tabletas y teléfonos móviles, sin requerir instalación de software adicional ni conexión a internet de alta velocidad para las operaciones básicas. Sin embargo, se reconocen las siguientes limitaciones de equidad:</w:t>
      </w:r>
    </w:p>
    <w:tbl>
      <w:tblPr>
        <w:tblStyle w:val="Tablaconcuadrcula"/>
        <w:tblW w:w="0" w:type="auto"/>
        <w:tblLook w:val="04A0" w:firstRow="1" w:lastRow="0" w:firstColumn="1" w:lastColumn="0" w:noHBand="0" w:noVBand="1"/>
      </w:tblPr>
      <w:tblGrid>
        <w:gridCol w:w="2972"/>
        <w:gridCol w:w="6044"/>
      </w:tblGrid>
      <w:tr w:rsidR="000020A2" w:rsidRPr="000020A2" w14:paraId="3E65B537" w14:textId="77777777" w:rsidTr="000020A2">
        <w:tc>
          <w:tcPr>
            <w:tcW w:w="2972" w:type="dxa"/>
          </w:tcPr>
          <w:p w14:paraId="2D77FC8B" w14:textId="77777777" w:rsidR="000020A2" w:rsidRPr="000020A2" w:rsidRDefault="000020A2" w:rsidP="00C70FC3">
            <w:pPr>
              <w:spacing w:before="40" w:after="40"/>
              <w:jc w:val="center"/>
              <w:rPr>
                <w:rFonts w:ascii="Arial" w:hAnsi="Arial" w:cs="Arial"/>
                <w:iCs/>
              </w:rPr>
            </w:pPr>
            <w:r w:rsidRPr="000020A2">
              <w:rPr>
                <w:rFonts w:ascii="Arial" w:hAnsi="Arial" w:cs="Arial"/>
                <w:iCs/>
              </w:rPr>
              <w:t>Implicación ética</w:t>
            </w:r>
          </w:p>
        </w:tc>
        <w:tc>
          <w:tcPr>
            <w:tcW w:w="6044" w:type="dxa"/>
          </w:tcPr>
          <w:p w14:paraId="6F201F82" w14:textId="77777777" w:rsidR="000020A2" w:rsidRPr="000020A2" w:rsidRDefault="000020A2" w:rsidP="00C70FC3">
            <w:pPr>
              <w:spacing w:before="40" w:after="40"/>
              <w:jc w:val="center"/>
              <w:rPr>
                <w:rFonts w:ascii="Arial" w:hAnsi="Arial" w:cs="Arial"/>
                <w:iCs/>
              </w:rPr>
            </w:pPr>
            <w:r w:rsidRPr="000020A2">
              <w:rPr>
                <w:rFonts w:ascii="Arial" w:hAnsi="Arial" w:cs="Arial"/>
                <w:iCs/>
              </w:rPr>
              <w:t>Consideración y mitigación</w:t>
            </w:r>
          </w:p>
        </w:tc>
      </w:tr>
      <w:tr w:rsidR="000020A2" w:rsidRPr="000020A2" w14:paraId="11EF5AD0" w14:textId="77777777" w:rsidTr="000020A2">
        <w:tc>
          <w:tcPr>
            <w:tcW w:w="2972" w:type="dxa"/>
          </w:tcPr>
          <w:p w14:paraId="5EE5C38A" w14:textId="77777777" w:rsidR="000020A2" w:rsidRPr="000020A2" w:rsidRDefault="000020A2" w:rsidP="00C70FC3">
            <w:pPr>
              <w:spacing w:before="40" w:after="40"/>
              <w:rPr>
                <w:rFonts w:ascii="Arial" w:hAnsi="Arial" w:cs="Arial"/>
                <w:iCs/>
              </w:rPr>
            </w:pPr>
            <w:r w:rsidRPr="000020A2">
              <w:rPr>
                <w:rFonts w:ascii="Arial" w:hAnsi="Arial" w:cs="Arial"/>
                <w:iCs/>
              </w:rPr>
              <w:t>Acceso a internet requerido</w:t>
            </w:r>
          </w:p>
        </w:tc>
        <w:tc>
          <w:tcPr>
            <w:tcW w:w="6044" w:type="dxa"/>
          </w:tcPr>
          <w:p w14:paraId="2F8B66B1" w14:textId="77777777" w:rsidR="000020A2" w:rsidRPr="000020A2" w:rsidRDefault="000020A2" w:rsidP="00C70FC3">
            <w:pPr>
              <w:spacing w:before="40" w:after="40"/>
              <w:rPr>
                <w:rFonts w:ascii="Arial" w:hAnsi="Arial" w:cs="Arial"/>
                <w:iCs/>
              </w:rPr>
            </w:pPr>
            <w:r w:rsidRPr="000020A2">
              <w:rPr>
                <w:rFonts w:ascii="Arial" w:hAnsi="Arial" w:cs="Arial"/>
                <w:iCs/>
              </w:rPr>
              <w:t>El sistema es 100% en línea; escuelas en zonas rurales con conectividad deficiente podrían enfrentar dificultades. Mitigación futura: modo offline con sincronización diferida (fuera del alcance v1.0)</w:t>
            </w:r>
          </w:p>
        </w:tc>
      </w:tr>
      <w:tr w:rsidR="000020A2" w:rsidRPr="000020A2" w14:paraId="62A9ADFD" w14:textId="77777777" w:rsidTr="000020A2">
        <w:tc>
          <w:tcPr>
            <w:tcW w:w="2972" w:type="dxa"/>
          </w:tcPr>
          <w:p w14:paraId="267B8E1E" w14:textId="77777777" w:rsidR="000020A2" w:rsidRPr="000020A2" w:rsidRDefault="000020A2" w:rsidP="00C70FC3">
            <w:pPr>
              <w:spacing w:before="40" w:after="40"/>
              <w:rPr>
                <w:rFonts w:ascii="Arial" w:hAnsi="Arial" w:cs="Arial"/>
                <w:iCs/>
              </w:rPr>
            </w:pPr>
            <w:r w:rsidRPr="000020A2">
              <w:rPr>
                <w:rFonts w:ascii="Arial" w:hAnsi="Arial" w:cs="Arial"/>
                <w:iCs/>
              </w:rPr>
              <w:t>Idioma único (español)</w:t>
            </w:r>
          </w:p>
        </w:tc>
        <w:tc>
          <w:tcPr>
            <w:tcW w:w="6044" w:type="dxa"/>
          </w:tcPr>
          <w:p w14:paraId="6D07E359" w14:textId="77777777" w:rsidR="000020A2" w:rsidRPr="000020A2" w:rsidRDefault="000020A2" w:rsidP="00C70FC3">
            <w:pPr>
              <w:spacing w:before="40" w:after="40"/>
              <w:rPr>
                <w:rFonts w:ascii="Arial" w:hAnsi="Arial" w:cs="Arial"/>
                <w:iCs/>
              </w:rPr>
            </w:pPr>
            <w:r w:rsidRPr="000020A2">
              <w:rPr>
                <w:rFonts w:ascii="Arial" w:hAnsi="Arial" w:cs="Arial"/>
                <w:iCs/>
              </w:rPr>
              <w:t>El sistema opera exclusivamente en español ecuatoriano, lo que excluye a usuarios con manejo limitado del idioma. Mitigación futura: internacionalización (i18n) en versiones posteriores</w:t>
            </w:r>
          </w:p>
        </w:tc>
      </w:tr>
      <w:tr w:rsidR="000020A2" w:rsidRPr="000020A2" w14:paraId="300935B2" w14:textId="77777777" w:rsidTr="000020A2">
        <w:tc>
          <w:tcPr>
            <w:tcW w:w="2972" w:type="dxa"/>
          </w:tcPr>
          <w:p w14:paraId="2284A90A" w14:textId="77777777" w:rsidR="000020A2" w:rsidRPr="000020A2" w:rsidRDefault="000020A2" w:rsidP="00C70FC3">
            <w:pPr>
              <w:spacing w:before="40" w:after="40"/>
              <w:rPr>
                <w:rFonts w:ascii="Arial" w:hAnsi="Arial" w:cs="Arial"/>
                <w:iCs/>
              </w:rPr>
            </w:pPr>
            <w:r w:rsidRPr="000020A2">
              <w:rPr>
                <w:rFonts w:ascii="Arial" w:hAnsi="Arial" w:cs="Arial"/>
                <w:iCs/>
              </w:rPr>
              <w:t>Capacitación del personal</w:t>
            </w:r>
          </w:p>
        </w:tc>
        <w:tc>
          <w:tcPr>
            <w:tcW w:w="6044" w:type="dxa"/>
          </w:tcPr>
          <w:p w14:paraId="5655AE36" w14:textId="77777777" w:rsidR="000020A2" w:rsidRPr="000020A2" w:rsidRDefault="000020A2" w:rsidP="00C70FC3">
            <w:pPr>
              <w:spacing w:before="40" w:after="40"/>
              <w:rPr>
                <w:rFonts w:ascii="Arial" w:hAnsi="Arial" w:cs="Arial"/>
                <w:iCs/>
              </w:rPr>
            </w:pPr>
            <w:r w:rsidRPr="000020A2">
              <w:rPr>
                <w:rFonts w:ascii="Arial" w:hAnsi="Arial" w:cs="Arial"/>
                <w:iCs/>
              </w:rPr>
              <w:t xml:space="preserve">La automatización de procesos manuales implica una curva de aprendizaje. El </w:t>
            </w:r>
            <w:proofErr w:type="spellStart"/>
            <w:r w:rsidRPr="000020A2">
              <w:rPr>
                <w:rFonts w:ascii="Arial" w:hAnsi="Arial" w:cs="Arial"/>
                <w:iCs/>
              </w:rPr>
              <w:t>runbook</w:t>
            </w:r>
            <w:proofErr w:type="spellEnd"/>
            <w:r w:rsidRPr="000020A2">
              <w:rPr>
                <w:rFonts w:ascii="Arial" w:hAnsi="Arial" w:cs="Arial"/>
                <w:iCs/>
              </w:rPr>
              <w:t xml:space="preserve"> y el manual de usuario entregados como parte del Sprint 13 buscan mitigar este impacto; se recomienda una sesión de capacitación presencial en el proceso de </w:t>
            </w:r>
            <w:proofErr w:type="spellStart"/>
            <w:r w:rsidRPr="000020A2">
              <w:rPr>
                <w:rFonts w:ascii="Arial" w:hAnsi="Arial" w:cs="Arial"/>
                <w:iCs/>
              </w:rPr>
              <w:t>onboarding</w:t>
            </w:r>
            <w:proofErr w:type="spellEnd"/>
            <w:r w:rsidRPr="000020A2">
              <w:rPr>
                <w:rFonts w:ascii="Arial" w:hAnsi="Arial" w:cs="Arial"/>
                <w:iCs/>
              </w:rPr>
              <w:t xml:space="preserve"> de cada escuela cliente</w:t>
            </w:r>
          </w:p>
        </w:tc>
      </w:tr>
      <w:tr w:rsidR="000020A2" w:rsidRPr="000020A2" w14:paraId="6140EF7C" w14:textId="77777777" w:rsidTr="000020A2">
        <w:tc>
          <w:tcPr>
            <w:tcW w:w="2972" w:type="dxa"/>
          </w:tcPr>
          <w:p w14:paraId="6C5DAC9A" w14:textId="77777777" w:rsidR="000020A2" w:rsidRPr="000020A2" w:rsidRDefault="000020A2" w:rsidP="00C70FC3">
            <w:pPr>
              <w:spacing w:before="40" w:after="40"/>
              <w:rPr>
                <w:rFonts w:ascii="Arial" w:hAnsi="Arial" w:cs="Arial"/>
                <w:iCs/>
              </w:rPr>
            </w:pPr>
            <w:r w:rsidRPr="000020A2">
              <w:rPr>
                <w:rFonts w:ascii="Arial" w:hAnsi="Arial" w:cs="Arial"/>
                <w:iCs/>
              </w:rPr>
              <w:t>Dependencia tecnológica</w:t>
            </w:r>
          </w:p>
        </w:tc>
        <w:tc>
          <w:tcPr>
            <w:tcW w:w="6044" w:type="dxa"/>
          </w:tcPr>
          <w:p w14:paraId="60B37FF6" w14:textId="77777777" w:rsidR="000020A2" w:rsidRPr="000020A2" w:rsidRDefault="000020A2" w:rsidP="00C70FC3">
            <w:pPr>
              <w:spacing w:before="40" w:after="40"/>
              <w:rPr>
                <w:rFonts w:ascii="Arial" w:hAnsi="Arial" w:cs="Arial"/>
                <w:iCs/>
              </w:rPr>
            </w:pPr>
            <w:r w:rsidRPr="000020A2">
              <w:rPr>
                <w:rFonts w:ascii="Arial" w:hAnsi="Arial" w:cs="Arial"/>
                <w:iCs/>
              </w:rPr>
              <w:t>Al migrar de procesos en papel a un sistema digital, la escuela adquiere una dependencia tecnológica. La documentación de recuperación ante desastres (</w:t>
            </w:r>
            <w:proofErr w:type="spellStart"/>
            <w:r w:rsidRPr="000020A2">
              <w:rPr>
                <w:rFonts w:ascii="Arial" w:hAnsi="Arial" w:cs="Arial"/>
                <w:iCs/>
              </w:rPr>
              <w:t>runbook</w:t>
            </w:r>
            <w:proofErr w:type="spellEnd"/>
            <w:r w:rsidRPr="000020A2">
              <w:rPr>
                <w:rFonts w:ascii="Arial" w:hAnsi="Arial" w:cs="Arial"/>
                <w:iCs/>
              </w:rPr>
              <w:t xml:space="preserve">) y los </w:t>
            </w:r>
            <w:proofErr w:type="spellStart"/>
            <w:r w:rsidRPr="000020A2">
              <w:rPr>
                <w:rFonts w:ascii="Arial" w:hAnsi="Arial" w:cs="Arial"/>
                <w:iCs/>
              </w:rPr>
              <w:t>backups</w:t>
            </w:r>
            <w:proofErr w:type="spellEnd"/>
            <w:r w:rsidRPr="000020A2">
              <w:rPr>
                <w:rFonts w:ascii="Arial" w:hAnsi="Arial" w:cs="Arial"/>
                <w:iCs/>
              </w:rPr>
              <w:t xml:space="preserve"> automáticos mitigan el riesgo de indisponibilidad prolongada</w:t>
            </w:r>
          </w:p>
        </w:tc>
      </w:tr>
    </w:tbl>
    <w:p w14:paraId="50149658" w14:textId="77777777" w:rsidR="000020A2" w:rsidRDefault="000020A2" w:rsidP="00B74915">
      <w:pPr>
        <w:spacing w:line="480" w:lineRule="auto"/>
        <w:jc w:val="both"/>
        <w:rPr>
          <w:rFonts w:ascii="Arial" w:hAnsi="Arial" w:cs="Arial"/>
          <w:iCs/>
        </w:rPr>
      </w:pPr>
    </w:p>
    <w:p w14:paraId="1398A437" w14:textId="0FC23172" w:rsidR="000020A2" w:rsidRPr="000020A2" w:rsidRDefault="000020A2" w:rsidP="000020A2">
      <w:pPr>
        <w:spacing w:line="480" w:lineRule="auto"/>
        <w:jc w:val="both"/>
        <w:rPr>
          <w:rFonts w:ascii="Arial" w:hAnsi="Arial" w:cs="Arial"/>
          <w:b/>
          <w:bCs/>
          <w:iCs/>
        </w:rPr>
      </w:pPr>
      <w:r w:rsidRPr="000020A2">
        <w:rPr>
          <w:rFonts w:ascii="Arial" w:hAnsi="Arial" w:cs="Arial"/>
          <w:b/>
          <w:bCs/>
          <w:iCs/>
        </w:rPr>
        <w:t>Seguridad vial e integridad del proceso de formación</w:t>
      </w:r>
    </w:p>
    <w:p w14:paraId="61E0895A" w14:textId="77777777" w:rsidR="000020A2" w:rsidRPr="000020A2" w:rsidRDefault="000020A2" w:rsidP="000020A2">
      <w:pPr>
        <w:spacing w:line="480" w:lineRule="auto"/>
        <w:jc w:val="both"/>
        <w:rPr>
          <w:rFonts w:ascii="Arial" w:hAnsi="Arial" w:cs="Arial"/>
          <w:iCs/>
        </w:rPr>
      </w:pPr>
      <w:r w:rsidRPr="000020A2">
        <w:rPr>
          <w:rFonts w:ascii="Arial" w:hAnsi="Arial" w:cs="Arial"/>
          <w:iCs/>
        </w:rPr>
        <w:t>Las escuelas de conducción forman conductores que operarán en vías públicas. El sistema tiene una responsabilidad indirecta en la seguridad vial al garantizar que los registros de horas prácticas, la habilitación de vehículos y la certificación de instructores sean correctos y no manipulables.</w:t>
      </w:r>
    </w:p>
    <w:p w14:paraId="333D390D"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Las seis validaciones cruzadas al crear una asignación (categoría de licencia del instructor, SOAT vigente, RTV vigente, disponibilidad confirmada, sin ausencias y sin conflictos de horario) fueron diseñadas explícitamente para impedir que un estudiante reciba clases con un instructor no habilitado para la categoría correspondiente o en un vehículo con documentos </w:t>
      </w:r>
      <w:r w:rsidRPr="000020A2">
        <w:rPr>
          <w:rFonts w:ascii="Arial" w:hAnsi="Arial" w:cs="Arial"/>
          <w:iCs/>
        </w:rPr>
        <w:lastRenderedPageBreak/>
        <w:t>vencidos, situaciones que constituirían infracciones a la normativa de la Agencia Nacional de Tránsito (ANT) del Ecuador.</w:t>
      </w:r>
    </w:p>
    <w:p w14:paraId="1821F547"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registro de kilometraje por clase y la sincronización del odómetro vehicular generan evidencia trazable del uso real de cada vehículo, lo que facilita el cumplimiento del plan de mantenimiento preventivo y reduce el riesgo de fallas mecánicas durante clases prácticas.</w:t>
      </w:r>
    </w:p>
    <w:p w14:paraId="3C7B78E8" w14:textId="59CB9F02" w:rsidR="000020A2" w:rsidRPr="000020A2" w:rsidRDefault="000020A2" w:rsidP="000020A2">
      <w:pPr>
        <w:spacing w:line="480" w:lineRule="auto"/>
        <w:jc w:val="both"/>
        <w:rPr>
          <w:rFonts w:ascii="Arial" w:hAnsi="Arial" w:cs="Arial"/>
          <w:b/>
          <w:bCs/>
          <w:iCs/>
        </w:rPr>
      </w:pPr>
      <w:r w:rsidRPr="000020A2">
        <w:rPr>
          <w:rFonts w:ascii="Arial" w:hAnsi="Arial" w:cs="Arial"/>
          <w:b/>
          <w:bCs/>
          <w:iCs/>
        </w:rPr>
        <w:t>Uso responsable de la inteligencia artificial en el desarrollo</w:t>
      </w:r>
    </w:p>
    <w:p w14:paraId="67DA325F" w14:textId="77777777" w:rsidR="000020A2" w:rsidRPr="000020A2" w:rsidRDefault="000020A2" w:rsidP="000020A2">
      <w:pPr>
        <w:spacing w:line="480" w:lineRule="auto"/>
        <w:jc w:val="both"/>
        <w:rPr>
          <w:rFonts w:ascii="Arial" w:hAnsi="Arial" w:cs="Arial"/>
          <w:iCs/>
        </w:rPr>
      </w:pPr>
      <w:r w:rsidRPr="000020A2">
        <w:rPr>
          <w:rFonts w:ascii="Arial" w:hAnsi="Arial" w:cs="Arial"/>
          <w:iCs/>
        </w:rPr>
        <w:t>El proyecto utilizó herramientas de asistencia basadas en modelos de lenguaje (Claude de Anthropic, a través de Claude Code) como apoyo en la generación de código, revisión de lógica y documentación técnica. El equipo de desarrollo (Hernán Mateo Jurado Morán y Raúl Sebastián Cruz Baño) mantuvo en todo momento la responsabilidad de revisar, validar, modificar y aprobar cada artefacto generado antes de integrarlo al repositorio.</w:t>
      </w:r>
    </w:p>
    <w:p w14:paraId="453BC19B" w14:textId="6C7E3FAE" w:rsidR="000020A2" w:rsidRDefault="000020A2" w:rsidP="000020A2">
      <w:pPr>
        <w:spacing w:line="480" w:lineRule="auto"/>
        <w:jc w:val="both"/>
        <w:rPr>
          <w:rFonts w:ascii="Arial" w:hAnsi="Arial" w:cs="Arial"/>
          <w:iCs/>
        </w:rPr>
      </w:pPr>
      <w:r w:rsidRPr="000020A2">
        <w:rPr>
          <w:rFonts w:ascii="Arial" w:hAnsi="Arial" w:cs="Arial"/>
          <w:iCs/>
        </w:rPr>
        <w:t xml:space="preserve">Ningún código fue integrado a la rama </w:t>
      </w:r>
      <w:proofErr w:type="spellStart"/>
      <w:r w:rsidRPr="000020A2">
        <w:rPr>
          <w:rFonts w:ascii="Arial" w:hAnsi="Arial" w:cs="Arial"/>
          <w:iCs/>
        </w:rPr>
        <w:t>main</w:t>
      </w:r>
      <w:proofErr w:type="spellEnd"/>
      <w:r w:rsidRPr="000020A2">
        <w:rPr>
          <w:rFonts w:ascii="Arial" w:hAnsi="Arial" w:cs="Arial"/>
          <w:iCs/>
        </w:rPr>
        <w:t xml:space="preserve"> sin revisión humana explícita ni sin que el pipeline CI lo validara. Las decisiones arquitectónicas y técnicas documentadas en DECISIONES.md fueron tomadas por el equipo de desarrollo con apoyo del tutor Víctor Javier Gómez Regalado, sin delegar el juicio técnico a ninguna herramienta de IA. Este enfoque cumple con el principio de responsabilidad humana en el uso de sistemas de IA como herramientas de productividad, no como sustitutos del criterio profesional</w:t>
      </w:r>
    </w:p>
    <w:p w14:paraId="6C023F8A" w14:textId="77777777" w:rsidR="000020A2" w:rsidRPr="00B74915" w:rsidRDefault="000020A2" w:rsidP="000020A2">
      <w:pPr>
        <w:spacing w:line="480" w:lineRule="auto"/>
        <w:jc w:val="both"/>
        <w:rPr>
          <w:rFonts w:ascii="Arial" w:hAnsi="Arial" w:cs="Arial"/>
          <w:iCs/>
        </w:rPr>
      </w:pPr>
    </w:p>
    <w:p w14:paraId="22BEE4D1" w14:textId="62B0182A" w:rsidR="006A4D79" w:rsidRPr="00E245B7" w:rsidRDefault="006A4D79" w:rsidP="000B258D">
      <w:pPr>
        <w:pStyle w:val="Ttulo1"/>
        <w:numPr>
          <w:ilvl w:val="0"/>
          <w:numId w:val="1"/>
        </w:numPr>
        <w:spacing w:line="480" w:lineRule="auto"/>
        <w:jc w:val="both"/>
        <w:rPr>
          <w:rFonts w:cs="Arial"/>
          <w:szCs w:val="22"/>
        </w:rPr>
      </w:pPr>
      <w:bookmarkStart w:id="57" w:name="_Toc227521395"/>
      <w:r w:rsidRPr="00E245B7">
        <w:rPr>
          <w:rFonts w:cs="Arial"/>
          <w:szCs w:val="22"/>
        </w:rPr>
        <w:t xml:space="preserve">Conclusiones </w:t>
      </w:r>
      <w:r w:rsidR="00CD7D8F" w:rsidRPr="00E245B7">
        <w:rPr>
          <w:rFonts w:cs="Arial"/>
          <w:szCs w:val="22"/>
        </w:rPr>
        <w:t>y Recomendaciones</w:t>
      </w:r>
      <w:bookmarkEnd w:id="57"/>
    </w:p>
    <w:p>
      <w:pStyle w:val="Caption"/>
      <w:r>
        <w:t>Tabla 44: Datos técnicos y especificaciones</w:t>
      </w:r>
    </w:p>
    <w:p w14:paraId="57638F48" w14:textId="3C784CB7" w:rsidR="000020A2" w:rsidRPr="000020A2" w:rsidRDefault="000020A2" w:rsidP="000020A2">
      <w:pPr>
        <w:pStyle w:val="Ttulo1"/>
        <w:spacing w:line="480" w:lineRule="auto"/>
        <w:jc w:val="both"/>
        <w:rPr>
          <w:rFonts w:ascii="Arial" w:hAnsi="Arial" w:cs="Arial"/>
          <w:b/>
          <w:bCs/>
        </w:rPr>
      </w:pPr>
      <w:r w:rsidRPr="000020A2">
        <w:rPr>
          <w:rFonts w:ascii="Arial" w:hAnsi="Arial" w:cs="Arial"/>
          <w:b/>
          <w:bCs/>
        </w:rPr>
        <w:t>8.1. Conclusiones</w:t>
      </w:r>
    </w:p>
    <w:p w14:paraId="63DE31F8" w14:textId="48754EF9" w:rsidR="000020A2" w:rsidRPr="000020A2" w:rsidRDefault="000020A2" w:rsidP="000020A2">
      <w:pPr>
        <w:spacing w:line="480" w:lineRule="auto"/>
        <w:jc w:val="both"/>
        <w:rPr>
          <w:rFonts w:ascii="Arial" w:hAnsi="Arial" w:cs="Arial"/>
        </w:rPr>
      </w:pPr>
      <w:r w:rsidRPr="000020A2">
        <w:rPr>
          <w:rFonts w:ascii="Arial" w:hAnsi="Arial" w:cs="Arial"/>
        </w:rPr>
        <w:t xml:space="preserve">Se diseñó e implementó exitosamente una arquitectura de ocho microservicios independientes bajo Java 21 y Spring Boot 3.4, con comunicación síncrona vía </w:t>
      </w:r>
      <w:proofErr w:type="spellStart"/>
      <w:r w:rsidRPr="000020A2">
        <w:rPr>
          <w:rFonts w:ascii="Arial" w:hAnsi="Arial" w:cs="Arial"/>
        </w:rPr>
        <w:t>OpenFeign</w:t>
      </w:r>
      <w:proofErr w:type="spellEnd"/>
      <w:r w:rsidRPr="000020A2">
        <w:rPr>
          <w:rFonts w:ascii="Arial" w:hAnsi="Arial" w:cs="Arial"/>
        </w:rPr>
        <w:t xml:space="preserve"> y asíncrona vía </w:t>
      </w:r>
      <w:proofErr w:type="spellStart"/>
      <w:r w:rsidRPr="000020A2">
        <w:rPr>
          <w:rFonts w:ascii="Arial" w:hAnsi="Arial" w:cs="Arial"/>
        </w:rPr>
        <w:t>RabbitMQ</w:t>
      </w:r>
      <w:proofErr w:type="spellEnd"/>
      <w:r w:rsidRPr="000020A2">
        <w:rPr>
          <w:rFonts w:ascii="Arial" w:hAnsi="Arial" w:cs="Arial"/>
        </w:rPr>
        <w:t xml:space="preserve">, orquestada por Eureka y accedida a través de un API Gateway único. La decisión de utilizar una sola instancia de PostgreSQL con nueve </w:t>
      </w:r>
      <w:proofErr w:type="spellStart"/>
      <w:r w:rsidRPr="000020A2">
        <w:rPr>
          <w:rFonts w:ascii="Arial" w:hAnsi="Arial" w:cs="Arial"/>
        </w:rPr>
        <w:t>schemas</w:t>
      </w:r>
      <w:proofErr w:type="spellEnd"/>
      <w:r w:rsidRPr="000020A2">
        <w:rPr>
          <w:rFonts w:ascii="Arial" w:hAnsi="Arial" w:cs="Arial"/>
        </w:rPr>
        <w:t xml:space="preserve"> separados, en lugar de una base de datos por microservicio, resultó en una reducción </w:t>
      </w:r>
      <w:r w:rsidRPr="000020A2">
        <w:rPr>
          <w:rFonts w:ascii="Arial" w:hAnsi="Arial" w:cs="Arial"/>
        </w:rPr>
        <w:lastRenderedPageBreak/>
        <w:t>significativa de la complejidad operativa sin sacrificar el aislamiento lógico de los datos, siendo una solución apropiada para el tamaño y los requisitos del dominio objetivo.</w:t>
      </w:r>
    </w:p>
    <w:p w14:paraId="042C8A55"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La aplicación de Scrum con </w:t>
      </w:r>
      <w:proofErr w:type="spellStart"/>
      <w:r w:rsidRPr="000020A2">
        <w:rPr>
          <w:rFonts w:ascii="Arial" w:hAnsi="Arial" w:cs="Arial"/>
        </w:rPr>
        <w:t>sprints</w:t>
      </w:r>
      <w:proofErr w:type="spellEnd"/>
      <w:r w:rsidRPr="000020A2">
        <w:rPr>
          <w:rFonts w:ascii="Arial" w:hAnsi="Arial" w:cs="Arial"/>
        </w:rPr>
        <w:t xml:space="preserve"> de una semana, la regla de un Pull </w:t>
      </w:r>
      <w:proofErr w:type="spellStart"/>
      <w:r w:rsidRPr="000020A2">
        <w:rPr>
          <w:rFonts w:ascii="Arial" w:hAnsi="Arial" w:cs="Arial"/>
        </w:rPr>
        <w:t>Request</w:t>
      </w:r>
      <w:proofErr w:type="spellEnd"/>
      <w:r w:rsidRPr="000020A2">
        <w:rPr>
          <w:rFonts w:ascii="Arial" w:hAnsi="Arial" w:cs="Arial"/>
        </w:rPr>
        <w:t xml:space="preserve"> por tarea y el pipeline CI obligatorio antes de cada </w:t>
      </w:r>
      <w:proofErr w:type="spellStart"/>
      <w:r w:rsidRPr="000020A2">
        <w:rPr>
          <w:rFonts w:ascii="Arial" w:hAnsi="Arial" w:cs="Arial"/>
        </w:rPr>
        <w:t>merge</w:t>
      </w:r>
      <w:proofErr w:type="spellEnd"/>
      <w:r w:rsidRPr="000020A2">
        <w:rPr>
          <w:rFonts w:ascii="Arial" w:hAnsi="Arial" w:cs="Arial"/>
        </w:rPr>
        <w:t xml:space="preserve"> demostró ser una combinación efectiva para un equipo de dos desarrolladores. El 73% de los 41 defectos encontrados a lo largo del proyecto fueron detectados y resueltos automáticamente por el pipeline de CI antes de alcanzar cualquier ambiente de integración, lo que confirma que la inversión en automatización de pruebas desde el inicio del proyecto (Sprint 1) es más eficiente que acumular el </w:t>
      </w:r>
      <w:proofErr w:type="spellStart"/>
      <w:r w:rsidRPr="000020A2">
        <w:rPr>
          <w:rFonts w:ascii="Arial" w:hAnsi="Arial" w:cs="Arial"/>
        </w:rPr>
        <w:t>testing</w:t>
      </w:r>
      <w:proofErr w:type="spellEnd"/>
      <w:r w:rsidRPr="000020A2">
        <w:rPr>
          <w:rFonts w:ascii="Arial" w:hAnsi="Arial" w:cs="Arial"/>
        </w:rPr>
        <w:t xml:space="preserve"> al final.</w:t>
      </w:r>
    </w:p>
    <w:p w14:paraId="2E083A43"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alcanzó una cobertura de pruebas </w:t>
      </w:r>
      <w:proofErr w:type="spellStart"/>
      <w:r w:rsidRPr="000020A2">
        <w:rPr>
          <w:rFonts w:ascii="Arial" w:hAnsi="Arial" w:cs="Arial"/>
        </w:rPr>
        <w:t>JaCoCo</w:t>
      </w:r>
      <w:proofErr w:type="spellEnd"/>
      <w:r w:rsidRPr="000020A2">
        <w:rPr>
          <w:rFonts w:ascii="Arial" w:hAnsi="Arial" w:cs="Arial"/>
        </w:rPr>
        <w:t xml:space="preserve"> superior al 80% en los ocho microservicios, con 350+ </w:t>
      </w:r>
      <w:proofErr w:type="spellStart"/>
      <w:r w:rsidRPr="000020A2">
        <w:rPr>
          <w:rFonts w:ascii="Arial" w:hAnsi="Arial" w:cs="Arial"/>
        </w:rPr>
        <w:t>tests</w:t>
      </w:r>
      <w:proofErr w:type="spellEnd"/>
      <w:r w:rsidRPr="000020A2">
        <w:rPr>
          <w:rFonts w:ascii="Arial" w:hAnsi="Arial" w:cs="Arial"/>
        </w:rPr>
        <w:t xml:space="preserve"> automatizados distribuidos en tres niveles (unitario, integración con </w:t>
      </w:r>
      <w:proofErr w:type="spellStart"/>
      <w:r w:rsidRPr="000020A2">
        <w:rPr>
          <w:rFonts w:ascii="Arial" w:hAnsi="Arial" w:cs="Arial"/>
        </w:rPr>
        <w:t>Testcontainers</w:t>
      </w:r>
      <w:proofErr w:type="spellEnd"/>
      <w:r w:rsidRPr="000020A2">
        <w:rPr>
          <w:rFonts w:ascii="Arial" w:hAnsi="Arial" w:cs="Arial"/>
        </w:rPr>
        <w:t xml:space="preserve"> y E2E con Cypress), cinco </w:t>
      </w:r>
      <w:proofErr w:type="spellStart"/>
      <w:r w:rsidRPr="000020A2">
        <w:rPr>
          <w:rFonts w:ascii="Arial" w:hAnsi="Arial" w:cs="Arial"/>
        </w:rPr>
        <w:t>workflows</w:t>
      </w:r>
      <w:proofErr w:type="spellEnd"/>
      <w:r w:rsidRPr="000020A2">
        <w:rPr>
          <w:rFonts w:ascii="Arial" w:hAnsi="Arial" w:cs="Arial"/>
        </w:rPr>
        <w:t xml:space="preserve"> de CI/CD activos y un tiempo de respuesta p95 inferior a 500 ms en cinco de las seis operaciones evaluadas con 50 usuarios concurrentes. Estos resultados demuestran que un proyecto de titulación puede alcanzar estándares industriales de calidad cuando se integran las prácticas de ingeniería de software desde la primera iteración.</w:t>
      </w:r>
    </w:p>
    <w:p w14:paraId="50EE98A1" w14:textId="77777777" w:rsidR="000020A2" w:rsidRPr="000020A2" w:rsidRDefault="000020A2" w:rsidP="000020A2">
      <w:pPr>
        <w:spacing w:line="480" w:lineRule="auto"/>
        <w:jc w:val="both"/>
        <w:rPr>
          <w:rFonts w:ascii="Arial" w:hAnsi="Arial" w:cs="Arial"/>
        </w:rPr>
      </w:pPr>
      <w:r w:rsidRPr="000020A2">
        <w:rPr>
          <w:rFonts w:ascii="Arial" w:hAnsi="Arial" w:cs="Arial"/>
        </w:rPr>
        <w:t>Las seis validaciones cruzadas implementadas en el módulo de asignaciones y el ciclo de vida trazable del estudiante (desde PRE_INSCRITO hasta FINALIZADO con transiciones automáticas por evento) resolvieron los casos de error operativo más frecuentes identificados en el problema original: asignaciones con vehículos sin SOAT vigente, clases impartidas por instructores sin la categoría de licencia habilitada, y estados de cuenta inconsistentes por pagos parciales no registrados. La solución no solo digitaliza los procesos existentes, sino que los mejora mediante validaciones que el proceso manual no podía garantizar.</w:t>
      </w:r>
    </w:p>
    <w:p w14:paraId="44EEA6E4" w14:textId="1852B9FF" w:rsidR="00CB193A" w:rsidRDefault="000020A2" w:rsidP="000020A2">
      <w:pPr>
        <w:spacing w:line="480" w:lineRule="auto"/>
        <w:jc w:val="both"/>
        <w:rPr>
          <w:rFonts w:ascii="Arial" w:hAnsi="Arial" w:cs="Arial"/>
        </w:rPr>
      </w:pPr>
      <w:r w:rsidRPr="000020A2">
        <w:rPr>
          <w:rFonts w:ascii="Arial" w:hAnsi="Arial" w:cs="Arial"/>
        </w:rPr>
        <w:t>La decisión de cambiar del enfoque horizontal al vertical por grupos a partir del Sprint 5 fue la decisión de proceso más impactante del proyecto. El enfoque horizontal fue óptimo para construir la infraestructura compartida (</w:t>
      </w:r>
      <w:proofErr w:type="spellStart"/>
      <w:r w:rsidRPr="000020A2">
        <w:rPr>
          <w:rFonts w:ascii="Arial" w:hAnsi="Arial" w:cs="Arial"/>
        </w:rPr>
        <w:t>Sprints</w:t>
      </w:r>
      <w:proofErr w:type="spellEnd"/>
      <w:r w:rsidRPr="000020A2">
        <w:rPr>
          <w:rFonts w:ascii="Arial" w:hAnsi="Arial" w:cs="Arial"/>
        </w:rPr>
        <w:t xml:space="preserve"> 0–4), mientras que el vertical por grupos </w:t>
      </w:r>
      <w:r w:rsidRPr="000020A2">
        <w:rPr>
          <w:rFonts w:ascii="Arial" w:hAnsi="Arial" w:cs="Arial"/>
        </w:rPr>
        <w:lastRenderedPageBreak/>
        <w:t>permitió entregar el Grupo A completamente funcional al finalizar el Sprint 9, reduciendo el riesgo de llegar al cierre del proyecto con todos los módulos parcialmente terminados. Esta estrategia híbrida se recomienda para proyectos de microservicios con equipos pequeños y plazos acotados.</w:t>
      </w:r>
    </w:p>
    <w:p w14:paraId="0C9843FF" w14:textId="5BB62D2E" w:rsidR="000020A2" w:rsidRDefault="000020A2" w:rsidP="000020A2">
      <w:pPr>
        <w:spacing w:line="480" w:lineRule="auto"/>
        <w:jc w:val="both"/>
        <w:rPr>
          <w:rFonts w:ascii="Arial" w:hAnsi="Arial" w:cs="Arial"/>
        </w:rPr>
      </w:pPr>
      <w:r>
        <w:rPr>
          <w:rFonts w:ascii="Arial" w:hAnsi="Arial" w:cs="Arial"/>
        </w:rPr>
        <w:t>8.2. Recomendaciones</w:t>
      </w:r>
    </w:p>
    <w:p w14:paraId="788F9833" w14:textId="30164019" w:rsidR="000020A2" w:rsidRPr="000020A2" w:rsidRDefault="000020A2" w:rsidP="000020A2">
      <w:pPr>
        <w:spacing w:line="480" w:lineRule="auto"/>
        <w:jc w:val="both"/>
        <w:rPr>
          <w:rFonts w:ascii="Arial" w:hAnsi="Arial" w:cs="Arial"/>
        </w:rPr>
      </w:pPr>
      <w:r w:rsidRPr="000020A2">
        <w:rPr>
          <w:rFonts w:ascii="Arial" w:hAnsi="Arial" w:cs="Arial"/>
        </w:rPr>
        <w:t>Implementar generación asíncrona de reportes PDF de gran volumen</w:t>
      </w:r>
    </w:p>
    <w:p w14:paraId="170AB745" w14:textId="1EB9DCC7" w:rsidR="000020A2" w:rsidRPr="000020A2" w:rsidRDefault="000020A2" w:rsidP="000020A2">
      <w:pPr>
        <w:spacing w:line="480" w:lineRule="auto"/>
        <w:jc w:val="both"/>
        <w:rPr>
          <w:rFonts w:ascii="Arial" w:hAnsi="Arial" w:cs="Arial"/>
        </w:rPr>
      </w:pPr>
      <w:r w:rsidRPr="000020A2">
        <w:rPr>
          <w:rFonts w:ascii="Arial" w:hAnsi="Arial" w:cs="Arial"/>
        </w:rPr>
        <w:t xml:space="preserve">La operación de exportación de reportes PDF con más de 200 registros superó el umbral de p99 de 500 ms establecido como requisito no funcional. Se recomienda implementar un patrón de procesamiento asíncrono: el usuario solicita el reporte, recibe un identificador de tarea, MS-Reportes genera el PDF en segundo plano y MS-Notificaciones envía una notificación </w:t>
      </w:r>
      <w:proofErr w:type="spellStart"/>
      <w:r w:rsidRPr="000020A2">
        <w:rPr>
          <w:rFonts w:ascii="Arial" w:hAnsi="Arial" w:cs="Arial"/>
        </w:rPr>
        <w:t>in-</w:t>
      </w:r>
      <w:proofErr w:type="gramStart"/>
      <w:r w:rsidRPr="000020A2">
        <w:rPr>
          <w:rFonts w:ascii="Arial" w:hAnsi="Arial" w:cs="Arial"/>
        </w:rPr>
        <w:t>app</w:t>
      </w:r>
      <w:proofErr w:type="spellEnd"/>
      <w:proofErr w:type="gramEnd"/>
      <w:r w:rsidRPr="000020A2">
        <w:rPr>
          <w:rFonts w:ascii="Arial" w:hAnsi="Arial" w:cs="Arial"/>
        </w:rPr>
        <w:t xml:space="preserve"> con el enlace de descarga al completarse. Este patrón mejora la experiencia de usuario y desacopla la carga computacional de la solicitud HTTP.</w:t>
      </w:r>
    </w:p>
    <w:p w14:paraId="11258013" w14:textId="09FE4C25" w:rsidR="000020A2" w:rsidRPr="000020A2" w:rsidRDefault="000020A2" w:rsidP="000020A2">
      <w:pPr>
        <w:spacing w:line="480" w:lineRule="auto"/>
        <w:jc w:val="both"/>
        <w:rPr>
          <w:rFonts w:ascii="Arial" w:hAnsi="Arial" w:cs="Arial"/>
        </w:rPr>
      </w:pPr>
      <w:r w:rsidRPr="000020A2">
        <w:rPr>
          <w:rFonts w:ascii="Arial" w:hAnsi="Arial" w:cs="Arial"/>
        </w:rPr>
        <w:t xml:space="preserve">Ampliar el esquema de idempotencia en </w:t>
      </w:r>
      <w:proofErr w:type="spellStart"/>
      <w:r w:rsidRPr="000020A2">
        <w:rPr>
          <w:rFonts w:ascii="Arial" w:hAnsi="Arial" w:cs="Arial"/>
        </w:rPr>
        <w:t>RabbitMQ</w:t>
      </w:r>
      <w:proofErr w:type="spellEnd"/>
    </w:p>
    <w:p w14:paraId="6782D3FD" w14:textId="05684214" w:rsidR="000020A2" w:rsidRPr="000020A2" w:rsidRDefault="000020A2" w:rsidP="000020A2">
      <w:pPr>
        <w:spacing w:line="480" w:lineRule="auto"/>
        <w:jc w:val="both"/>
        <w:rPr>
          <w:rFonts w:ascii="Arial" w:hAnsi="Arial" w:cs="Arial"/>
        </w:rPr>
      </w:pPr>
      <w:r w:rsidRPr="000020A2">
        <w:rPr>
          <w:rFonts w:ascii="Arial" w:hAnsi="Arial" w:cs="Arial"/>
        </w:rPr>
        <w:t xml:space="preserve">La tabla </w:t>
      </w:r>
      <w:proofErr w:type="spellStart"/>
      <w:r w:rsidRPr="000020A2">
        <w:rPr>
          <w:rFonts w:ascii="Arial" w:hAnsi="Arial" w:cs="Arial"/>
        </w:rPr>
        <w:t>processed_events</w:t>
      </w:r>
      <w:proofErr w:type="spellEnd"/>
      <w:r w:rsidRPr="000020A2">
        <w:rPr>
          <w:rFonts w:ascii="Arial" w:hAnsi="Arial" w:cs="Arial"/>
        </w:rPr>
        <w:t xml:space="preserve"> con restricción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no soporta múltiples </w:t>
      </w:r>
      <w:proofErr w:type="spellStart"/>
      <w:r w:rsidRPr="000020A2">
        <w:rPr>
          <w:rFonts w:ascii="Arial" w:hAnsi="Arial" w:cs="Arial"/>
        </w:rPr>
        <w:t>consumers</w:t>
      </w:r>
      <w:proofErr w:type="spellEnd"/>
      <w:r w:rsidRPr="000020A2">
        <w:rPr>
          <w:rFonts w:ascii="Arial" w:hAnsi="Arial" w:cs="Arial"/>
        </w:rPr>
        <w:t xml:space="preserve"> del mismo microservicio procesando el mismo evento. Se recomienda ampliar el esquema a </w:t>
      </w:r>
      <w:proofErr w:type="gramStart"/>
      <w:r w:rsidRPr="000020A2">
        <w:rPr>
          <w:rFonts w:ascii="Arial" w:hAnsi="Arial" w:cs="Arial"/>
        </w:rPr>
        <w:t>UNIQUE(</w:t>
      </w:r>
      <w:proofErr w:type="spellStart"/>
      <w:proofErr w:type="gramEnd"/>
      <w:r w:rsidRPr="000020A2">
        <w:rPr>
          <w:rFonts w:ascii="Arial" w:hAnsi="Arial" w:cs="Arial"/>
        </w:rPr>
        <w:t>event_id</w:t>
      </w:r>
      <w:proofErr w:type="spellEnd"/>
      <w:r w:rsidRPr="000020A2">
        <w:rPr>
          <w:rFonts w:ascii="Arial" w:hAnsi="Arial" w:cs="Arial"/>
        </w:rPr>
        <w:t xml:space="preserve">, </w:t>
      </w:r>
      <w:proofErr w:type="spellStart"/>
      <w:r w:rsidRPr="000020A2">
        <w:rPr>
          <w:rFonts w:ascii="Arial" w:hAnsi="Arial" w:cs="Arial"/>
        </w:rPr>
        <w:t>consumer_scope</w:t>
      </w:r>
      <w:proofErr w:type="spellEnd"/>
      <w:r w:rsidRPr="000020A2">
        <w:rPr>
          <w:rFonts w:ascii="Arial" w:hAnsi="Arial" w:cs="Arial"/>
        </w:rPr>
        <w:t xml:space="preserve">) en una versión futura, permitiendo que el </w:t>
      </w:r>
      <w:proofErr w:type="spellStart"/>
      <w:r w:rsidRPr="000020A2">
        <w:rPr>
          <w:rFonts w:ascii="Arial" w:hAnsi="Arial" w:cs="Arial"/>
        </w:rPr>
        <w:t>listener</w:t>
      </w:r>
      <w:proofErr w:type="spellEnd"/>
      <w:r w:rsidRPr="000020A2">
        <w:rPr>
          <w:rFonts w:ascii="Arial" w:hAnsi="Arial" w:cs="Arial"/>
        </w:rPr>
        <w:t xml:space="preserve"> de progreso académico y el </w:t>
      </w:r>
      <w:proofErr w:type="spellStart"/>
      <w:r w:rsidRPr="000020A2">
        <w:rPr>
          <w:rFonts w:ascii="Arial" w:hAnsi="Arial" w:cs="Arial"/>
        </w:rPr>
        <w:t>listener</w:t>
      </w:r>
      <w:proofErr w:type="spellEnd"/>
      <w:r w:rsidRPr="000020A2">
        <w:rPr>
          <w:rFonts w:ascii="Arial" w:hAnsi="Arial" w:cs="Arial"/>
        </w:rPr>
        <w:t xml:space="preserve"> de notificaciones del mismo MS puedan coexistir con idempotencia completa. Esta corrección elimina el riesgo actual de procesamiento duplicado en escenarios de alta disponibilidad.</w:t>
      </w:r>
    </w:p>
    <w:p w14:paraId="210B9084" w14:textId="7BBBD61E" w:rsidR="000020A2" w:rsidRPr="000020A2" w:rsidRDefault="000020A2" w:rsidP="000020A2">
      <w:pPr>
        <w:spacing w:line="480" w:lineRule="auto"/>
        <w:jc w:val="both"/>
        <w:rPr>
          <w:rFonts w:ascii="Arial" w:hAnsi="Arial" w:cs="Arial"/>
        </w:rPr>
      </w:pPr>
      <w:r w:rsidRPr="000020A2">
        <w:rPr>
          <w:rFonts w:ascii="Arial" w:hAnsi="Arial" w:cs="Arial"/>
        </w:rPr>
        <w:t xml:space="preserve">Migrar Feign de </w:t>
      </w:r>
      <w:proofErr w:type="spellStart"/>
      <w:r w:rsidRPr="000020A2">
        <w:rPr>
          <w:rFonts w:ascii="Arial" w:hAnsi="Arial" w:cs="Arial"/>
        </w:rPr>
        <w:t>HttpURLConnection</w:t>
      </w:r>
      <w:proofErr w:type="spellEnd"/>
      <w:r w:rsidRPr="000020A2">
        <w:rPr>
          <w:rFonts w:ascii="Arial" w:hAnsi="Arial" w:cs="Arial"/>
        </w:rPr>
        <w:t xml:space="preserve"> a </w:t>
      </w:r>
      <w:proofErr w:type="spellStart"/>
      <w:r w:rsidRPr="000020A2">
        <w:rPr>
          <w:rFonts w:ascii="Arial" w:hAnsi="Arial" w:cs="Arial"/>
        </w:rPr>
        <w:t>OkHttp</w:t>
      </w:r>
      <w:proofErr w:type="spellEnd"/>
    </w:p>
    <w:p w14:paraId="357B9685" w14:textId="0108814C" w:rsidR="000020A2" w:rsidRPr="000020A2" w:rsidRDefault="000020A2" w:rsidP="000020A2">
      <w:pPr>
        <w:spacing w:line="480" w:lineRule="auto"/>
        <w:jc w:val="both"/>
        <w:rPr>
          <w:rFonts w:ascii="Arial" w:hAnsi="Arial" w:cs="Arial"/>
        </w:rPr>
      </w:pPr>
      <w:r w:rsidRPr="000020A2">
        <w:rPr>
          <w:rFonts w:ascii="Arial" w:hAnsi="Arial" w:cs="Arial"/>
        </w:rPr>
        <w:t xml:space="preserve">El cliente HTTP por defecto de </w:t>
      </w:r>
      <w:proofErr w:type="spellStart"/>
      <w:r w:rsidRPr="000020A2">
        <w:rPr>
          <w:rFonts w:ascii="Arial" w:hAnsi="Arial" w:cs="Arial"/>
        </w:rPr>
        <w:t>OpenFeign</w:t>
      </w:r>
      <w:proofErr w:type="spellEnd"/>
      <w:r w:rsidRPr="000020A2">
        <w:rPr>
          <w:rFonts w:ascii="Arial" w:hAnsi="Arial" w:cs="Arial"/>
        </w:rPr>
        <w:t xml:space="preserve"> (</w:t>
      </w:r>
      <w:proofErr w:type="spellStart"/>
      <w:r w:rsidRPr="000020A2">
        <w:rPr>
          <w:rFonts w:ascii="Arial" w:hAnsi="Arial" w:cs="Arial"/>
        </w:rPr>
        <w:t>HttpURLConnection</w:t>
      </w:r>
      <w:proofErr w:type="spellEnd"/>
      <w:r w:rsidRPr="000020A2">
        <w:rPr>
          <w:rFonts w:ascii="Arial" w:hAnsi="Arial" w:cs="Arial"/>
        </w:rPr>
        <w:t xml:space="preserve">) no soporta el método PATCH, lo que obligó a usar PUT como </w:t>
      </w:r>
      <w:proofErr w:type="spellStart"/>
      <w:r w:rsidRPr="000020A2">
        <w:rPr>
          <w:rFonts w:ascii="Arial" w:hAnsi="Arial" w:cs="Arial"/>
        </w:rPr>
        <w:t>workaround</w:t>
      </w:r>
      <w:proofErr w:type="spellEnd"/>
      <w:r w:rsidRPr="000020A2">
        <w:rPr>
          <w:rFonts w:ascii="Arial" w:hAnsi="Arial" w:cs="Arial"/>
        </w:rPr>
        <w:t xml:space="preserve"> para la sincronización del odómetro vehicular. Se recomienda agregar la dependencia de </w:t>
      </w:r>
      <w:proofErr w:type="spellStart"/>
      <w:r w:rsidRPr="000020A2">
        <w:rPr>
          <w:rFonts w:ascii="Arial" w:hAnsi="Arial" w:cs="Arial"/>
        </w:rPr>
        <w:t>OkHttp</w:t>
      </w:r>
      <w:proofErr w:type="spellEnd"/>
      <w:r w:rsidRPr="000020A2">
        <w:rPr>
          <w:rFonts w:ascii="Arial" w:hAnsi="Arial" w:cs="Arial"/>
        </w:rPr>
        <w:t xml:space="preserve"> al cliente </w:t>
      </w:r>
      <w:proofErr w:type="spellStart"/>
      <w:r w:rsidRPr="000020A2">
        <w:rPr>
          <w:rFonts w:ascii="Arial" w:hAnsi="Arial" w:cs="Arial"/>
        </w:rPr>
        <w:t>Feign</w:t>
      </w:r>
      <w:proofErr w:type="spellEnd"/>
      <w:r w:rsidRPr="000020A2">
        <w:rPr>
          <w:rFonts w:ascii="Arial" w:hAnsi="Arial" w:cs="Arial"/>
        </w:rPr>
        <w:t xml:space="preserve"> y configurarlo como </w:t>
      </w:r>
      <w:proofErr w:type="spellStart"/>
      <w:r w:rsidRPr="000020A2">
        <w:rPr>
          <w:rFonts w:ascii="Arial" w:hAnsi="Arial" w:cs="Arial"/>
        </w:rPr>
        <w:t>transport</w:t>
      </w:r>
      <w:proofErr w:type="spellEnd"/>
      <w:r w:rsidRPr="000020A2">
        <w:rPr>
          <w:rFonts w:ascii="Arial" w:hAnsi="Arial" w:cs="Arial"/>
        </w:rPr>
        <w:t>, lo que elimina esta limitación y permite un uso correcto de los verbos HTTP REST en las comunicaciones entre microservicios.</w:t>
      </w:r>
    </w:p>
    <w:p w14:paraId="614A378B" w14:textId="70124351" w:rsidR="000020A2" w:rsidRPr="000020A2" w:rsidRDefault="000020A2" w:rsidP="000020A2">
      <w:pPr>
        <w:spacing w:line="480" w:lineRule="auto"/>
        <w:jc w:val="both"/>
        <w:rPr>
          <w:rFonts w:ascii="Arial" w:hAnsi="Arial" w:cs="Arial"/>
        </w:rPr>
      </w:pPr>
      <w:r w:rsidRPr="000020A2">
        <w:rPr>
          <w:rFonts w:ascii="Arial" w:hAnsi="Arial" w:cs="Arial"/>
        </w:rPr>
        <w:lastRenderedPageBreak/>
        <w:t>Implementar un plan de capacitación formal para cada escuela cliente</w:t>
      </w:r>
    </w:p>
    <w:p w14:paraId="7741B76B" w14:textId="77777777" w:rsidR="000020A2" w:rsidRPr="000020A2" w:rsidRDefault="000020A2" w:rsidP="000020A2">
      <w:pPr>
        <w:spacing w:line="480" w:lineRule="auto"/>
        <w:jc w:val="both"/>
        <w:rPr>
          <w:rFonts w:ascii="Arial" w:hAnsi="Arial" w:cs="Arial"/>
        </w:rPr>
      </w:pPr>
      <w:r w:rsidRPr="000020A2">
        <w:rPr>
          <w:rFonts w:ascii="Arial" w:hAnsi="Arial" w:cs="Arial"/>
        </w:rPr>
        <w:t xml:space="preserve">El sistema automatiza procesos que históricamente se realizaban de forma manual y desintegrada. La adopción exitosa del sistema depende en gran medida de la capacitación del personal administrativo y de los instructores. Se recomienda definir un plan de </w:t>
      </w:r>
      <w:proofErr w:type="spellStart"/>
      <w:r w:rsidRPr="000020A2">
        <w:rPr>
          <w:rFonts w:ascii="Arial" w:hAnsi="Arial" w:cs="Arial"/>
        </w:rPr>
        <w:t>onboarding</w:t>
      </w:r>
      <w:proofErr w:type="spellEnd"/>
      <w:r w:rsidRPr="000020A2">
        <w:rPr>
          <w:rFonts w:ascii="Arial" w:hAnsi="Arial" w:cs="Arial"/>
        </w:rPr>
        <w:t xml:space="preserve"> que incluya al menos una sesión presencial de cuatro horas con demostraciones de los flujos críticos (matrícula, asignación, cobro y generación de reportes), un manual de usuario entregado como parte del sistema, y un período de soporte </w:t>
      </w:r>
      <w:proofErr w:type="spellStart"/>
      <w:r w:rsidRPr="000020A2">
        <w:rPr>
          <w:rFonts w:ascii="Arial" w:hAnsi="Arial" w:cs="Arial"/>
        </w:rPr>
        <w:t>post-implantación</w:t>
      </w:r>
      <w:proofErr w:type="spellEnd"/>
      <w:r w:rsidRPr="000020A2">
        <w:rPr>
          <w:rFonts w:ascii="Arial" w:hAnsi="Arial" w:cs="Arial"/>
        </w:rPr>
        <w:t xml:space="preserve"> de 30 días.</w:t>
      </w:r>
    </w:p>
    <w:p w14:paraId="7346C2FD" w14:textId="07AD7589" w:rsidR="000020A2" w:rsidRPr="000020A2" w:rsidRDefault="000020A2" w:rsidP="000020A2">
      <w:pPr>
        <w:spacing w:line="480" w:lineRule="auto"/>
        <w:jc w:val="both"/>
        <w:rPr>
          <w:rFonts w:ascii="Arial" w:hAnsi="Arial" w:cs="Arial"/>
        </w:rPr>
      </w:pPr>
      <w:r w:rsidRPr="000020A2">
        <w:rPr>
          <w:rFonts w:ascii="Arial" w:hAnsi="Arial" w:cs="Arial"/>
        </w:rPr>
        <w:t xml:space="preserve">Evaluar la incorporación de </w:t>
      </w:r>
      <w:proofErr w:type="spellStart"/>
      <w:r w:rsidRPr="000020A2">
        <w:rPr>
          <w:rFonts w:ascii="Arial" w:hAnsi="Arial" w:cs="Arial"/>
        </w:rPr>
        <w:t>Kubernetes</w:t>
      </w:r>
      <w:proofErr w:type="spellEnd"/>
      <w:r w:rsidRPr="000020A2">
        <w:rPr>
          <w:rFonts w:ascii="Arial" w:hAnsi="Arial" w:cs="Arial"/>
        </w:rPr>
        <w:t xml:space="preserve"> para entornos de mayor escala</w:t>
      </w:r>
    </w:p>
    <w:p w14:paraId="75343D56" w14:textId="7CB36023" w:rsidR="000020A2" w:rsidRPr="000020A2" w:rsidRDefault="000020A2" w:rsidP="000020A2">
      <w:pPr>
        <w:spacing w:line="480" w:lineRule="auto"/>
        <w:jc w:val="both"/>
        <w:rPr>
          <w:rFonts w:ascii="Arial" w:hAnsi="Arial" w:cs="Arial"/>
        </w:rPr>
      </w:pPr>
      <w:r w:rsidRPr="000020A2">
        <w:rPr>
          <w:rFonts w:ascii="Arial" w:hAnsi="Arial" w:cs="Arial"/>
        </w:rPr>
        <w:t xml:space="preserve">El despliegue actual basado en Docker </w:t>
      </w:r>
      <w:proofErr w:type="spellStart"/>
      <w:r w:rsidRPr="000020A2">
        <w:rPr>
          <w:rFonts w:ascii="Arial" w:hAnsi="Arial" w:cs="Arial"/>
        </w:rPr>
        <w:t>Compose</w:t>
      </w:r>
      <w:proofErr w:type="spellEnd"/>
      <w:r w:rsidRPr="000020A2">
        <w:rPr>
          <w:rFonts w:ascii="Arial" w:hAnsi="Arial" w:cs="Arial"/>
        </w:rPr>
        <w:t xml:space="preserve"> sobre una sola máquina virtual es adecuado para escuelas con hasta 200 estudiantes activos y 20 instructores simultáneos. Para escuelas de mayor tamaño o para un modelo de negocio SaaS con múltiples instancias gestionadas centralmente, se recomienda migrar la orquestación a </w:t>
      </w:r>
      <w:proofErr w:type="spellStart"/>
      <w:r w:rsidRPr="000020A2">
        <w:rPr>
          <w:rFonts w:ascii="Arial" w:hAnsi="Arial" w:cs="Arial"/>
        </w:rPr>
        <w:t>Kubernetes</w:t>
      </w:r>
      <w:proofErr w:type="spellEnd"/>
      <w:r w:rsidRPr="000020A2">
        <w:rPr>
          <w:rFonts w:ascii="Arial" w:hAnsi="Arial" w:cs="Arial"/>
        </w:rPr>
        <w:t xml:space="preserve">, lo que permitiría escalado horizontal automático de los microservicios de mayor carga (MS-Asignaciones y MS-Reportes), despliegues sin tiempo de inactividad y gestión centralizada de secretos con </w:t>
      </w:r>
      <w:proofErr w:type="spellStart"/>
      <w:r w:rsidRPr="000020A2">
        <w:rPr>
          <w:rFonts w:ascii="Arial" w:hAnsi="Arial" w:cs="Arial"/>
        </w:rPr>
        <w:t>Kubernetes</w:t>
      </w:r>
      <w:proofErr w:type="spellEnd"/>
      <w:r w:rsidRPr="000020A2">
        <w:rPr>
          <w:rFonts w:ascii="Arial" w:hAnsi="Arial" w:cs="Arial"/>
        </w:rPr>
        <w:t xml:space="preserve"> </w:t>
      </w:r>
      <w:proofErr w:type="spellStart"/>
      <w:r w:rsidRPr="000020A2">
        <w:rPr>
          <w:rFonts w:ascii="Arial" w:hAnsi="Arial" w:cs="Arial"/>
        </w:rPr>
        <w:t>Secrets</w:t>
      </w:r>
      <w:proofErr w:type="spellEnd"/>
      <w:r w:rsidRPr="000020A2">
        <w:rPr>
          <w:rFonts w:ascii="Arial" w:hAnsi="Arial" w:cs="Arial"/>
        </w:rPr>
        <w:t xml:space="preserve"> o </w:t>
      </w:r>
      <w:proofErr w:type="spellStart"/>
      <w:r w:rsidRPr="000020A2">
        <w:rPr>
          <w:rFonts w:ascii="Arial" w:hAnsi="Arial" w:cs="Arial"/>
        </w:rPr>
        <w:t>HashiCorp</w:t>
      </w:r>
      <w:proofErr w:type="spellEnd"/>
      <w:r w:rsidRPr="000020A2">
        <w:rPr>
          <w:rFonts w:ascii="Arial" w:hAnsi="Arial" w:cs="Arial"/>
        </w:rPr>
        <w:t xml:space="preserve"> Vault.</w:t>
      </w:r>
    </w:p>
    <w:p w14:paraId="53E38BD0" w14:textId="77777777" w:rsidR="006E321C" w:rsidRPr="00E245B7" w:rsidRDefault="006E321C" w:rsidP="006B437D">
      <w:pPr>
        <w:pStyle w:val="Ttulo1"/>
        <w:spacing w:line="480" w:lineRule="auto"/>
        <w:jc w:val="both"/>
        <w:rPr>
          <w:rFonts w:cs="Arial"/>
          <w:szCs w:val="22"/>
        </w:rPr>
      </w:pPr>
    </w:p>
    <w:p w14:paraId="28AC5D79" w14:textId="0D529570" w:rsidR="00DE5034" w:rsidRPr="00E245B7" w:rsidRDefault="00DE5034" w:rsidP="000B258D">
      <w:pPr>
        <w:pStyle w:val="Ttulo1"/>
        <w:numPr>
          <w:ilvl w:val="0"/>
          <w:numId w:val="1"/>
        </w:numPr>
        <w:spacing w:line="480" w:lineRule="auto"/>
        <w:jc w:val="both"/>
        <w:rPr>
          <w:rFonts w:cs="Arial"/>
          <w:szCs w:val="22"/>
        </w:rPr>
      </w:pPr>
      <w:bookmarkStart w:id="58" w:name="_Toc227521396"/>
      <w:r w:rsidRPr="00E245B7">
        <w:rPr>
          <w:rFonts w:cs="Arial"/>
          <w:szCs w:val="22"/>
        </w:rPr>
        <w:t>Trabajo futuro</w:t>
      </w:r>
      <w:bookmarkEnd w:id="58"/>
    </w:p>
    <w:p w14:paraId="09908E8F" w14:textId="77777777" w:rsidR="000020A2" w:rsidRPr="00F00647" w:rsidRDefault="000020A2" w:rsidP="000020A2">
      <w:pPr>
        <w:spacing w:line="480" w:lineRule="auto"/>
        <w:jc w:val="both"/>
        <w:rPr>
          <w:rFonts w:ascii="Arial" w:hAnsi="Arial" w:cs="Arial"/>
          <w:b/>
          <w:bCs/>
          <w:iCs/>
        </w:rPr>
      </w:pPr>
      <w:r w:rsidRPr="00F00647">
        <w:rPr>
          <w:rFonts w:ascii="Arial" w:hAnsi="Arial" w:cs="Arial"/>
          <w:b/>
          <w:bCs/>
          <w:iCs/>
        </w:rPr>
        <w:t>9.1 Evolución directa del sistema (versión 2.0)</w:t>
      </w:r>
    </w:p>
    <w:p w14:paraId="09B9AC1D" w14:textId="5E327CA2" w:rsidR="000020A2" w:rsidRPr="00F00647" w:rsidRDefault="000020A2" w:rsidP="000020A2">
      <w:pPr>
        <w:spacing w:line="480" w:lineRule="auto"/>
        <w:jc w:val="both"/>
        <w:rPr>
          <w:rFonts w:ascii="Arial" w:hAnsi="Arial" w:cs="Arial"/>
          <w:b/>
          <w:bCs/>
          <w:iCs/>
        </w:rPr>
      </w:pPr>
      <w:r w:rsidRPr="00F00647">
        <w:rPr>
          <w:rFonts w:ascii="Arial" w:hAnsi="Arial" w:cs="Arial"/>
          <w:b/>
          <w:bCs/>
          <w:iCs/>
        </w:rPr>
        <w:t>Módulo de exámenes teóricos en línea</w:t>
      </w:r>
    </w:p>
    <w:p w14:paraId="330C95CC"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sistema actual gestiona las clases prácticas de </w:t>
      </w:r>
      <w:proofErr w:type="gramStart"/>
      <w:r w:rsidRPr="000020A2">
        <w:rPr>
          <w:rFonts w:ascii="Arial" w:hAnsi="Arial" w:cs="Arial"/>
          <w:iCs/>
        </w:rPr>
        <w:t>conducción</w:t>
      </w:r>
      <w:proofErr w:type="gramEnd"/>
      <w:r w:rsidRPr="000020A2">
        <w:rPr>
          <w:rFonts w:ascii="Arial" w:hAnsi="Arial" w:cs="Arial"/>
          <w:iCs/>
        </w:rPr>
        <w:t xml:space="preserve"> pero no contempla el proceso de evaluación teórica. Un módulo de exámenes en línea permitiría a los estudiantes rendir pruebas de conocimiento de normativa vial directamente en la plataforma, con banco de preguntas configurable por el administrador, resultados inmediatos y registro automático en el historial académico del estudiante. Este módulo podría integrarse con la lógica de progreso </w:t>
      </w:r>
      <w:r w:rsidRPr="000020A2">
        <w:rPr>
          <w:rFonts w:ascii="Arial" w:hAnsi="Arial" w:cs="Arial"/>
          <w:iCs/>
        </w:rPr>
        <w:lastRenderedPageBreak/>
        <w:t>académico existente en MS-Estudiantes para condicionar el avance a clases prácticas a la aprobación previa de los exámenes teóricos.</w:t>
      </w:r>
    </w:p>
    <w:p w14:paraId="76EEAA1C" w14:textId="3AC2CCAB" w:rsidR="000020A2" w:rsidRPr="00F00647" w:rsidRDefault="000020A2" w:rsidP="000020A2">
      <w:pPr>
        <w:spacing w:line="480" w:lineRule="auto"/>
        <w:jc w:val="both"/>
        <w:rPr>
          <w:rFonts w:ascii="Arial" w:hAnsi="Arial" w:cs="Arial"/>
          <w:b/>
          <w:bCs/>
          <w:iCs/>
        </w:rPr>
      </w:pPr>
      <w:r w:rsidRPr="00F00647">
        <w:rPr>
          <w:rFonts w:ascii="Arial" w:hAnsi="Arial" w:cs="Arial"/>
          <w:b/>
          <w:bCs/>
          <w:iCs/>
        </w:rPr>
        <w:t>Aplicación móvil nativa para instructores y estudiantes</w:t>
      </w:r>
    </w:p>
    <w:p w14:paraId="3D00E0F8" w14:textId="77777777" w:rsidR="000020A2" w:rsidRPr="000020A2" w:rsidRDefault="000020A2" w:rsidP="000020A2">
      <w:pPr>
        <w:spacing w:line="480" w:lineRule="auto"/>
        <w:jc w:val="both"/>
        <w:rPr>
          <w:rFonts w:ascii="Arial" w:hAnsi="Arial" w:cs="Arial"/>
          <w:iCs/>
        </w:rPr>
      </w:pPr>
      <w:r w:rsidRPr="000020A2">
        <w:rPr>
          <w:rFonts w:ascii="Arial" w:hAnsi="Arial" w:cs="Arial"/>
          <w:iCs/>
        </w:rPr>
        <w:t xml:space="preserve">El </w:t>
      </w:r>
      <w:proofErr w:type="spellStart"/>
      <w:r w:rsidRPr="000020A2">
        <w:rPr>
          <w:rFonts w:ascii="Arial" w:hAnsi="Arial" w:cs="Arial"/>
          <w:iCs/>
        </w:rPr>
        <w:t>frontend</w:t>
      </w:r>
      <w:proofErr w:type="spellEnd"/>
      <w:r w:rsidRPr="000020A2">
        <w:rPr>
          <w:rFonts w:ascii="Arial" w:hAnsi="Arial" w:cs="Arial"/>
          <w:iCs/>
        </w:rPr>
        <w:t xml:space="preserve"> actual es una SPA web responsive, lo que cubre el acceso desde dispositivos </w:t>
      </w:r>
      <w:proofErr w:type="gramStart"/>
      <w:r w:rsidRPr="000020A2">
        <w:rPr>
          <w:rFonts w:ascii="Arial" w:hAnsi="Arial" w:cs="Arial"/>
          <w:iCs/>
        </w:rPr>
        <w:t>móviles</w:t>
      </w:r>
      <w:proofErr w:type="gramEnd"/>
      <w:r w:rsidRPr="000020A2">
        <w:rPr>
          <w:rFonts w:ascii="Arial" w:hAnsi="Arial" w:cs="Arial"/>
          <w:iCs/>
        </w:rPr>
        <w:t xml:space="preserve"> pero sin las capacidades nativas de un aplicativo instalado. Una aplicación móvil nativa (</w:t>
      </w:r>
      <w:proofErr w:type="spellStart"/>
      <w:r w:rsidRPr="000020A2">
        <w:rPr>
          <w:rFonts w:ascii="Arial" w:hAnsi="Arial" w:cs="Arial"/>
          <w:iCs/>
        </w:rPr>
        <w:t>Flutter</w:t>
      </w:r>
      <w:proofErr w:type="spellEnd"/>
      <w:r w:rsidRPr="000020A2">
        <w:rPr>
          <w:rFonts w:ascii="Arial" w:hAnsi="Arial" w:cs="Arial"/>
          <w:iCs/>
        </w:rPr>
        <w:t xml:space="preserve"> o </w:t>
      </w:r>
      <w:proofErr w:type="spellStart"/>
      <w:r w:rsidRPr="000020A2">
        <w:rPr>
          <w:rFonts w:ascii="Arial" w:hAnsi="Arial" w:cs="Arial"/>
          <w:iCs/>
        </w:rPr>
        <w:t>React</w:t>
      </w:r>
      <w:proofErr w:type="spellEnd"/>
      <w:r w:rsidRPr="000020A2">
        <w:rPr>
          <w:rFonts w:ascii="Arial" w:hAnsi="Arial" w:cs="Arial"/>
          <w:iCs/>
        </w:rPr>
        <w:t xml:space="preserve"> Native) permitiría a los instructores marcar asistencia con escaneo de QR desde el vehículo, recibir notificaciones </w:t>
      </w:r>
      <w:proofErr w:type="spellStart"/>
      <w:r w:rsidRPr="000020A2">
        <w:rPr>
          <w:rFonts w:ascii="Arial" w:hAnsi="Arial" w:cs="Arial"/>
          <w:iCs/>
        </w:rPr>
        <w:t>push</w:t>
      </w:r>
      <w:proofErr w:type="spellEnd"/>
      <w:r w:rsidRPr="000020A2">
        <w:rPr>
          <w:rFonts w:ascii="Arial" w:hAnsi="Arial" w:cs="Arial"/>
          <w:iCs/>
        </w:rPr>
        <w:t xml:space="preserve"> sin depender del </w:t>
      </w:r>
      <w:proofErr w:type="spellStart"/>
      <w:r w:rsidRPr="000020A2">
        <w:rPr>
          <w:rFonts w:ascii="Arial" w:hAnsi="Arial" w:cs="Arial"/>
          <w:iCs/>
        </w:rPr>
        <w:t>polling</w:t>
      </w:r>
      <w:proofErr w:type="spellEnd"/>
      <w:r w:rsidRPr="000020A2">
        <w:rPr>
          <w:rFonts w:ascii="Arial" w:hAnsi="Arial" w:cs="Arial"/>
          <w:iCs/>
        </w:rPr>
        <w:t xml:space="preserve"> de 30 segundos actual, y acceder al calendario de asignaciones en modo offline con sincronización diferida. Para los estudiantes, la </w:t>
      </w:r>
      <w:proofErr w:type="gramStart"/>
      <w:r w:rsidRPr="000020A2">
        <w:rPr>
          <w:rFonts w:ascii="Arial" w:hAnsi="Arial" w:cs="Arial"/>
          <w:iCs/>
        </w:rPr>
        <w:t>app</w:t>
      </w:r>
      <w:proofErr w:type="gramEnd"/>
      <w:r w:rsidRPr="000020A2">
        <w:rPr>
          <w:rFonts w:ascii="Arial" w:hAnsi="Arial" w:cs="Arial"/>
          <w:iCs/>
        </w:rPr>
        <w:t xml:space="preserve"> podría mostrar su progreso académico, el historial de clases y el estado de cuenta en tiempo real.</w:t>
      </w:r>
    </w:p>
    <w:p w14:paraId="12622A92" w14:textId="38B1C913" w:rsidR="000020A2" w:rsidRPr="00F00647" w:rsidRDefault="000020A2" w:rsidP="000020A2">
      <w:pPr>
        <w:spacing w:line="480" w:lineRule="auto"/>
        <w:jc w:val="both"/>
        <w:rPr>
          <w:rFonts w:ascii="Arial" w:hAnsi="Arial" w:cs="Arial"/>
          <w:b/>
          <w:bCs/>
          <w:iCs/>
        </w:rPr>
      </w:pPr>
      <w:r w:rsidRPr="00F00647">
        <w:rPr>
          <w:rFonts w:ascii="Arial" w:hAnsi="Arial" w:cs="Arial"/>
          <w:b/>
          <w:bCs/>
          <w:iCs/>
        </w:rPr>
        <w:t>Integración con la API de la Agencia Nacional de Tránsito (ANT)</w:t>
      </w:r>
    </w:p>
    <w:p w14:paraId="5B07DCF5" w14:textId="77777777" w:rsidR="000020A2" w:rsidRPr="000020A2" w:rsidRDefault="000020A2" w:rsidP="000020A2">
      <w:pPr>
        <w:spacing w:line="480" w:lineRule="auto"/>
        <w:jc w:val="both"/>
        <w:rPr>
          <w:rFonts w:ascii="Arial" w:hAnsi="Arial" w:cs="Arial"/>
          <w:iCs/>
        </w:rPr>
      </w:pPr>
      <w:r w:rsidRPr="000020A2">
        <w:rPr>
          <w:rFonts w:ascii="Arial" w:hAnsi="Arial" w:cs="Arial"/>
          <w:iCs/>
        </w:rPr>
        <w:t>Actualmente, las fechas de vencimiento de SOAT y RTV se ingresan manualmente por el personal administrativo. Una integración con los servicios web de la ANT permitiría verificar automáticamente la vigencia de los documentos vehiculares y el estado de la licencia del instructor al momento de crear una asignación, eliminando el riesgo de error humano en el ingreso de fechas y garantizando que la información esté siempre sincronizada con el registro oficial.</w:t>
      </w:r>
    </w:p>
    <w:p w14:paraId="447F011D" w14:textId="0F36A22A" w:rsidR="000020A2" w:rsidRPr="00F00647" w:rsidRDefault="000020A2" w:rsidP="000020A2">
      <w:pPr>
        <w:spacing w:line="480" w:lineRule="auto"/>
        <w:jc w:val="both"/>
        <w:rPr>
          <w:rFonts w:ascii="Arial" w:hAnsi="Arial" w:cs="Arial"/>
          <w:b/>
          <w:bCs/>
          <w:iCs/>
        </w:rPr>
      </w:pPr>
      <w:proofErr w:type="spellStart"/>
      <w:r w:rsidRPr="00F00647">
        <w:rPr>
          <w:rFonts w:ascii="Arial" w:hAnsi="Arial" w:cs="Arial"/>
          <w:b/>
          <w:bCs/>
          <w:iCs/>
        </w:rPr>
        <w:t>Dashboard</w:t>
      </w:r>
      <w:proofErr w:type="spellEnd"/>
      <w:r w:rsidRPr="00F00647">
        <w:rPr>
          <w:rFonts w:ascii="Arial" w:hAnsi="Arial" w:cs="Arial"/>
          <w:b/>
          <w:bCs/>
          <w:iCs/>
        </w:rPr>
        <w:t xml:space="preserve"> analítico con inteligencia de negocio</w:t>
      </w:r>
    </w:p>
    <w:p w14:paraId="4591E632" w14:textId="6BAE5EB6" w:rsidR="000020A2" w:rsidRPr="000020A2" w:rsidRDefault="000020A2" w:rsidP="000020A2">
      <w:pPr>
        <w:spacing w:line="480" w:lineRule="auto"/>
        <w:jc w:val="both"/>
        <w:rPr>
          <w:rFonts w:ascii="Arial" w:hAnsi="Arial" w:cs="Arial"/>
          <w:iCs/>
        </w:rPr>
      </w:pPr>
      <w:r w:rsidRPr="000020A2">
        <w:rPr>
          <w:rFonts w:ascii="Arial" w:hAnsi="Arial" w:cs="Arial"/>
          <w:iCs/>
        </w:rPr>
        <w:t>El sistema genera un volumen significativo de datos operativos y financieros. Un módulo de analítica avanzada podría proporcionar proyecciones de ingresos basadas en el pipeline de matrículas en curso, identificación de estudiantes en riesgo de deserción (baja asistencia o pagos vencidos), análisis de la productividad de instructores y utilización de la flota vehicular, y detección de patrones de demanda por día y hora para optimizar la disponibilidad de recursos.</w:t>
      </w:r>
    </w:p>
    <w:p w14:paraId="0938F72A" w14:textId="1B7450AC" w:rsidR="000020A2" w:rsidRPr="00F00647" w:rsidRDefault="000020A2" w:rsidP="000020A2">
      <w:pPr>
        <w:spacing w:line="480" w:lineRule="auto"/>
        <w:jc w:val="both"/>
        <w:rPr>
          <w:rFonts w:ascii="Arial" w:hAnsi="Arial" w:cs="Arial"/>
          <w:b/>
          <w:bCs/>
          <w:iCs/>
        </w:rPr>
      </w:pPr>
      <w:r w:rsidRPr="00F00647">
        <w:rPr>
          <w:rFonts w:ascii="Arial" w:hAnsi="Arial" w:cs="Arial"/>
          <w:b/>
          <w:bCs/>
          <w:iCs/>
        </w:rPr>
        <w:t xml:space="preserve">Modo </w:t>
      </w:r>
      <w:proofErr w:type="spellStart"/>
      <w:r w:rsidRPr="00F00647">
        <w:rPr>
          <w:rFonts w:ascii="Arial" w:hAnsi="Arial" w:cs="Arial"/>
          <w:b/>
          <w:bCs/>
          <w:iCs/>
        </w:rPr>
        <w:t>multi-tenant</w:t>
      </w:r>
      <w:proofErr w:type="spellEnd"/>
      <w:r w:rsidRPr="00F00647">
        <w:rPr>
          <w:rFonts w:ascii="Arial" w:hAnsi="Arial" w:cs="Arial"/>
          <w:b/>
          <w:bCs/>
          <w:iCs/>
        </w:rPr>
        <w:t xml:space="preserve"> compartido (SaaS centralizado)</w:t>
      </w:r>
    </w:p>
    <w:p w14:paraId="6C32791A" w14:textId="0B943AD4" w:rsidR="004B54D9" w:rsidRDefault="000020A2" w:rsidP="006B437D">
      <w:pPr>
        <w:spacing w:line="480" w:lineRule="auto"/>
        <w:jc w:val="both"/>
        <w:rPr>
          <w:rFonts w:ascii="Arial" w:hAnsi="Arial" w:cs="Arial"/>
          <w:iCs/>
        </w:rPr>
      </w:pPr>
      <w:r w:rsidRPr="000020A2">
        <w:rPr>
          <w:rFonts w:ascii="Arial" w:hAnsi="Arial" w:cs="Arial"/>
          <w:iCs/>
        </w:rPr>
        <w:lastRenderedPageBreak/>
        <w:t xml:space="preserve">La arquitectura actual es </w:t>
      </w:r>
      <w:proofErr w:type="gramStart"/>
      <w:r w:rsidRPr="000020A2">
        <w:rPr>
          <w:rFonts w:ascii="Arial" w:hAnsi="Arial" w:cs="Arial"/>
          <w:iCs/>
        </w:rPr>
        <w:t>Single</w:t>
      </w:r>
      <w:proofErr w:type="gramEnd"/>
      <w:r w:rsidRPr="000020A2">
        <w:rPr>
          <w:rFonts w:ascii="Arial" w:hAnsi="Arial" w:cs="Arial"/>
          <w:iCs/>
        </w:rPr>
        <w:t>-</w:t>
      </w:r>
      <w:proofErr w:type="spellStart"/>
      <w:r w:rsidRPr="000020A2">
        <w:rPr>
          <w:rFonts w:ascii="Arial" w:hAnsi="Arial" w:cs="Arial"/>
          <w:iCs/>
        </w:rPr>
        <w:t>tenant</w:t>
      </w:r>
      <w:proofErr w:type="spellEnd"/>
      <w:r w:rsidRPr="000020A2">
        <w:rPr>
          <w:rFonts w:ascii="Arial" w:hAnsi="Arial" w:cs="Arial"/>
          <w:iCs/>
        </w:rPr>
        <w:t xml:space="preserve"> configurable, lo que significa que cada escuela requiere un despliegue independiente. Una evolución hacia un modelo </w:t>
      </w:r>
      <w:proofErr w:type="spellStart"/>
      <w:r w:rsidRPr="000020A2">
        <w:rPr>
          <w:rFonts w:ascii="Arial" w:hAnsi="Arial" w:cs="Arial"/>
          <w:iCs/>
        </w:rPr>
        <w:t>multi-tenant</w:t>
      </w:r>
      <w:proofErr w:type="spellEnd"/>
      <w:r w:rsidRPr="000020A2">
        <w:rPr>
          <w:rFonts w:ascii="Arial" w:hAnsi="Arial" w:cs="Arial"/>
          <w:iCs/>
        </w:rPr>
        <w:t xml:space="preserve"> compartido, con aislamiento de datos por </w:t>
      </w:r>
      <w:proofErr w:type="spellStart"/>
      <w:r w:rsidRPr="000020A2">
        <w:rPr>
          <w:rFonts w:ascii="Arial" w:hAnsi="Arial" w:cs="Arial"/>
          <w:iCs/>
        </w:rPr>
        <w:t>tenant_id</w:t>
      </w:r>
      <w:proofErr w:type="spellEnd"/>
      <w:r w:rsidRPr="000020A2">
        <w:rPr>
          <w:rFonts w:ascii="Arial" w:hAnsi="Arial" w:cs="Arial"/>
          <w:iCs/>
        </w:rPr>
        <w:t xml:space="preserve"> en las tablas de base de datos y un panel de administración central para la gestión de múltiples escuelas, permitiría reducir significativamente el costo de infraestructura por cliente y simplificar la distribución de actualizaciones del sistema.</w:t>
      </w:r>
    </w:p>
    <w:p w14:paraId="5374972C" w14:textId="77777777" w:rsidR="00F00647" w:rsidRPr="00F00647" w:rsidRDefault="00F00647" w:rsidP="00F00647">
      <w:pPr>
        <w:spacing w:line="480" w:lineRule="auto"/>
        <w:jc w:val="both"/>
        <w:rPr>
          <w:rFonts w:ascii="Arial" w:hAnsi="Arial" w:cs="Arial"/>
          <w:b/>
          <w:bCs/>
          <w:iCs/>
        </w:rPr>
      </w:pPr>
      <w:r w:rsidRPr="00F00647">
        <w:rPr>
          <w:rFonts w:ascii="Arial" w:hAnsi="Arial" w:cs="Arial"/>
          <w:b/>
          <w:bCs/>
          <w:iCs/>
        </w:rPr>
        <w:t>9.2 Proyectos derivados independientes</w:t>
      </w:r>
    </w:p>
    <w:p w14:paraId="3AD849E7" w14:textId="45AC5C0B"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simulación de conducción con seguimiento GPS</w:t>
      </w:r>
    </w:p>
    <w:p w14:paraId="5E1383CE" w14:textId="73B36EBE" w:rsidR="00F00647" w:rsidRPr="00F00647" w:rsidRDefault="00F00647" w:rsidP="00F00647">
      <w:pPr>
        <w:spacing w:line="480" w:lineRule="auto"/>
        <w:jc w:val="both"/>
        <w:rPr>
          <w:rFonts w:ascii="Arial" w:hAnsi="Arial" w:cs="Arial"/>
          <w:iCs/>
        </w:rPr>
      </w:pPr>
      <w:r w:rsidRPr="00F00647">
        <w:rPr>
          <w:rFonts w:ascii="Arial" w:hAnsi="Arial" w:cs="Arial"/>
          <w:iCs/>
        </w:rPr>
        <w:t>El registro de kilometraje implementado en MS-Asignaciones sienta las bases para un sistema de seguimiento de rutas de práctica. Un proyecto derivado podría desarrollar una aplicación de rastreo GPS en tiempo real que permita al coordinador de la escuela monitorear la ubicación de los vehículos durante las clases prácticas, generar mapas de calor de las rutas más utilizadas e identificar zonas de riesgo frecuente durante el aprendizaje. Los datos de este sistema alimentarían automáticamente el odómetro y el historial de MS-Vehículos.</w:t>
      </w:r>
    </w:p>
    <w:p w14:paraId="2DB45BD1" w14:textId="0053F6EE" w:rsidR="00F00647" w:rsidRPr="00F00647" w:rsidRDefault="00F00647" w:rsidP="00F00647">
      <w:pPr>
        <w:spacing w:line="480" w:lineRule="auto"/>
        <w:jc w:val="both"/>
        <w:rPr>
          <w:rFonts w:ascii="Arial" w:hAnsi="Arial" w:cs="Arial"/>
          <w:b/>
          <w:bCs/>
          <w:iCs/>
        </w:rPr>
      </w:pPr>
      <w:r w:rsidRPr="00F00647">
        <w:rPr>
          <w:rFonts w:ascii="Arial" w:hAnsi="Arial" w:cs="Arial"/>
          <w:b/>
          <w:bCs/>
          <w:iCs/>
        </w:rPr>
        <w:t>Plataforma de gestión para redes de escuelas de conducción</w:t>
      </w:r>
    </w:p>
    <w:p w14:paraId="72DBD6FE" w14:textId="38C38C7E" w:rsidR="00F00647" w:rsidRPr="00F00647" w:rsidRDefault="00F00647" w:rsidP="00F00647">
      <w:pPr>
        <w:spacing w:line="480" w:lineRule="auto"/>
        <w:jc w:val="both"/>
        <w:rPr>
          <w:rFonts w:ascii="Arial" w:hAnsi="Arial" w:cs="Arial"/>
          <w:iCs/>
        </w:rPr>
      </w:pPr>
      <w:r w:rsidRPr="00F00647">
        <w:rPr>
          <w:rFonts w:ascii="Arial" w:hAnsi="Arial" w:cs="Arial"/>
          <w:iCs/>
        </w:rPr>
        <w:t xml:space="preserve">Las redes de escuelas de conducción que operan bajo una misma franquicia o razón social podrían beneficiarse de una plataforma centralizada que consolide los indicadores operativos y financieros de todas sus sedes. Este proyecto derivado reutilizaría MS-Reportes como motor de agregación, añadiendo una capa de normalización de datos entre sedes con diferentes configuraciones y un </w:t>
      </w:r>
      <w:proofErr w:type="spellStart"/>
      <w:r w:rsidRPr="00F00647">
        <w:rPr>
          <w:rFonts w:ascii="Arial" w:hAnsi="Arial" w:cs="Arial"/>
          <w:iCs/>
        </w:rPr>
        <w:t>dashboard</w:t>
      </w:r>
      <w:proofErr w:type="spellEnd"/>
      <w:r w:rsidRPr="00F00647">
        <w:rPr>
          <w:rFonts w:ascii="Arial" w:hAnsi="Arial" w:cs="Arial"/>
          <w:iCs/>
        </w:rPr>
        <w:t xml:space="preserve"> ejecutivo con comparativas de rendimiento entre sucursales.</w:t>
      </w:r>
    </w:p>
    <w:p w14:paraId="76D3B2E6" w14:textId="3034AF46" w:rsidR="00F00647" w:rsidRPr="00F00647" w:rsidRDefault="00F00647" w:rsidP="00F00647">
      <w:pPr>
        <w:spacing w:line="480" w:lineRule="auto"/>
        <w:jc w:val="both"/>
        <w:rPr>
          <w:rFonts w:ascii="Arial" w:hAnsi="Arial" w:cs="Arial"/>
          <w:b/>
          <w:bCs/>
          <w:iCs/>
        </w:rPr>
      </w:pPr>
      <w:r w:rsidRPr="00F00647">
        <w:rPr>
          <w:rFonts w:ascii="Arial" w:hAnsi="Arial" w:cs="Arial"/>
          <w:b/>
          <w:bCs/>
          <w:iCs/>
        </w:rPr>
        <w:t>Sistema de evaluación de desempeño de instructores basado en datos</w:t>
      </w:r>
    </w:p>
    <w:p w14:paraId="6B6264D8" w14:textId="1DFF7AEF" w:rsidR="00F00647" w:rsidRPr="00F00647" w:rsidRDefault="00F00647" w:rsidP="00F00647">
      <w:pPr>
        <w:spacing w:line="480" w:lineRule="auto"/>
        <w:jc w:val="both"/>
        <w:rPr>
          <w:rFonts w:ascii="Arial" w:hAnsi="Arial" w:cs="Arial"/>
          <w:iCs/>
        </w:rPr>
      </w:pPr>
      <w:r w:rsidRPr="00F00647">
        <w:rPr>
          <w:rFonts w:ascii="Arial" w:hAnsi="Arial" w:cs="Arial"/>
          <w:iCs/>
        </w:rPr>
        <w:t xml:space="preserve">Los datos generados por el sistema (horas dictadas por instructor, asistencia de estudiantes, tasas de aprobación, kilómetros acumulados por categoría de licencia) constituyen un conjunto de datos rico para evaluar el desempeño pedagógico de los instructores. Un </w:t>
      </w:r>
      <w:r w:rsidRPr="00F00647">
        <w:rPr>
          <w:rFonts w:ascii="Arial" w:hAnsi="Arial" w:cs="Arial"/>
          <w:iCs/>
        </w:rPr>
        <w:lastRenderedPageBreak/>
        <w:t>proyecto derivado podría implementar un modelo de evaluación basado en métricas objetivas, complementado con encuestas de satisfacción de los estudiantes al finalizar cada clase, generando un sistema de retroalimentación continua que apoye la mejora de la calidad de la enseñanza.</w:t>
      </w:r>
    </w:p>
    <w:p w14:paraId="38C39321" w14:textId="3990732D" w:rsidR="00F00647" w:rsidRPr="00F00647" w:rsidRDefault="00F00647" w:rsidP="00F00647">
      <w:pPr>
        <w:spacing w:line="480" w:lineRule="auto"/>
        <w:jc w:val="both"/>
        <w:rPr>
          <w:rFonts w:ascii="Arial" w:hAnsi="Arial" w:cs="Arial"/>
          <w:b/>
          <w:bCs/>
          <w:iCs/>
        </w:rPr>
      </w:pPr>
      <w:r w:rsidRPr="00F00647">
        <w:rPr>
          <w:rFonts w:ascii="Arial" w:hAnsi="Arial" w:cs="Arial"/>
          <w:b/>
          <w:bCs/>
          <w:iCs/>
        </w:rPr>
        <w:t>Herramienta de cumplimiento normativo para la ANT</w:t>
      </w:r>
    </w:p>
    <w:p w14:paraId="32F26DB2" w14:textId="746F2586" w:rsidR="00F00647" w:rsidRPr="00F00647" w:rsidRDefault="00F00647" w:rsidP="00F00647">
      <w:pPr>
        <w:spacing w:line="480" w:lineRule="auto"/>
        <w:jc w:val="both"/>
        <w:rPr>
          <w:rFonts w:ascii="Arial" w:hAnsi="Arial" w:cs="Arial"/>
          <w:iCs/>
        </w:rPr>
      </w:pPr>
      <w:r w:rsidRPr="00F00647">
        <w:rPr>
          <w:rFonts w:ascii="Arial" w:hAnsi="Arial" w:cs="Arial"/>
          <w:iCs/>
        </w:rPr>
        <w:t>El sistema mantiene registros detallados de la habilitación de instructores, la documentación vehicular y el progreso académico de los estudiantes. Estos datos son exactamente los que la Agencia Nacional de Tránsito requiere en sus procesos de fiscalización a las escuelas de conducción. Un proyecto derivado podría desarrollar un módulo de generación de informes de cumplimiento normativo en los formatos requeridos por la ANT, reduciendo el tiempo dedicado a la preparación de auditorías y minimizando el riesgo de sanciones por incumplimiento documental.</w:t>
      </w:r>
    </w:p>
    <w:p w14:paraId="19670761" w14:textId="7034EDB7" w:rsidR="00F00647" w:rsidRPr="00F00647" w:rsidRDefault="00F00647" w:rsidP="00F00647">
      <w:pPr>
        <w:spacing w:line="480" w:lineRule="auto"/>
        <w:jc w:val="both"/>
        <w:rPr>
          <w:rFonts w:ascii="Arial" w:hAnsi="Arial" w:cs="Arial"/>
          <w:b/>
          <w:bCs/>
          <w:iCs/>
        </w:rPr>
      </w:pPr>
      <w:r w:rsidRPr="00F00647">
        <w:rPr>
          <w:rFonts w:ascii="Arial" w:hAnsi="Arial" w:cs="Arial"/>
          <w:b/>
          <w:bCs/>
          <w:iCs/>
        </w:rPr>
        <w:t xml:space="preserve">Investigación sobre aplicación de machine </w:t>
      </w:r>
      <w:proofErr w:type="spellStart"/>
      <w:r w:rsidRPr="00F00647">
        <w:rPr>
          <w:rFonts w:ascii="Arial" w:hAnsi="Arial" w:cs="Arial"/>
          <w:b/>
          <w:bCs/>
          <w:iCs/>
        </w:rPr>
        <w:t>learning</w:t>
      </w:r>
      <w:proofErr w:type="spellEnd"/>
      <w:r w:rsidRPr="00F00647">
        <w:rPr>
          <w:rFonts w:ascii="Arial" w:hAnsi="Arial" w:cs="Arial"/>
          <w:b/>
          <w:bCs/>
          <w:iCs/>
        </w:rPr>
        <w:t xml:space="preserve"> en predicción de riesgo vial</w:t>
      </w:r>
    </w:p>
    <w:p w14:paraId="6005D88C" w14:textId="2092D32E" w:rsidR="00F00647" w:rsidRDefault="00F00647" w:rsidP="00F00647">
      <w:pPr>
        <w:spacing w:line="480" w:lineRule="auto"/>
        <w:jc w:val="both"/>
        <w:rPr>
          <w:rFonts w:ascii="Arial" w:hAnsi="Arial" w:cs="Arial"/>
          <w:iCs/>
        </w:rPr>
      </w:pPr>
      <w:r w:rsidRPr="00F00647">
        <w:rPr>
          <w:rFonts w:ascii="Arial" w:hAnsi="Arial" w:cs="Arial"/>
          <w:iCs/>
        </w:rPr>
        <w:t>El conjunto de datos acumulado por el sistema (perfil del estudiante, número de horas de práctica por categoría, historial de asistencia, instructor asignado, rutas de práctica, resultados de exámenes teóricos) constituye la base para una línea de investigación académica orientada a identificar factores predictivos del riesgo de accidentes en conductores noveles. Un proyecto de investigación podría aplicar modelos de clasificación supervisada para determinar qué combinación de variables (número de horas, tipo de vehículo, categoría de licencia, zona geográfica de práctica) se correlaciona con menores tasas de incidentes en el primer año de conducción autónoma, contribuyendo a la seguridad vial desde una perspectiva basada en evidencia.</w:t>
      </w:r>
    </w:p>
    <w:p w14:paraId="7DA08B47" w14:textId="0479135E" w:rsidR="00F00647" w:rsidRDefault="00F00647" w:rsidP="00F00647">
      <w:pPr>
        <w:pStyle w:val="Ttulo1"/>
        <w:spacing w:line="480" w:lineRule="auto"/>
        <w:jc w:val="both"/>
        <w:rPr>
          <w:rFonts w:ascii="Arial" w:hAnsi="Arial" w:cs="Arial"/>
          <w:b/>
          <w:bCs/>
          <w:iCs/>
        </w:rPr>
      </w:pPr>
      <w:r w:rsidRPr="00F00647">
        <w:rPr>
          <w:rFonts w:ascii="Arial" w:hAnsi="Arial" w:cs="Arial"/>
          <w:b/>
          <w:bCs/>
          <w:iCs/>
        </w:rPr>
        <w:t>9.3 Resumen de líneas de trabajo futuro</w:t>
      </w:r>
    </w:p>
    <w:tbl>
      <w:tblPr>
        <w:tblStyle w:val="Tablaconcuadrcula"/>
        <w:tblW w:w="0" w:type="auto"/>
        <w:tblLook w:val="04A0" w:firstRow="1" w:lastRow="0" w:firstColumn="1" w:lastColumn="0" w:noHBand="0" w:noVBand="1"/>
      </w:tblPr>
      <w:tblGrid>
        <w:gridCol w:w="2254"/>
        <w:gridCol w:w="2254"/>
        <w:gridCol w:w="2254"/>
        <w:gridCol w:w="2254"/>
      </w:tblGrid>
      <w:tr w:rsidR="00F00647" w:rsidRPr="00F00647" w14:paraId="4DC94396" w14:textId="77777777" w:rsidTr="00F00647">
        <w:tc>
          <w:tcPr>
            <w:tcW w:w="2254" w:type="dxa"/>
          </w:tcPr>
          <w:p w14:paraId="24B364B5"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Proyecto</w:t>
            </w:r>
          </w:p>
        </w:tc>
        <w:tc>
          <w:tcPr>
            <w:tcW w:w="2254" w:type="dxa"/>
          </w:tcPr>
          <w:p w14:paraId="112B4342"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Tipo</w:t>
            </w:r>
          </w:p>
        </w:tc>
        <w:tc>
          <w:tcPr>
            <w:tcW w:w="2254" w:type="dxa"/>
          </w:tcPr>
          <w:p w14:paraId="43BFE3BD"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Impacto estimado</w:t>
            </w:r>
          </w:p>
        </w:tc>
        <w:tc>
          <w:tcPr>
            <w:tcW w:w="2254" w:type="dxa"/>
          </w:tcPr>
          <w:p w14:paraId="33909C4F" w14:textId="77777777" w:rsidR="00F00647" w:rsidRPr="00F00647" w:rsidRDefault="00F00647" w:rsidP="00C70FC3">
            <w:pPr>
              <w:spacing w:before="40" w:after="40"/>
              <w:jc w:val="center"/>
              <w:rPr>
                <w:rFonts w:ascii="Arial" w:hAnsi="Arial" w:cs="Arial"/>
                <w:b/>
                <w:bCs/>
                <w:iCs/>
              </w:rPr>
            </w:pPr>
            <w:r w:rsidRPr="00F00647">
              <w:rPr>
                <w:rFonts w:ascii="Arial" w:hAnsi="Arial" w:cs="Arial"/>
                <w:b/>
                <w:bCs/>
                <w:iCs/>
              </w:rPr>
              <w:t>Dependencia con v1.0</w:t>
            </w:r>
          </w:p>
        </w:tc>
      </w:tr>
      <w:tr w:rsidR="00F00647" w:rsidRPr="00F00647" w14:paraId="0382F0EC" w14:textId="77777777" w:rsidTr="00F00647">
        <w:tc>
          <w:tcPr>
            <w:tcW w:w="2254" w:type="dxa"/>
          </w:tcPr>
          <w:p w14:paraId="3D32B6DF" w14:textId="77777777" w:rsidR="00F00647" w:rsidRPr="00F00647" w:rsidRDefault="00F00647" w:rsidP="00C70FC3">
            <w:pPr>
              <w:spacing w:before="40" w:after="40"/>
              <w:rPr>
                <w:rFonts w:ascii="Arial" w:hAnsi="Arial" w:cs="Arial"/>
                <w:iCs/>
              </w:rPr>
            </w:pPr>
            <w:r w:rsidRPr="00F00647">
              <w:rPr>
                <w:rFonts w:ascii="Arial" w:hAnsi="Arial" w:cs="Arial"/>
                <w:iCs/>
              </w:rPr>
              <w:lastRenderedPageBreak/>
              <w:t>Módulo de exámenes teóricos en línea</w:t>
            </w:r>
          </w:p>
        </w:tc>
        <w:tc>
          <w:tcPr>
            <w:tcW w:w="2254" w:type="dxa"/>
          </w:tcPr>
          <w:p w14:paraId="5D9E59A2"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EE186C7" w14:textId="77777777" w:rsidR="00F00647" w:rsidRPr="00F00647" w:rsidRDefault="00F00647" w:rsidP="00C70FC3">
            <w:pPr>
              <w:spacing w:before="40" w:after="40"/>
              <w:rPr>
                <w:rFonts w:ascii="Arial" w:hAnsi="Arial" w:cs="Arial"/>
                <w:iCs/>
              </w:rPr>
            </w:pPr>
            <w:r w:rsidRPr="00F00647">
              <w:rPr>
                <w:rFonts w:ascii="Arial" w:hAnsi="Arial" w:cs="Arial"/>
                <w:iCs/>
              </w:rPr>
              <w:t>Alto — completa el ciclo formativo</w:t>
            </w:r>
          </w:p>
        </w:tc>
        <w:tc>
          <w:tcPr>
            <w:tcW w:w="2254" w:type="dxa"/>
          </w:tcPr>
          <w:p w14:paraId="4CFC3B7C" w14:textId="77777777" w:rsidR="00F00647" w:rsidRPr="00F00647" w:rsidRDefault="00F00647" w:rsidP="00C70FC3">
            <w:pPr>
              <w:spacing w:before="40" w:after="40"/>
              <w:rPr>
                <w:rFonts w:ascii="Arial" w:hAnsi="Arial" w:cs="Arial"/>
                <w:iCs/>
              </w:rPr>
            </w:pPr>
            <w:r w:rsidRPr="00F00647">
              <w:rPr>
                <w:rFonts w:ascii="Arial" w:hAnsi="Arial" w:cs="Arial"/>
                <w:iCs/>
              </w:rPr>
              <w:t>MS-Estudiantes (progreso académico)</w:t>
            </w:r>
          </w:p>
        </w:tc>
      </w:tr>
      <w:tr w:rsidR="00F00647" w:rsidRPr="00F00647" w14:paraId="01367679" w14:textId="77777777" w:rsidTr="00F00647">
        <w:tc>
          <w:tcPr>
            <w:tcW w:w="2254" w:type="dxa"/>
          </w:tcPr>
          <w:p w14:paraId="51613E4A" w14:textId="77777777" w:rsidR="00F00647" w:rsidRPr="00F00647" w:rsidRDefault="00F00647" w:rsidP="00C70FC3">
            <w:pPr>
              <w:spacing w:before="40" w:after="40"/>
              <w:rPr>
                <w:rFonts w:ascii="Arial" w:hAnsi="Arial" w:cs="Arial"/>
                <w:iCs/>
              </w:rPr>
            </w:pPr>
            <w:r w:rsidRPr="00F00647">
              <w:rPr>
                <w:rFonts w:ascii="Arial" w:hAnsi="Arial" w:cs="Arial"/>
                <w:iCs/>
              </w:rPr>
              <w:t>App móvil nativa (</w:t>
            </w:r>
            <w:proofErr w:type="spellStart"/>
            <w:r w:rsidRPr="00F00647">
              <w:rPr>
                <w:rFonts w:ascii="Arial" w:hAnsi="Arial" w:cs="Arial"/>
                <w:iCs/>
              </w:rPr>
              <w:t>Flutter</w:t>
            </w:r>
            <w:proofErr w:type="spellEnd"/>
            <w:r w:rsidRPr="00F00647">
              <w:rPr>
                <w:rFonts w:ascii="Arial" w:hAnsi="Arial" w:cs="Arial"/>
                <w:iCs/>
              </w:rPr>
              <w:t>/</w:t>
            </w:r>
            <w:proofErr w:type="spellStart"/>
            <w:r w:rsidRPr="00F00647">
              <w:rPr>
                <w:rFonts w:ascii="Arial" w:hAnsi="Arial" w:cs="Arial"/>
                <w:iCs/>
              </w:rPr>
              <w:t>React</w:t>
            </w:r>
            <w:proofErr w:type="spellEnd"/>
            <w:r w:rsidRPr="00F00647">
              <w:rPr>
                <w:rFonts w:ascii="Arial" w:hAnsi="Arial" w:cs="Arial"/>
                <w:iCs/>
              </w:rPr>
              <w:t xml:space="preserve"> Native)</w:t>
            </w:r>
          </w:p>
        </w:tc>
        <w:tc>
          <w:tcPr>
            <w:tcW w:w="2254" w:type="dxa"/>
          </w:tcPr>
          <w:p w14:paraId="1A9F6B5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70E57C89" w14:textId="77777777" w:rsidR="00F00647" w:rsidRPr="00F00647" w:rsidRDefault="00F00647" w:rsidP="00C70FC3">
            <w:pPr>
              <w:spacing w:before="40" w:after="40"/>
              <w:rPr>
                <w:rFonts w:ascii="Arial" w:hAnsi="Arial" w:cs="Arial"/>
                <w:iCs/>
              </w:rPr>
            </w:pPr>
            <w:r w:rsidRPr="00F00647">
              <w:rPr>
                <w:rFonts w:ascii="Arial" w:hAnsi="Arial" w:cs="Arial"/>
                <w:iCs/>
              </w:rPr>
              <w:t>Alto — mejora la experiencia de instructores y estudiantes</w:t>
            </w:r>
          </w:p>
        </w:tc>
        <w:tc>
          <w:tcPr>
            <w:tcW w:w="2254" w:type="dxa"/>
          </w:tcPr>
          <w:p w14:paraId="2EE779C0" w14:textId="77777777" w:rsidR="00F00647" w:rsidRPr="00F00647" w:rsidRDefault="00F00647" w:rsidP="00C70FC3">
            <w:pPr>
              <w:spacing w:before="40" w:after="40"/>
              <w:rPr>
                <w:rFonts w:ascii="Arial" w:hAnsi="Arial" w:cs="Arial"/>
                <w:iCs/>
              </w:rPr>
            </w:pPr>
            <w:r w:rsidRPr="00F00647">
              <w:rPr>
                <w:rFonts w:ascii="Arial" w:hAnsi="Arial" w:cs="Arial"/>
                <w:iCs/>
              </w:rPr>
              <w:t>API REST existente + MS-Notificaciones (</w:t>
            </w:r>
            <w:proofErr w:type="spellStart"/>
            <w:r w:rsidRPr="00F00647">
              <w:rPr>
                <w:rFonts w:ascii="Arial" w:hAnsi="Arial" w:cs="Arial"/>
                <w:iCs/>
              </w:rPr>
              <w:t>push</w:t>
            </w:r>
            <w:proofErr w:type="spellEnd"/>
            <w:r w:rsidRPr="00F00647">
              <w:rPr>
                <w:rFonts w:ascii="Arial" w:hAnsi="Arial" w:cs="Arial"/>
                <w:iCs/>
              </w:rPr>
              <w:t>)</w:t>
            </w:r>
          </w:p>
        </w:tc>
      </w:tr>
      <w:tr w:rsidR="00F00647" w:rsidRPr="00F00647" w14:paraId="564666B0" w14:textId="77777777" w:rsidTr="00F00647">
        <w:tc>
          <w:tcPr>
            <w:tcW w:w="2254" w:type="dxa"/>
          </w:tcPr>
          <w:p w14:paraId="216BAA85" w14:textId="77777777" w:rsidR="00F00647" w:rsidRPr="00F00647" w:rsidRDefault="00F00647" w:rsidP="00C70FC3">
            <w:pPr>
              <w:spacing w:before="40" w:after="40"/>
              <w:rPr>
                <w:rFonts w:ascii="Arial" w:hAnsi="Arial" w:cs="Arial"/>
                <w:iCs/>
              </w:rPr>
            </w:pPr>
            <w:r w:rsidRPr="00F00647">
              <w:rPr>
                <w:rFonts w:ascii="Arial" w:hAnsi="Arial" w:cs="Arial"/>
                <w:iCs/>
              </w:rPr>
              <w:t>Integración con API de la ANT</w:t>
            </w:r>
          </w:p>
        </w:tc>
        <w:tc>
          <w:tcPr>
            <w:tcW w:w="2254" w:type="dxa"/>
          </w:tcPr>
          <w:p w14:paraId="3A796A63"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EF3348A" w14:textId="77777777" w:rsidR="00F00647" w:rsidRPr="00F00647" w:rsidRDefault="00F00647" w:rsidP="00C70FC3">
            <w:pPr>
              <w:spacing w:before="40" w:after="40"/>
              <w:rPr>
                <w:rFonts w:ascii="Arial" w:hAnsi="Arial" w:cs="Arial"/>
                <w:iCs/>
              </w:rPr>
            </w:pPr>
            <w:r w:rsidRPr="00F00647">
              <w:rPr>
                <w:rFonts w:ascii="Arial" w:hAnsi="Arial" w:cs="Arial"/>
                <w:iCs/>
              </w:rPr>
              <w:t>Alto — elimina error humano en documentación vehicular</w:t>
            </w:r>
          </w:p>
        </w:tc>
        <w:tc>
          <w:tcPr>
            <w:tcW w:w="2254" w:type="dxa"/>
          </w:tcPr>
          <w:p w14:paraId="333368C0" w14:textId="77777777" w:rsidR="00F00647" w:rsidRPr="00F00647" w:rsidRDefault="00F00647" w:rsidP="00C70FC3">
            <w:pPr>
              <w:spacing w:before="40" w:after="40"/>
              <w:rPr>
                <w:rFonts w:ascii="Arial" w:hAnsi="Arial" w:cs="Arial"/>
                <w:iCs/>
              </w:rPr>
            </w:pPr>
            <w:r w:rsidRPr="00F00647">
              <w:rPr>
                <w:rFonts w:ascii="Arial" w:hAnsi="Arial" w:cs="Arial"/>
                <w:iCs/>
              </w:rPr>
              <w:t>MS-Vehículos + MS-Instructores</w:t>
            </w:r>
          </w:p>
        </w:tc>
      </w:tr>
      <w:tr w:rsidR="00F00647" w:rsidRPr="00F00647" w14:paraId="4B739CEC" w14:textId="77777777" w:rsidTr="00F00647">
        <w:tc>
          <w:tcPr>
            <w:tcW w:w="2254" w:type="dxa"/>
          </w:tcPr>
          <w:p w14:paraId="65DE5F14"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Dashboard</w:t>
            </w:r>
            <w:proofErr w:type="spellEnd"/>
            <w:r w:rsidRPr="00F00647">
              <w:rPr>
                <w:rFonts w:ascii="Arial" w:hAnsi="Arial" w:cs="Arial"/>
                <w:iCs/>
              </w:rPr>
              <w:t xml:space="preserve"> analítico con BI</w:t>
            </w:r>
          </w:p>
        </w:tc>
        <w:tc>
          <w:tcPr>
            <w:tcW w:w="2254" w:type="dxa"/>
          </w:tcPr>
          <w:p w14:paraId="1EF266BF"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545C771E" w14:textId="77777777" w:rsidR="00F00647" w:rsidRPr="00F00647" w:rsidRDefault="00F00647" w:rsidP="00C70FC3">
            <w:pPr>
              <w:spacing w:before="40" w:after="40"/>
              <w:rPr>
                <w:rFonts w:ascii="Arial" w:hAnsi="Arial" w:cs="Arial"/>
                <w:iCs/>
              </w:rPr>
            </w:pPr>
            <w:r w:rsidRPr="00F00647">
              <w:rPr>
                <w:rFonts w:ascii="Arial" w:hAnsi="Arial" w:cs="Arial"/>
                <w:iCs/>
              </w:rPr>
              <w:t>Medio — valor gerencial diferenciador</w:t>
            </w:r>
          </w:p>
        </w:tc>
        <w:tc>
          <w:tcPr>
            <w:tcW w:w="2254" w:type="dxa"/>
          </w:tcPr>
          <w:p w14:paraId="7A52898B" w14:textId="77777777" w:rsidR="00F00647" w:rsidRPr="00F00647" w:rsidRDefault="00F00647" w:rsidP="00C70FC3">
            <w:pPr>
              <w:spacing w:before="40" w:after="40"/>
              <w:rPr>
                <w:rFonts w:ascii="Arial" w:hAnsi="Arial" w:cs="Arial"/>
                <w:iCs/>
              </w:rPr>
            </w:pPr>
            <w:r w:rsidRPr="00F00647">
              <w:rPr>
                <w:rFonts w:ascii="Arial" w:hAnsi="Arial" w:cs="Arial"/>
                <w:iCs/>
              </w:rPr>
              <w:t>MS-Reportes (motor de datos)</w:t>
            </w:r>
          </w:p>
        </w:tc>
      </w:tr>
      <w:tr w:rsidR="00F00647" w:rsidRPr="00F00647" w14:paraId="3D599F6F" w14:textId="77777777" w:rsidTr="00F00647">
        <w:tc>
          <w:tcPr>
            <w:tcW w:w="2254" w:type="dxa"/>
          </w:tcPr>
          <w:p w14:paraId="2D57D44A"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Multi-tenant</w:t>
            </w:r>
            <w:proofErr w:type="spellEnd"/>
            <w:r w:rsidRPr="00F00647">
              <w:rPr>
                <w:rFonts w:ascii="Arial" w:hAnsi="Arial" w:cs="Arial"/>
                <w:iCs/>
              </w:rPr>
              <w:t xml:space="preserve"> SaaS centralizado</w:t>
            </w:r>
          </w:p>
        </w:tc>
        <w:tc>
          <w:tcPr>
            <w:tcW w:w="2254" w:type="dxa"/>
          </w:tcPr>
          <w:p w14:paraId="1D77EA76" w14:textId="77777777" w:rsidR="00F00647" w:rsidRPr="00F00647" w:rsidRDefault="00F00647" w:rsidP="00C70FC3">
            <w:pPr>
              <w:spacing w:before="40" w:after="40"/>
              <w:rPr>
                <w:rFonts w:ascii="Arial" w:hAnsi="Arial" w:cs="Arial"/>
                <w:iCs/>
              </w:rPr>
            </w:pPr>
            <w:r w:rsidRPr="00F00647">
              <w:rPr>
                <w:rFonts w:ascii="Arial" w:hAnsi="Arial" w:cs="Arial"/>
                <w:iCs/>
              </w:rPr>
              <w:t>Evolución directa</w:t>
            </w:r>
          </w:p>
        </w:tc>
        <w:tc>
          <w:tcPr>
            <w:tcW w:w="2254" w:type="dxa"/>
          </w:tcPr>
          <w:p w14:paraId="1C6A6099" w14:textId="77777777" w:rsidR="00F00647" w:rsidRPr="00F00647" w:rsidRDefault="00F00647" w:rsidP="00C70FC3">
            <w:pPr>
              <w:spacing w:before="40" w:after="40"/>
              <w:rPr>
                <w:rFonts w:ascii="Arial" w:hAnsi="Arial" w:cs="Arial"/>
                <w:iCs/>
              </w:rPr>
            </w:pPr>
            <w:r w:rsidRPr="00F00647">
              <w:rPr>
                <w:rFonts w:ascii="Arial" w:hAnsi="Arial" w:cs="Arial"/>
                <w:iCs/>
              </w:rPr>
              <w:t>Alto — viabilidad comercial a escala</w:t>
            </w:r>
          </w:p>
        </w:tc>
        <w:tc>
          <w:tcPr>
            <w:tcW w:w="2254" w:type="dxa"/>
          </w:tcPr>
          <w:p w14:paraId="38089C1C"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Refactor</w:t>
            </w:r>
            <w:proofErr w:type="spellEnd"/>
            <w:r w:rsidRPr="00F00647">
              <w:rPr>
                <w:rFonts w:ascii="Arial" w:hAnsi="Arial" w:cs="Arial"/>
                <w:iCs/>
              </w:rPr>
              <w:t xml:space="preserve"> completo de </w:t>
            </w:r>
            <w:proofErr w:type="spellStart"/>
            <w:r w:rsidRPr="00F00647">
              <w:rPr>
                <w:rFonts w:ascii="Arial" w:hAnsi="Arial" w:cs="Arial"/>
                <w:iCs/>
              </w:rPr>
              <w:t>schemas</w:t>
            </w:r>
            <w:proofErr w:type="spellEnd"/>
            <w:r w:rsidRPr="00F00647">
              <w:rPr>
                <w:rFonts w:ascii="Arial" w:hAnsi="Arial" w:cs="Arial"/>
                <w:iCs/>
              </w:rPr>
              <w:t xml:space="preserve"> + Gateway</w:t>
            </w:r>
          </w:p>
        </w:tc>
      </w:tr>
      <w:tr w:rsidR="00F00647" w:rsidRPr="00F00647" w14:paraId="1E91CA79" w14:textId="77777777" w:rsidTr="00F00647">
        <w:tc>
          <w:tcPr>
            <w:tcW w:w="2254" w:type="dxa"/>
          </w:tcPr>
          <w:p w14:paraId="3246472F" w14:textId="77777777" w:rsidR="00F00647" w:rsidRPr="00F00647" w:rsidRDefault="00F00647" w:rsidP="00C70FC3">
            <w:pPr>
              <w:spacing w:before="40" w:after="40"/>
              <w:rPr>
                <w:rFonts w:ascii="Arial" w:hAnsi="Arial" w:cs="Arial"/>
                <w:iCs/>
              </w:rPr>
            </w:pPr>
            <w:r w:rsidRPr="00F00647">
              <w:rPr>
                <w:rFonts w:ascii="Arial" w:hAnsi="Arial" w:cs="Arial"/>
                <w:iCs/>
              </w:rPr>
              <w:t>Seguimiento GPS de rutas de práctica</w:t>
            </w:r>
          </w:p>
        </w:tc>
        <w:tc>
          <w:tcPr>
            <w:tcW w:w="2254" w:type="dxa"/>
          </w:tcPr>
          <w:p w14:paraId="4D259217"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35626927" w14:textId="77777777" w:rsidR="00F00647" w:rsidRPr="00F00647" w:rsidRDefault="00F00647" w:rsidP="00C70FC3">
            <w:pPr>
              <w:spacing w:before="40" w:after="40"/>
              <w:rPr>
                <w:rFonts w:ascii="Arial" w:hAnsi="Arial" w:cs="Arial"/>
                <w:iCs/>
              </w:rPr>
            </w:pPr>
            <w:r w:rsidRPr="00F00647">
              <w:rPr>
                <w:rFonts w:ascii="Arial" w:hAnsi="Arial" w:cs="Arial"/>
                <w:iCs/>
              </w:rPr>
              <w:t>Medio — seguridad vial y trazabilidad</w:t>
            </w:r>
          </w:p>
        </w:tc>
        <w:tc>
          <w:tcPr>
            <w:tcW w:w="2254" w:type="dxa"/>
          </w:tcPr>
          <w:p w14:paraId="1B68CD1E" w14:textId="77777777" w:rsidR="00F00647" w:rsidRPr="00F00647" w:rsidRDefault="00F00647" w:rsidP="00C70FC3">
            <w:pPr>
              <w:spacing w:before="40" w:after="40"/>
              <w:rPr>
                <w:rFonts w:ascii="Arial" w:hAnsi="Arial" w:cs="Arial"/>
                <w:iCs/>
              </w:rPr>
            </w:pPr>
            <w:r w:rsidRPr="00F00647">
              <w:rPr>
                <w:rFonts w:ascii="Arial" w:hAnsi="Arial" w:cs="Arial"/>
                <w:iCs/>
              </w:rPr>
              <w:t>MS-Asignaciones (kilometraje)</w:t>
            </w:r>
          </w:p>
        </w:tc>
      </w:tr>
      <w:tr w:rsidR="00F00647" w:rsidRPr="00F00647" w14:paraId="5D18930D" w14:textId="77777777" w:rsidTr="00F00647">
        <w:tc>
          <w:tcPr>
            <w:tcW w:w="2254" w:type="dxa"/>
          </w:tcPr>
          <w:p w14:paraId="5A113DE0" w14:textId="77777777" w:rsidR="00F00647" w:rsidRPr="00F00647" w:rsidRDefault="00F00647" w:rsidP="00C70FC3">
            <w:pPr>
              <w:spacing w:before="40" w:after="40"/>
              <w:rPr>
                <w:rFonts w:ascii="Arial" w:hAnsi="Arial" w:cs="Arial"/>
                <w:iCs/>
              </w:rPr>
            </w:pPr>
            <w:r w:rsidRPr="00F00647">
              <w:rPr>
                <w:rFonts w:ascii="Arial" w:hAnsi="Arial" w:cs="Arial"/>
                <w:iCs/>
              </w:rPr>
              <w:t>Plataforma para redes de franquicias</w:t>
            </w:r>
          </w:p>
        </w:tc>
        <w:tc>
          <w:tcPr>
            <w:tcW w:w="2254" w:type="dxa"/>
          </w:tcPr>
          <w:p w14:paraId="627FA3D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55BE989F" w14:textId="77777777" w:rsidR="00F00647" w:rsidRPr="00F00647" w:rsidRDefault="00F00647" w:rsidP="00C70FC3">
            <w:pPr>
              <w:spacing w:before="40" w:after="40"/>
              <w:rPr>
                <w:rFonts w:ascii="Arial" w:hAnsi="Arial" w:cs="Arial"/>
                <w:iCs/>
              </w:rPr>
            </w:pPr>
            <w:r w:rsidRPr="00F00647">
              <w:rPr>
                <w:rFonts w:ascii="Arial" w:hAnsi="Arial" w:cs="Arial"/>
                <w:iCs/>
              </w:rPr>
              <w:t>Medio — mercado B2B de redes</w:t>
            </w:r>
          </w:p>
        </w:tc>
        <w:tc>
          <w:tcPr>
            <w:tcW w:w="2254" w:type="dxa"/>
          </w:tcPr>
          <w:p w14:paraId="0BF1FA36" w14:textId="77777777" w:rsidR="00F00647" w:rsidRPr="00F00647" w:rsidRDefault="00F00647" w:rsidP="00C70FC3">
            <w:pPr>
              <w:spacing w:before="40" w:after="40"/>
              <w:rPr>
                <w:rFonts w:ascii="Arial" w:hAnsi="Arial" w:cs="Arial"/>
                <w:iCs/>
              </w:rPr>
            </w:pPr>
            <w:r w:rsidRPr="00F00647">
              <w:rPr>
                <w:rFonts w:ascii="Arial" w:hAnsi="Arial" w:cs="Arial"/>
                <w:iCs/>
              </w:rPr>
              <w:t>MS-Reportes como API de datos</w:t>
            </w:r>
          </w:p>
        </w:tc>
      </w:tr>
      <w:tr w:rsidR="00F00647" w:rsidRPr="00F00647" w14:paraId="194BFEC3" w14:textId="77777777" w:rsidTr="00F00647">
        <w:tc>
          <w:tcPr>
            <w:tcW w:w="2254" w:type="dxa"/>
          </w:tcPr>
          <w:p w14:paraId="12CE44B9" w14:textId="77777777" w:rsidR="00F00647" w:rsidRPr="00F00647" w:rsidRDefault="00F00647" w:rsidP="00C70FC3">
            <w:pPr>
              <w:spacing w:before="40" w:after="40"/>
              <w:rPr>
                <w:rFonts w:ascii="Arial" w:hAnsi="Arial" w:cs="Arial"/>
                <w:iCs/>
              </w:rPr>
            </w:pPr>
            <w:r w:rsidRPr="00F00647">
              <w:rPr>
                <w:rFonts w:ascii="Arial" w:hAnsi="Arial" w:cs="Arial"/>
                <w:iCs/>
              </w:rPr>
              <w:t>Evaluación de desempeño de instructores</w:t>
            </w:r>
          </w:p>
        </w:tc>
        <w:tc>
          <w:tcPr>
            <w:tcW w:w="2254" w:type="dxa"/>
          </w:tcPr>
          <w:p w14:paraId="0E2F2F5F"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433911E6" w14:textId="77777777" w:rsidR="00F00647" w:rsidRPr="00F00647" w:rsidRDefault="00F00647" w:rsidP="00C70FC3">
            <w:pPr>
              <w:spacing w:before="40" w:after="40"/>
              <w:rPr>
                <w:rFonts w:ascii="Arial" w:hAnsi="Arial" w:cs="Arial"/>
                <w:iCs/>
              </w:rPr>
            </w:pPr>
            <w:r w:rsidRPr="00F00647">
              <w:rPr>
                <w:rFonts w:ascii="Arial" w:hAnsi="Arial" w:cs="Arial"/>
                <w:iCs/>
              </w:rPr>
              <w:t>Medio — calidad pedagógica</w:t>
            </w:r>
          </w:p>
        </w:tc>
        <w:tc>
          <w:tcPr>
            <w:tcW w:w="2254" w:type="dxa"/>
          </w:tcPr>
          <w:p w14:paraId="7F707BD8" w14:textId="77777777" w:rsidR="00F00647" w:rsidRPr="00F00647" w:rsidRDefault="00F00647" w:rsidP="00C70FC3">
            <w:pPr>
              <w:spacing w:before="40" w:after="40"/>
              <w:rPr>
                <w:rFonts w:ascii="Arial" w:hAnsi="Arial" w:cs="Arial"/>
                <w:iCs/>
              </w:rPr>
            </w:pPr>
            <w:r w:rsidRPr="00F00647">
              <w:rPr>
                <w:rFonts w:ascii="Arial" w:hAnsi="Arial" w:cs="Arial"/>
                <w:iCs/>
              </w:rPr>
              <w:t>MS-Asignaciones + MS-Estudiantes (historial)</w:t>
            </w:r>
          </w:p>
        </w:tc>
      </w:tr>
      <w:tr w:rsidR="00F00647" w:rsidRPr="00F00647" w14:paraId="5238EADB" w14:textId="77777777" w:rsidTr="00F00647">
        <w:tc>
          <w:tcPr>
            <w:tcW w:w="2254" w:type="dxa"/>
          </w:tcPr>
          <w:p w14:paraId="13794AE5" w14:textId="77777777" w:rsidR="00F00647" w:rsidRPr="00F00647" w:rsidRDefault="00F00647" w:rsidP="00C70FC3">
            <w:pPr>
              <w:spacing w:before="40" w:after="40"/>
              <w:rPr>
                <w:rFonts w:ascii="Arial" w:hAnsi="Arial" w:cs="Arial"/>
                <w:iCs/>
              </w:rPr>
            </w:pPr>
            <w:r w:rsidRPr="00F00647">
              <w:rPr>
                <w:rFonts w:ascii="Arial" w:hAnsi="Arial" w:cs="Arial"/>
                <w:iCs/>
              </w:rPr>
              <w:t>Herramienta de cumplimiento normativo ANT</w:t>
            </w:r>
          </w:p>
        </w:tc>
        <w:tc>
          <w:tcPr>
            <w:tcW w:w="2254" w:type="dxa"/>
          </w:tcPr>
          <w:p w14:paraId="2F3AF4AE" w14:textId="77777777" w:rsidR="00F00647" w:rsidRPr="00F00647" w:rsidRDefault="00F00647" w:rsidP="00C70FC3">
            <w:pPr>
              <w:spacing w:before="40" w:after="40"/>
              <w:rPr>
                <w:rFonts w:ascii="Arial" w:hAnsi="Arial" w:cs="Arial"/>
                <w:iCs/>
              </w:rPr>
            </w:pPr>
            <w:r w:rsidRPr="00F00647">
              <w:rPr>
                <w:rFonts w:ascii="Arial" w:hAnsi="Arial" w:cs="Arial"/>
                <w:iCs/>
              </w:rPr>
              <w:t>Proyecto derivado</w:t>
            </w:r>
          </w:p>
        </w:tc>
        <w:tc>
          <w:tcPr>
            <w:tcW w:w="2254" w:type="dxa"/>
          </w:tcPr>
          <w:p w14:paraId="03C9879D" w14:textId="77777777" w:rsidR="00F00647" w:rsidRPr="00F00647" w:rsidRDefault="00F00647" w:rsidP="00C70FC3">
            <w:pPr>
              <w:spacing w:before="40" w:after="40"/>
              <w:rPr>
                <w:rFonts w:ascii="Arial" w:hAnsi="Arial" w:cs="Arial"/>
                <w:iCs/>
              </w:rPr>
            </w:pPr>
            <w:r w:rsidRPr="00F00647">
              <w:rPr>
                <w:rFonts w:ascii="Arial" w:hAnsi="Arial" w:cs="Arial"/>
                <w:iCs/>
              </w:rPr>
              <w:t>Alto — reducción de riesgo regulatorio</w:t>
            </w:r>
          </w:p>
        </w:tc>
        <w:tc>
          <w:tcPr>
            <w:tcW w:w="2254" w:type="dxa"/>
          </w:tcPr>
          <w:p w14:paraId="656441B0" w14:textId="77777777" w:rsidR="00F00647" w:rsidRPr="00F00647" w:rsidRDefault="00F00647" w:rsidP="00C70FC3">
            <w:pPr>
              <w:spacing w:before="40" w:after="40"/>
              <w:rPr>
                <w:rFonts w:ascii="Arial" w:hAnsi="Arial" w:cs="Arial"/>
                <w:iCs/>
              </w:rPr>
            </w:pPr>
            <w:r w:rsidRPr="00F00647">
              <w:rPr>
                <w:rFonts w:ascii="Arial" w:hAnsi="Arial" w:cs="Arial"/>
                <w:iCs/>
              </w:rPr>
              <w:t>Todos los módulos de documentación</w:t>
            </w:r>
          </w:p>
        </w:tc>
      </w:tr>
      <w:tr w:rsidR="00F00647" w:rsidRPr="00F00647" w14:paraId="754E43EB" w14:textId="77777777" w:rsidTr="00F00647">
        <w:tc>
          <w:tcPr>
            <w:tcW w:w="2254" w:type="dxa"/>
          </w:tcPr>
          <w:p w14:paraId="6C96BF4E" w14:textId="77777777" w:rsidR="00F00647" w:rsidRPr="00F00647" w:rsidRDefault="00F00647" w:rsidP="00C70FC3">
            <w:pPr>
              <w:spacing w:before="40" w:after="40"/>
              <w:rPr>
                <w:rFonts w:ascii="Arial" w:hAnsi="Arial" w:cs="Arial"/>
                <w:iCs/>
              </w:rPr>
            </w:pPr>
            <w:r w:rsidRPr="00F00647">
              <w:rPr>
                <w:rFonts w:ascii="Arial" w:hAnsi="Arial" w:cs="Arial"/>
                <w:iCs/>
              </w:rPr>
              <w:t>Investigación ML sobre riesgo vial</w:t>
            </w:r>
          </w:p>
        </w:tc>
        <w:tc>
          <w:tcPr>
            <w:tcW w:w="2254" w:type="dxa"/>
          </w:tcPr>
          <w:p w14:paraId="6E35F4D1" w14:textId="77777777" w:rsidR="00F00647" w:rsidRPr="00F00647" w:rsidRDefault="00F00647" w:rsidP="00C70FC3">
            <w:pPr>
              <w:spacing w:before="40" w:after="40"/>
              <w:rPr>
                <w:rFonts w:ascii="Arial" w:hAnsi="Arial" w:cs="Arial"/>
                <w:iCs/>
              </w:rPr>
            </w:pPr>
            <w:r w:rsidRPr="00F00647">
              <w:rPr>
                <w:rFonts w:ascii="Arial" w:hAnsi="Arial" w:cs="Arial"/>
                <w:iCs/>
              </w:rPr>
              <w:t>Proyecto de investigación</w:t>
            </w:r>
          </w:p>
        </w:tc>
        <w:tc>
          <w:tcPr>
            <w:tcW w:w="2254" w:type="dxa"/>
          </w:tcPr>
          <w:p w14:paraId="26FDDBE8" w14:textId="77777777" w:rsidR="00F00647" w:rsidRPr="00F00647" w:rsidRDefault="00F00647" w:rsidP="00C70FC3">
            <w:pPr>
              <w:spacing w:before="40" w:after="40"/>
              <w:rPr>
                <w:rFonts w:ascii="Arial" w:hAnsi="Arial" w:cs="Arial"/>
                <w:iCs/>
              </w:rPr>
            </w:pPr>
            <w:r w:rsidRPr="00F00647">
              <w:rPr>
                <w:rFonts w:ascii="Arial" w:hAnsi="Arial" w:cs="Arial"/>
                <w:iCs/>
              </w:rPr>
              <w:t>Muy alto — contribución académica y social</w:t>
            </w:r>
          </w:p>
        </w:tc>
        <w:tc>
          <w:tcPr>
            <w:tcW w:w="2254" w:type="dxa"/>
          </w:tcPr>
          <w:p w14:paraId="73EA0EFF" w14:textId="77777777" w:rsidR="00F00647" w:rsidRPr="00F00647" w:rsidRDefault="00F00647" w:rsidP="00C70FC3">
            <w:pPr>
              <w:spacing w:before="40" w:after="40"/>
              <w:rPr>
                <w:rFonts w:ascii="Arial" w:hAnsi="Arial" w:cs="Arial"/>
                <w:iCs/>
              </w:rPr>
            </w:pPr>
            <w:proofErr w:type="spellStart"/>
            <w:r w:rsidRPr="00F00647">
              <w:rPr>
                <w:rFonts w:ascii="Arial" w:hAnsi="Arial" w:cs="Arial"/>
                <w:iCs/>
              </w:rPr>
              <w:t>Dataset</w:t>
            </w:r>
            <w:proofErr w:type="spellEnd"/>
            <w:r w:rsidRPr="00F00647">
              <w:rPr>
                <w:rFonts w:ascii="Arial" w:hAnsi="Arial" w:cs="Arial"/>
                <w:iCs/>
              </w:rPr>
              <w:t xml:space="preserve"> histórico del sistema en operación</w:t>
            </w:r>
          </w:p>
        </w:tc>
      </w:tr>
    </w:tbl>
    <w:p w14:paraId="73717D76" w14:textId="77777777" w:rsidR="00F00647" w:rsidRPr="00F00647" w:rsidRDefault="00F00647" w:rsidP="00F00647">
      <w:pPr>
        <w:spacing w:line="480" w:lineRule="auto"/>
        <w:jc w:val="both"/>
        <w:rPr>
          <w:rFonts w:ascii="Arial" w:hAnsi="Arial" w:cs="Arial"/>
          <w:b/>
          <w:bCs/>
          <w:iCs/>
        </w:rPr>
      </w:pPr>
    </w:p>
    <w:p w14:paraId="005FD077" w14:textId="702D54E3" w:rsidR="00D551C0" w:rsidRPr="00E245B7" w:rsidRDefault="00D551C0" w:rsidP="000B258D">
      <w:pPr>
        <w:pStyle w:val="Ttulo1"/>
        <w:numPr>
          <w:ilvl w:val="0"/>
          <w:numId w:val="1"/>
        </w:numPr>
        <w:spacing w:line="480" w:lineRule="auto"/>
        <w:jc w:val="both"/>
        <w:rPr>
          <w:rFonts w:cs="Arial"/>
          <w:szCs w:val="22"/>
        </w:rPr>
      </w:pPr>
      <w:bookmarkStart w:id="59" w:name="_Toc227521397"/>
      <w:r w:rsidRPr="00E245B7">
        <w:rPr>
          <w:rFonts w:cs="Arial"/>
          <w:szCs w:val="22"/>
        </w:rPr>
        <w:t>Referencias bibliográficas</w:t>
      </w:r>
      <w:bookmarkEnd w:id="59"/>
    </w:p>
    <w:p w14:paraId="717D96BE"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Beck, K. (2000). Extreme </w:t>
      </w:r>
      <w:proofErr w:type="spellStart"/>
      <w:r w:rsidRPr="002D76CC">
        <w:rPr>
          <w:rFonts w:ascii="Arial" w:hAnsi="Arial" w:cs="Arial"/>
          <w:iCs/>
        </w:rPr>
        <w:t>Programming</w:t>
      </w:r>
      <w:proofErr w:type="spellEnd"/>
      <w:r w:rsidRPr="002D76CC">
        <w:rPr>
          <w:rFonts w:ascii="Arial" w:hAnsi="Arial" w:cs="Arial"/>
          <w:iCs/>
        </w:rPr>
        <w:t xml:space="preserve"> </w:t>
      </w:r>
      <w:proofErr w:type="spellStart"/>
      <w:r w:rsidRPr="002D76CC">
        <w:rPr>
          <w:rFonts w:ascii="Arial" w:hAnsi="Arial" w:cs="Arial"/>
          <w:iCs/>
        </w:rPr>
        <w:t>Explained</w:t>
      </w:r>
      <w:proofErr w:type="spellEnd"/>
      <w:r w:rsidRPr="002D76CC">
        <w:rPr>
          <w:rFonts w:ascii="Arial" w:hAnsi="Arial" w:cs="Arial"/>
          <w:iCs/>
        </w:rPr>
        <w:t>: Embrace Change (1st ed.). Addison-Wesley.</w:t>
      </w:r>
    </w:p>
    <w:p w14:paraId="7A0CE5B0" w14:textId="77777777" w:rsidR="002D76CC" w:rsidRPr="002D76CC" w:rsidRDefault="002D76CC" w:rsidP="002D76CC">
      <w:pPr>
        <w:spacing w:line="360" w:lineRule="auto"/>
        <w:jc w:val="both"/>
        <w:rPr>
          <w:rFonts w:ascii="Arial" w:hAnsi="Arial" w:cs="Arial"/>
          <w:iCs/>
        </w:rPr>
      </w:pPr>
      <w:r w:rsidRPr="002D76CC">
        <w:rPr>
          <w:rFonts w:ascii="Arial" w:hAnsi="Arial" w:cs="Arial"/>
          <w:iCs/>
        </w:rPr>
        <w:t>Evans, E. (2003). Domain-</w:t>
      </w:r>
      <w:proofErr w:type="spellStart"/>
      <w:r w:rsidRPr="002D76CC">
        <w:rPr>
          <w:rFonts w:ascii="Arial" w:hAnsi="Arial" w:cs="Arial"/>
          <w:iCs/>
        </w:rPr>
        <w:t>Driven</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Tackling</w:t>
      </w:r>
      <w:proofErr w:type="spellEnd"/>
      <w:r w:rsidRPr="002D76CC">
        <w:rPr>
          <w:rFonts w:ascii="Arial" w:hAnsi="Arial" w:cs="Arial"/>
          <w:iCs/>
        </w:rPr>
        <w:t xml:space="preserve"> </w:t>
      </w:r>
      <w:proofErr w:type="spellStart"/>
      <w:r w:rsidRPr="002D76CC">
        <w:rPr>
          <w:rFonts w:ascii="Arial" w:hAnsi="Arial" w:cs="Arial"/>
          <w:iCs/>
        </w:rPr>
        <w:t>Complexity</w:t>
      </w:r>
      <w:proofErr w:type="spellEnd"/>
      <w:r w:rsidRPr="002D76CC">
        <w:rPr>
          <w:rFonts w:ascii="Arial" w:hAnsi="Arial" w:cs="Arial"/>
          <w:iCs/>
        </w:rPr>
        <w:t xml:space="preserve"> in </w:t>
      </w:r>
      <w:proofErr w:type="spellStart"/>
      <w:r w:rsidRPr="002D76CC">
        <w:rPr>
          <w:rFonts w:ascii="Arial" w:hAnsi="Arial" w:cs="Arial"/>
          <w:iCs/>
        </w:rPr>
        <w:t>the</w:t>
      </w:r>
      <w:proofErr w:type="spellEnd"/>
      <w:r w:rsidRPr="002D76CC">
        <w:rPr>
          <w:rFonts w:ascii="Arial" w:hAnsi="Arial" w:cs="Arial"/>
          <w:iCs/>
        </w:rPr>
        <w:t xml:space="preserve"> Heart </w:t>
      </w:r>
      <w:proofErr w:type="spellStart"/>
      <w:r w:rsidRPr="002D76CC">
        <w:rPr>
          <w:rFonts w:ascii="Arial" w:hAnsi="Arial" w:cs="Arial"/>
          <w:iCs/>
        </w:rPr>
        <w:t>of</w:t>
      </w:r>
      <w:proofErr w:type="spellEnd"/>
      <w:r w:rsidRPr="002D76CC">
        <w:rPr>
          <w:rFonts w:ascii="Arial" w:hAnsi="Arial" w:cs="Arial"/>
          <w:iCs/>
        </w:rPr>
        <w:t xml:space="preserve"> Software. Addison-Wesley Professional.</w:t>
      </w:r>
    </w:p>
    <w:p w14:paraId="5BD49C14" w14:textId="77777777" w:rsidR="002D76CC" w:rsidRPr="002D76CC" w:rsidRDefault="002D76CC" w:rsidP="002D76CC">
      <w:pPr>
        <w:spacing w:line="360" w:lineRule="auto"/>
        <w:jc w:val="both"/>
        <w:rPr>
          <w:rFonts w:ascii="Arial" w:hAnsi="Arial" w:cs="Arial"/>
          <w:iCs/>
        </w:rPr>
      </w:pPr>
      <w:r w:rsidRPr="002D76CC">
        <w:rPr>
          <w:rFonts w:ascii="Arial" w:hAnsi="Arial" w:cs="Arial"/>
          <w:iCs/>
        </w:rPr>
        <w:t>Fielding, R. T. (2000). </w:t>
      </w:r>
      <w:proofErr w:type="spellStart"/>
      <w:r w:rsidRPr="002D76CC">
        <w:rPr>
          <w:rFonts w:ascii="Arial" w:hAnsi="Arial" w:cs="Arial"/>
          <w:iCs/>
        </w:rPr>
        <w:t>Architectural</w:t>
      </w:r>
      <w:proofErr w:type="spellEnd"/>
      <w:r w:rsidRPr="002D76CC">
        <w:rPr>
          <w:rFonts w:ascii="Arial" w:hAnsi="Arial" w:cs="Arial"/>
          <w:iCs/>
        </w:rPr>
        <w:t xml:space="preserve"> Styles and </w:t>
      </w:r>
      <w:proofErr w:type="spellStart"/>
      <w:r w:rsidRPr="002D76CC">
        <w:rPr>
          <w:rFonts w:ascii="Arial" w:hAnsi="Arial" w:cs="Arial"/>
          <w:iCs/>
        </w:rPr>
        <w:t>the</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Network-</w:t>
      </w:r>
      <w:proofErr w:type="spellStart"/>
      <w:r w:rsidRPr="002D76CC">
        <w:rPr>
          <w:rFonts w:ascii="Arial" w:hAnsi="Arial" w:cs="Arial"/>
          <w:iCs/>
        </w:rPr>
        <w:t>based</w:t>
      </w:r>
      <w:proofErr w:type="spellEnd"/>
      <w:r w:rsidRPr="002D76CC">
        <w:rPr>
          <w:rFonts w:ascii="Arial" w:hAnsi="Arial" w:cs="Arial"/>
          <w:iCs/>
        </w:rPr>
        <w:t xml:space="preserve"> Software </w:t>
      </w:r>
      <w:proofErr w:type="spellStart"/>
      <w:r w:rsidRPr="002D76CC">
        <w:rPr>
          <w:rFonts w:ascii="Arial" w:hAnsi="Arial" w:cs="Arial"/>
          <w:iCs/>
        </w:rPr>
        <w:t>Architectures</w:t>
      </w:r>
      <w:proofErr w:type="spellEnd"/>
      <w:r w:rsidRPr="002D76CC">
        <w:rPr>
          <w:rFonts w:ascii="Arial" w:hAnsi="Arial" w:cs="Arial"/>
          <w:iCs/>
        </w:rPr>
        <w:t xml:space="preserve"> (Doctoral </w:t>
      </w:r>
      <w:proofErr w:type="spellStart"/>
      <w:r w:rsidRPr="002D76CC">
        <w:rPr>
          <w:rFonts w:ascii="Arial" w:hAnsi="Arial" w:cs="Arial"/>
          <w:iCs/>
        </w:rPr>
        <w:t>dissertation</w:t>
      </w:r>
      <w:proofErr w:type="spellEnd"/>
      <w:r w:rsidRPr="002D76CC">
        <w:rPr>
          <w:rFonts w:ascii="Arial" w:hAnsi="Arial" w:cs="Arial"/>
          <w:iCs/>
        </w:rPr>
        <w:t xml:space="preserve">, </w:t>
      </w:r>
      <w:proofErr w:type="spellStart"/>
      <w:r w:rsidRPr="002D76CC">
        <w:rPr>
          <w:rFonts w:ascii="Arial" w:hAnsi="Arial" w:cs="Arial"/>
          <w:iCs/>
        </w:rPr>
        <w:t>University</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California, Irvine).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6" w:history="1">
        <w:r w:rsidRPr="002D76CC">
          <w:t>https://www.ics.uci.edu/~fielding/pubs/dissertation/top.htm</w:t>
        </w:r>
      </w:hyperlink>
    </w:p>
    <w:p w14:paraId="067490F2" w14:textId="77777777" w:rsidR="002D76CC" w:rsidRPr="002D76CC" w:rsidRDefault="002D76CC" w:rsidP="002D76CC">
      <w:pPr>
        <w:spacing w:line="360" w:lineRule="auto"/>
        <w:jc w:val="both"/>
        <w:rPr>
          <w:rFonts w:ascii="Arial" w:hAnsi="Arial" w:cs="Arial"/>
          <w:iCs/>
        </w:rPr>
      </w:pPr>
      <w:r w:rsidRPr="002D76CC">
        <w:rPr>
          <w:rFonts w:ascii="Arial" w:hAnsi="Arial" w:cs="Arial"/>
          <w:iCs/>
        </w:rPr>
        <w:t>Fowler, M. (2014). </w:t>
      </w:r>
      <w:proofErr w:type="spellStart"/>
      <w:r w:rsidRPr="002D76CC">
        <w:rPr>
          <w:rFonts w:ascii="Arial" w:hAnsi="Arial" w:cs="Arial"/>
          <w:iCs/>
        </w:rPr>
        <w:t>Microservice</w:t>
      </w:r>
      <w:proofErr w:type="spellEnd"/>
      <w:r w:rsidRPr="002D76CC">
        <w:rPr>
          <w:rFonts w:ascii="Arial" w:hAnsi="Arial" w:cs="Arial"/>
          <w:iCs/>
        </w:rPr>
        <w:t xml:space="preserve"> </w:t>
      </w:r>
      <w:proofErr w:type="spellStart"/>
      <w:r w:rsidRPr="002D76CC">
        <w:rPr>
          <w:rFonts w:ascii="Arial" w:hAnsi="Arial" w:cs="Arial"/>
          <w:iCs/>
        </w:rPr>
        <w:t>Architecture</w:t>
      </w:r>
      <w:proofErr w:type="spellEnd"/>
      <w:r w:rsidRPr="002D76CC">
        <w:rPr>
          <w:rFonts w:ascii="Arial" w:hAnsi="Arial" w:cs="Arial"/>
          <w:iCs/>
        </w:rPr>
        <w:t>. O'Reilly Media.</w:t>
      </w:r>
    </w:p>
    <w:p w14:paraId="40E95A0C" w14:textId="77777777" w:rsidR="002D76CC" w:rsidRPr="002D76CC" w:rsidRDefault="002D76CC" w:rsidP="002D76CC">
      <w:pPr>
        <w:spacing w:line="360" w:lineRule="auto"/>
        <w:jc w:val="both"/>
        <w:rPr>
          <w:rFonts w:ascii="Arial" w:hAnsi="Arial" w:cs="Arial"/>
          <w:iCs/>
        </w:rPr>
      </w:pPr>
      <w:r w:rsidRPr="002D76CC">
        <w:rPr>
          <w:rFonts w:ascii="Arial" w:hAnsi="Arial" w:cs="Arial"/>
          <w:iCs/>
        </w:rPr>
        <w:lastRenderedPageBreak/>
        <w:t xml:space="preserve">Fowler, M., &amp; Lewis, J. (2014).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7" w:history="1">
        <w:r w:rsidRPr="002D76CC">
          <w:t>https://martinfowler.com/articles/microservices.html</w:t>
        </w:r>
      </w:hyperlink>
    </w:p>
    <w:p w14:paraId="533058C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Gamma, E., Helm, R., Johnson, R., &amp; </w:t>
      </w:r>
      <w:proofErr w:type="spellStart"/>
      <w:r w:rsidRPr="002D76CC">
        <w:rPr>
          <w:rFonts w:ascii="Arial" w:hAnsi="Arial" w:cs="Arial"/>
          <w:iCs/>
        </w:rPr>
        <w:t>Vlissides</w:t>
      </w:r>
      <w:proofErr w:type="spellEnd"/>
      <w:r w:rsidRPr="002D76CC">
        <w:rPr>
          <w:rFonts w:ascii="Arial" w:hAnsi="Arial" w:cs="Arial"/>
          <w:iCs/>
        </w:rPr>
        <w:t>, J. (1994).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Patterns</w:t>
      </w:r>
      <w:proofErr w:type="spellEnd"/>
      <w:r w:rsidRPr="002D76CC">
        <w:rPr>
          <w:rFonts w:ascii="Arial" w:hAnsi="Arial" w:cs="Arial"/>
          <w:iCs/>
        </w:rPr>
        <w:t xml:space="preserve">: </w:t>
      </w:r>
      <w:proofErr w:type="spellStart"/>
      <w:r w:rsidRPr="002D76CC">
        <w:rPr>
          <w:rFonts w:ascii="Arial" w:hAnsi="Arial" w:cs="Arial"/>
          <w:iCs/>
        </w:rPr>
        <w:t>Elements</w:t>
      </w:r>
      <w:proofErr w:type="spellEnd"/>
      <w:r w:rsidRPr="002D76CC">
        <w:rPr>
          <w:rFonts w:ascii="Arial" w:hAnsi="Arial" w:cs="Arial"/>
          <w:iCs/>
        </w:rPr>
        <w:t xml:space="preserve"> </w:t>
      </w:r>
      <w:proofErr w:type="spellStart"/>
      <w:r w:rsidRPr="002D76CC">
        <w:rPr>
          <w:rFonts w:ascii="Arial" w:hAnsi="Arial" w:cs="Arial"/>
          <w:iCs/>
        </w:rPr>
        <w:t>of</w:t>
      </w:r>
      <w:proofErr w:type="spellEnd"/>
      <w:r w:rsidRPr="002D76CC">
        <w:rPr>
          <w:rFonts w:ascii="Arial" w:hAnsi="Arial" w:cs="Arial"/>
          <w:iCs/>
        </w:rPr>
        <w:t xml:space="preserve"> Reusable </w:t>
      </w:r>
      <w:proofErr w:type="spellStart"/>
      <w:r w:rsidRPr="002D76CC">
        <w:rPr>
          <w:rFonts w:ascii="Arial" w:hAnsi="Arial" w:cs="Arial"/>
          <w:iCs/>
        </w:rPr>
        <w:t>Object-Oriented</w:t>
      </w:r>
      <w:proofErr w:type="spellEnd"/>
      <w:r w:rsidRPr="002D76CC">
        <w:rPr>
          <w:rFonts w:ascii="Arial" w:hAnsi="Arial" w:cs="Arial"/>
          <w:iCs/>
        </w:rPr>
        <w:t xml:space="preserve"> Software. Addison-Wesley.</w:t>
      </w:r>
    </w:p>
    <w:p w14:paraId="00CB6D2B" w14:textId="77777777" w:rsidR="002D76CC" w:rsidRPr="002D76CC" w:rsidRDefault="002D76CC" w:rsidP="002D76CC">
      <w:pPr>
        <w:spacing w:line="360" w:lineRule="auto"/>
        <w:jc w:val="both"/>
        <w:rPr>
          <w:rFonts w:ascii="Arial" w:hAnsi="Arial" w:cs="Arial"/>
          <w:iCs/>
        </w:rPr>
      </w:pPr>
      <w:r w:rsidRPr="002D76CC">
        <w:rPr>
          <w:rFonts w:ascii="Arial" w:hAnsi="Arial" w:cs="Arial"/>
          <w:iCs/>
        </w:rPr>
        <w:t>Humble, J., &amp; Farley, D. (2010). </w:t>
      </w:r>
      <w:proofErr w:type="spellStart"/>
      <w:r w:rsidRPr="002D76CC">
        <w:rPr>
          <w:rFonts w:ascii="Arial" w:hAnsi="Arial" w:cs="Arial"/>
          <w:iCs/>
        </w:rPr>
        <w:t>Continuous</w:t>
      </w:r>
      <w:proofErr w:type="spellEnd"/>
      <w:r w:rsidRPr="002D76CC">
        <w:rPr>
          <w:rFonts w:ascii="Arial" w:hAnsi="Arial" w:cs="Arial"/>
          <w:iCs/>
        </w:rPr>
        <w:t xml:space="preserve"> </w:t>
      </w:r>
      <w:proofErr w:type="spellStart"/>
      <w:r w:rsidRPr="002D76CC">
        <w:rPr>
          <w:rFonts w:ascii="Arial" w:hAnsi="Arial" w:cs="Arial"/>
          <w:iCs/>
        </w:rPr>
        <w:t>Delivery</w:t>
      </w:r>
      <w:proofErr w:type="spellEnd"/>
      <w:r w:rsidRPr="002D76CC">
        <w:rPr>
          <w:rFonts w:ascii="Arial" w:hAnsi="Arial" w:cs="Arial"/>
          <w:iCs/>
        </w:rPr>
        <w:t xml:space="preserve">: </w:t>
      </w:r>
      <w:proofErr w:type="spellStart"/>
      <w:r w:rsidRPr="002D76CC">
        <w:rPr>
          <w:rFonts w:ascii="Arial" w:hAnsi="Arial" w:cs="Arial"/>
          <w:iCs/>
        </w:rPr>
        <w:t>Reliable</w:t>
      </w:r>
      <w:proofErr w:type="spellEnd"/>
      <w:r w:rsidRPr="002D76CC">
        <w:rPr>
          <w:rFonts w:ascii="Arial" w:hAnsi="Arial" w:cs="Arial"/>
          <w:iCs/>
        </w:rPr>
        <w:t xml:space="preserve"> Software Releases </w:t>
      </w:r>
      <w:proofErr w:type="spellStart"/>
      <w:r w:rsidRPr="002D76CC">
        <w:rPr>
          <w:rFonts w:ascii="Arial" w:hAnsi="Arial" w:cs="Arial"/>
          <w:iCs/>
        </w:rPr>
        <w:t>through</w:t>
      </w:r>
      <w:proofErr w:type="spellEnd"/>
      <w:r w:rsidRPr="002D76CC">
        <w:rPr>
          <w:rFonts w:ascii="Arial" w:hAnsi="Arial" w:cs="Arial"/>
          <w:iCs/>
        </w:rPr>
        <w:t xml:space="preserve"> </w:t>
      </w:r>
      <w:proofErr w:type="spellStart"/>
      <w:r w:rsidRPr="002D76CC">
        <w:rPr>
          <w:rFonts w:ascii="Arial" w:hAnsi="Arial" w:cs="Arial"/>
          <w:iCs/>
        </w:rPr>
        <w:t>Build</w:t>
      </w:r>
      <w:proofErr w:type="spellEnd"/>
      <w:r w:rsidRPr="002D76CC">
        <w:rPr>
          <w:rFonts w:ascii="Arial" w:hAnsi="Arial" w:cs="Arial"/>
          <w:iCs/>
        </w:rPr>
        <w:t xml:space="preserve">, Test, and </w:t>
      </w:r>
      <w:proofErr w:type="spellStart"/>
      <w:r w:rsidRPr="002D76CC">
        <w:rPr>
          <w:rFonts w:ascii="Arial" w:hAnsi="Arial" w:cs="Arial"/>
          <w:iCs/>
        </w:rPr>
        <w:t>Deployment</w:t>
      </w:r>
      <w:proofErr w:type="spellEnd"/>
      <w:r w:rsidRPr="002D76CC">
        <w:rPr>
          <w:rFonts w:ascii="Arial" w:hAnsi="Arial" w:cs="Arial"/>
          <w:iCs/>
        </w:rPr>
        <w:t xml:space="preserve"> </w:t>
      </w:r>
      <w:proofErr w:type="spellStart"/>
      <w:r w:rsidRPr="002D76CC">
        <w:rPr>
          <w:rFonts w:ascii="Arial" w:hAnsi="Arial" w:cs="Arial"/>
          <w:iCs/>
        </w:rPr>
        <w:t>Automation</w:t>
      </w:r>
      <w:proofErr w:type="spellEnd"/>
      <w:r w:rsidRPr="002D76CC">
        <w:rPr>
          <w:rFonts w:ascii="Arial" w:hAnsi="Arial" w:cs="Arial"/>
          <w:iCs/>
        </w:rPr>
        <w:t>. Addison-Wesley Professional.</w:t>
      </w:r>
    </w:p>
    <w:p w14:paraId="1727C30B" w14:textId="77777777" w:rsidR="002D76CC" w:rsidRPr="002D76CC" w:rsidRDefault="002D76CC" w:rsidP="002D76CC">
      <w:pPr>
        <w:spacing w:line="360" w:lineRule="auto"/>
        <w:jc w:val="both"/>
        <w:rPr>
          <w:rFonts w:ascii="Arial" w:hAnsi="Arial" w:cs="Arial"/>
          <w:iCs/>
        </w:rPr>
      </w:pPr>
      <w:r w:rsidRPr="002D76CC">
        <w:rPr>
          <w:rFonts w:ascii="Arial" w:hAnsi="Arial" w:cs="Arial"/>
          <w:iCs/>
        </w:rPr>
        <w:t>Krygier, J., &amp; Wood, D. (2011). </w:t>
      </w:r>
      <w:proofErr w:type="spellStart"/>
      <w:r w:rsidRPr="002D76CC">
        <w:rPr>
          <w:rFonts w:ascii="Arial" w:hAnsi="Arial" w:cs="Arial"/>
          <w:iCs/>
        </w:rPr>
        <w:t>Making</w:t>
      </w:r>
      <w:proofErr w:type="spellEnd"/>
      <w:r w:rsidRPr="002D76CC">
        <w:rPr>
          <w:rFonts w:ascii="Arial" w:hAnsi="Arial" w:cs="Arial"/>
          <w:iCs/>
        </w:rPr>
        <w:t xml:space="preserve"> </w:t>
      </w:r>
      <w:proofErr w:type="spellStart"/>
      <w:r w:rsidRPr="002D76CC">
        <w:rPr>
          <w:rFonts w:ascii="Arial" w:hAnsi="Arial" w:cs="Arial"/>
          <w:iCs/>
        </w:rPr>
        <w:t>Maps</w:t>
      </w:r>
      <w:proofErr w:type="spellEnd"/>
      <w:r w:rsidRPr="002D76CC">
        <w:rPr>
          <w:rFonts w:ascii="Arial" w:hAnsi="Arial" w:cs="Arial"/>
          <w:iCs/>
        </w:rPr>
        <w:t xml:space="preserve">: A Visual Guide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Map</w:t>
      </w:r>
      <w:proofErr w:type="spellEnd"/>
      <w:r w:rsidRPr="002D76CC">
        <w:rPr>
          <w:rFonts w:ascii="Arial" w:hAnsi="Arial" w:cs="Arial"/>
          <w:iCs/>
        </w:rPr>
        <w:t xml:space="preserve"> </w:t>
      </w:r>
      <w:proofErr w:type="spellStart"/>
      <w:r w:rsidRPr="002D76CC">
        <w:rPr>
          <w:rFonts w:ascii="Arial" w:hAnsi="Arial" w:cs="Arial"/>
          <w:iCs/>
        </w:rPr>
        <w:t>Design</w:t>
      </w:r>
      <w:proofErr w:type="spellEnd"/>
      <w:r w:rsidRPr="002D76CC">
        <w:rPr>
          <w:rFonts w:ascii="Arial" w:hAnsi="Arial" w:cs="Arial"/>
          <w:iCs/>
        </w:rPr>
        <w:t xml:space="preserve"> </w:t>
      </w:r>
      <w:proofErr w:type="spellStart"/>
      <w:r w:rsidRPr="002D76CC">
        <w:rPr>
          <w:rFonts w:ascii="Arial" w:hAnsi="Arial" w:cs="Arial"/>
          <w:iCs/>
        </w:rPr>
        <w:t>for</w:t>
      </w:r>
      <w:proofErr w:type="spellEnd"/>
      <w:r w:rsidRPr="002D76CC">
        <w:rPr>
          <w:rFonts w:ascii="Arial" w:hAnsi="Arial" w:cs="Arial"/>
          <w:iCs/>
        </w:rPr>
        <w:t xml:space="preserve"> GIS (2nd ed.). Guilford Press.</w:t>
      </w:r>
    </w:p>
    <w:p w14:paraId="6B724E38" w14:textId="77777777" w:rsidR="002D76CC" w:rsidRPr="002D76CC" w:rsidRDefault="002D76CC" w:rsidP="002D76CC">
      <w:pPr>
        <w:spacing w:line="360" w:lineRule="auto"/>
        <w:jc w:val="both"/>
        <w:rPr>
          <w:rFonts w:ascii="Arial" w:hAnsi="Arial" w:cs="Arial"/>
          <w:iCs/>
        </w:rPr>
      </w:pPr>
      <w:r w:rsidRPr="002D76CC">
        <w:rPr>
          <w:rFonts w:ascii="Arial" w:hAnsi="Arial" w:cs="Arial"/>
          <w:iCs/>
        </w:rPr>
        <w:t>Mena Bustamante, Á., &amp; Moyano Romero, M. (2020). Evaluación de procesos administrativos en escuelas de conducción del Distrito Metropolitano de Quito. Universidad de las Américas.</w:t>
      </w:r>
    </w:p>
    <w:p w14:paraId="1B2F9BCA"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Newman, S. (2015). Building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Designing</w:t>
      </w:r>
      <w:proofErr w:type="spellEnd"/>
      <w:r w:rsidRPr="002D76CC">
        <w:rPr>
          <w:rFonts w:ascii="Arial" w:hAnsi="Arial" w:cs="Arial"/>
          <w:iCs/>
        </w:rPr>
        <w:t xml:space="preserve"> Fine-</w:t>
      </w:r>
      <w:proofErr w:type="spellStart"/>
      <w:r w:rsidRPr="002D76CC">
        <w:rPr>
          <w:rFonts w:ascii="Arial" w:hAnsi="Arial" w:cs="Arial"/>
          <w:iCs/>
        </w:rPr>
        <w:t>Grained</w:t>
      </w:r>
      <w:proofErr w:type="spellEnd"/>
      <w:r w:rsidRPr="002D76CC">
        <w:rPr>
          <w:rFonts w:ascii="Arial" w:hAnsi="Arial" w:cs="Arial"/>
          <w:iCs/>
        </w:rPr>
        <w:t xml:space="preserve"> </w:t>
      </w:r>
      <w:proofErr w:type="spellStart"/>
      <w:r w:rsidRPr="002D76CC">
        <w:rPr>
          <w:rFonts w:ascii="Arial" w:hAnsi="Arial" w:cs="Arial"/>
          <w:iCs/>
        </w:rPr>
        <w:t>Systems</w:t>
      </w:r>
      <w:proofErr w:type="spellEnd"/>
      <w:r w:rsidRPr="002D76CC">
        <w:rPr>
          <w:rFonts w:ascii="Arial" w:hAnsi="Arial" w:cs="Arial"/>
          <w:iCs/>
        </w:rPr>
        <w:t>. O'Reilly Media.</w:t>
      </w:r>
    </w:p>
    <w:p w14:paraId="0C7863BC"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Pressman, R. S., &amp; Maxim, B. R. (2014). Software </w:t>
      </w:r>
      <w:proofErr w:type="spellStart"/>
      <w:r w:rsidRPr="002D76CC">
        <w:rPr>
          <w:rFonts w:ascii="Arial" w:hAnsi="Arial" w:cs="Arial"/>
          <w:iCs/>
        </w:rPr>
        <w:t>Engineering</w:t>
      </w:r>
      <w:proofErr w:type="spellEnd"/>
      <w:r w:rsidRPr="002D76CC">
        <w:rPr>
          <w:rFonts w:ascii="Arial" w:hAnsi="Arial" w:cs="Arial"/>
          <w:iCs/>
        </w:rPr>
        <w:t xml:space="preserve">: A </w:t>
      </w:r>
      <w:proofErr w:type="spellStart"/>
      <w:r w:rsidRPr="002D76CC">
        <w:rPr>
          <w:rFonts w:ascii="Arial" w:hAnsi="Arial" w:cs="Arial"/>
          <w:iCs/>
        </w:rPr>
        <w:t>Practitioner's</w:t>
      </w:r>
      <w:proofErr w:type="spellEnd"/>
      <w:r w:rsidRPr="002D76CC">
        <w:rPr>
          <w:rFonts w:ascii="Arial" w:hAnsi="Arial" w:cs="Arial"/>
          <w:iCs/>
        </w:rPr>
        <w:t xml:space="preserve"> </w:t>
      </w:r>
      <w:proofErr w:type="spellStart"/>
      <w:r w:rsidRPr="002D76CC">
        <w:rPr>
          <w:rFonts w:ascii="Arial" w:hAnsi="Arial" w:cs="Arial"/>
          <w:iCs/>
        </w:rPr>
        <w:t>Approach</w:t>
      </w:r>
      <w:proofErr w:type="spellEnd"/>
      <w:r w:rsidRPr="002D76CC">
        <w:rPr>
          <w:rFonts w:ascii="Arial" w:hAnsi="Arial" w:cs="Arial"/>
          <w:iCs/>
        </w:rPr>
        <w:t xml:space="preserve"> (8th ed.). McGraw-Hill </w:t>
      </w:r>
      <w:proofErr w:type="spellStart"/>
      <w:r w:rsidRPr="002D76CC">
        <w:rPr>
          <w:rFonts w:ascii="Arial" w:hAnsi="Arial" w:cs="Arial"/>
          <w:iCs/>
        </w:rPr>
        <w:t>Education</w:t>
      </w:r>
      <w:proofErr w:type="spellEnd"/>
      <w:r w:rsidRPr="002D76CC">
        <w:rPr>
          <w:rFonts w:ascii="Arial" w:hAnsi="Arial" w:cs="Arial"/>
          <w:iCs/>
        </w:rPr>
        <w:t>.</w:t>
      </w:r>
    </w:p>
    <w:p w14:paraId="0196E47D"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Sommerville, I. (2015). Software </w:t>
      </w:r>
      <w:proofErr w:type="spellStart"/>
      <w:r w:rsidRPr="002D76CC">
        <w:rPr>
          <w:rFonts w:ascii="Arial" w:hAnsi="Arial" w:cs="Arial"/>
          <w:iCs/>
        </w:rPr>
        <w:t>Engineering</w:t>
      </w:r>
      <w:proofErr w:type="spellEnd"/>
      <w:r w:rsidRPr="002D76CC">
        <w:rPr>
          <w:rFonts w:ascii="Arial" w:hAnsi="Arial" w:cs="Arial"/>
          <w:iCs/>
        </w:rPr>
        <w:t> (10th ed.). Pearson.</w:t>
      </w:r>
    </w:p>
    <w:p w14:paraId="14C843F0"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Taibi, D., Lenarduzzi, V., &amp; Pahl, C. (2017). </w:t>
      </w:r>
      <w:proofErr w:type="spellStart"/>
      <w:r w:rsidRPr="002D76CC">
        <w:rPr>
          <w:rFonts w:ascii="Arial" w:hAnsi="Arial" w:cs="Arial"/>
          <w:iCs/>
        </w:rPr>
        <w:t>Processes</w:t>
      </w:r>
      <w:proofErr w:type="spellEnd"/>
      <w:r w:rsidRPr="002D76CC">
        <w:rPr>
          <w:rFonts w:ascii="Arial" w:hAnsi="Arial" w:cs="Arial"/>
          <w:iCs/>
        </w:rPr>
        <w:t xml:space="preserve">, </w:t>
      </w:r>
      <w:proofErr w:type="spellStart"/>
      <w:r w:rsidRPr="002D76CC">
        <w:rPr>
          <w:rFonts w:ascii="Arial" w:hAnsi="Arial" w:cs="Arial"/>
          <w:iCs/>
        </w:rPr>
        <w:t>Motivations</w:t>
      </w:r>
      <w:proofErr w:type="spellEnd"/>
      <w:r w:rsidRPr="002D76CC">
        <w:rPr>
          <w:rFonts w:ascii="Arial" w:hAnsi="Arial" w:cs="Arial"/>
          <w:iCs/>
        </w:rPr>
        <w:t xml:space="preserve">, and Issues </w:t>
      </w:r>
      <w:proofErr w:type="spellStart"/>
      <w:r w:rsidRPr="002D76CC">
        <w:rPr>
          <w:rFonts w:ascii="Arial" w:hAnsi="Arial" w:cs="Arial"/>
          <w:iCs/>
        </w:rPr>
        <w:t>for</w:t>
      </w:r>
      <w:proofErr w:type="spellEnd"/>
      <w:r w:rsidRPr="002D76CC">
        <w:rPr>
          <w:rFonts w:ascii="Arial" w:hAnsi="Arial" w:cs="Arial"/>
          <w:iCs/>
        </w:rPr>
        <w:t xml:space="preserve"> Migrating </w:t>
      </w:r>
      <w:proofErr w:type="spellStart"/>
      <w:r w:rsidRPr="002D76CC">
        <w:rPr>
          <w:rFonts w:ascii="Arial" w:hAnsi="Arial" w:cs="Arial"/>
          <w:iCs/>
        </w:rPr>
        <w:t>to</w:t>
      </w:r>
      <w:proofErr w:type="spellEnd"/>
      <w:r w:rsidRPr="002D76CC">
        <w:rPr>
          <w:rFonts w:ascii="Arial" w:hAnsi="Arial" w:cs="Arial"/>
          <w:iCs/>
        </w:rPr>
        <w:t xml:space="preserve"> </w:t>
      </w:r>
      <w:proofErr w:type="spellStart"/>
      <w:r w:rsidRPr="002D76CC">
        <w:rPr>
          <w:rFonts w:ascii="Arial" w:hAnsi="Arial" w:cs="Arial"/>
          <w:iCs/>
        </w:rPr>
        <w:t>Microservices</w:t>
      </w:r>
      <w:proofErr w:type="spellEnd"/>
      <w:r w:rsidRPr="002D76CC">
        <w:rPr>
          <w:rFonts w:ascii="Arial" w:hAnsi="Arial" w:cs="Arial"/>
          <w:iCs/>
        </w:rPr>
        <w:t xml:space="preserve"> </w:t>
      </w:r>
      <w:proofErr w:type="spellStart"/>
      <w:r w:rsidRPr="002D76CC">
        <w:rPr>
          <w:rFonts w:ascii="Arial" w:hAnsi="Arial" w:cs="Arial"/>
          <w:iCs/>
        </w:rPr>
        <w:t>Architectures</w:t>
      </w:r>
      <w:proofErr w:type="spellEnd"/>
      <w:r w:rsidRPr="002D76CC">
        <w:rPr>
          <w:rFonts w:ascii="Arial" w:hAnsi="Arial" w:cs="Arial"/>
          <w:iCs/>
        </w:rPr>
        <w:t xml:space="preserve">: </w:t>
      </w:r>
      <w:proofErr w:type="spellStart"/>
      <w:r w:rsidRPr="002D76CC">
        <w:rPr>
          <w:rFonts w:ascii="Arial" w:hAnsi="Arial" w:cs="Arial"/>
          <w:iCs/>
        </w:rPr>
        <w:t>An</w:t>
      </w:r>
      <w:proofErr w:type="spellEnd"/>
      <w:r w:rsidRPr="002D76CC">
        <w:rPr>
          <w:rFonts w:ascii="Arial" w:hAnsi="Arial" w:cs="Arial"/>
          <w:iCs/>
        </w:rPr>
        <w:t xml:space="preserve"> </w:t>
      </w:r>
      <w:proofErr w:type="spellStart"/>
      <w:r w:rsidRPr="002D76CC">
        <w:rPr>
          <w:rFonts w:ascii="Arial" w:hAnsi="Arial" w:cs="Arial"/>
          <w:iCs/>
        </w:rPr>
        <w:t>Empirical</w:t>
      </w:r>
      <w:proofErr w:type="spellEnd"/>
      <w:r w:rsidRPr="002D76CC">
        <w:rPr>
          <w:rFonts w:ascii="Arial" w:hAnsi="Arial" w:cs="Arial"/>
          <w:iCs/>
        </w:rPr>
        <w:t xml:space="preserve"> </w:t>
      </w:r>
      <w:proofErr w:type="spellStart"/>
      <w:r w:rsidRPr="002D76CC">
        <w:rPr>
          <w:rFonts w:ascii="Arial" w:hAnsi="Arial" w:cs="Arial"/>
          <w:iCs/>
        </w:rPr>
        <w:t>Investigation</w:t>
      </w:r>
      <w:proofErr w:type="spellEnd"/>
      <w:r w:rsidRPr="002D76CC">
        <w:rPr>
          <w:rFonts w:ascii="Arial" w:hAnsi="Arial" w:cs="Arial"/>
          <w:iCs/>
        </w:rPr>
        <w:t>. IEEE Cloud Computing, 4(5), 22–32. </w:t>
      </w:r>
      <w:hyperlink r:id="rId48" w:history="1">
        <w:r w:rsidRPr="002D76CC">
          <w:t>https://doi.org/10.1109/MCC.2017.4250933</w:t>
        </w:r>
      </w:hyperlink>
    </w:p>
    <w:p w14:paraId="61E30E5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Spring Framework </w:t>
      </w:r>
      <w:proofErr w:type="spellStart"/>
      <w:r w:rsidRPr="002D76CC">
        <w:rPr>
          <w:rFonts w:ascii="Arial" w:hAnsi="Arial" w:cs="Arial"/>
          <w:iCs/>
        </w:rPr>
        <w:t>Community</w:t>
      </w:r>
      <w:proofErr w:type="spellEnd"/>
      <w:r w:rsidRPr="002D76CC">
        <w:rPr>
          <w:rFonts w:ascii="Arial" w:hAnsi="Arial" w:cs="Arial"/>
          <w:iCs/>
        </w:rPr>
        <w:t xml:space="preserve">. (2023). Spring Framework </w:t>
      </w:r>
      <w:proofErr w:type="spellStart"/>
      <w:r w:rsidRPr="002D76CC">
        <w:rPr>
          <w:rFonts w:ascii="Arial" w:hAnsi="Arial" w:cs="Arial"/>
          <w:iCs/>
        </w:rPr>
        <w:t>Documentation</w:t>
      </w:r>
      <w:proofErr w:type="spellEnd"/>
      <w:r w:rsidRPr="002D76CC">
        <w:rPr>
          <w:rFonts w:ascii="Arial" w:hAnsi="Arial" w:cs="Arial"/>
          <w:iCs/>
        </w:rPr>
        <w:t> (</w:t>
      </w:r>
      <w:proofErr w:type="spellStart"/>
      <w:r w:rsidRPr="002D76CC">
        <w:rPr>
          <w:rFonts w:ascii="Arial" w:hAnsi="Arial" w:cs="Arial"/>
          <w:iCs/>
        </w:rPr>
        <w:t>Version</w:t>
      </w:r>
      <w:proofErr w:type="spellEnd"/>
      <w:r w:rsidRPr="002D76CC">
        <w:rPr>
          <w:rFonts w:ascii="Arial" w:hAnsi="Arial" w:cs="Arial"/>
          <w:iCs/>
        </w:rPr>
        <w:t xml:space="preserve"> 6.0).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49" w:history="1">
        <w:r w:rsidRPr="002D76CC">
          <w:t>https://spring.io/projects/spring-framework/</w:t>
        </w:r>
      </w:hyperlink>
    </w:p>
    <w:p w14:paraId="5EA97E13"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The Vue.js Team. (2023). Vue.js 3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0" w:history="1">
        <w:r w:rsidRPr="002D76CC">
          <w:t>https://vuejs.org/</w:t>
        </w:r>
      </w:hyperlink>
    </w:p>
    <w:p w14:paraId="2756810F" w14:textId="77777777" w:rsidR="002D76CC" w:rsidRPr="002D76CC" w:rsidRDefault="002D76CC" w:rsidP="002D76CC">
      <w:pPr>
        <w:spacing w:line="360" w:lineRule="auto"/>
        <w:jc w:val="both"/>
        <w:rPr>
          <w:rFonts w:ascii="Arial" w:hAnsi="Arial" w:cs="Arial"/>
          <w:iCs/>
        </w:rPr>
      </w:pPr>
      <w:r w:rsidRPr="002D76CC">
        <w:rPr>
          <w:rFonts w:ascii="Arial" w:hAnsi="Arial" w:cs="Arial"/>
          <w:iCs/>
        </w:rPr>
        <w:t xml:space="preserve">PostgreSQL Global </w:t>
      </w:r>
      <w:proofErr w:type="spellStart"/>
      <w:r w:rsidRPr="002D76CC">
        <w:rPr>
          <w:rFonts w:ascii="Arial" w:hAnsi="Arial" w:cs="Arial"/>
          <w:iCs/>
        </w:rPr>
        <w:t>Development</w:t>
      </w:r>
      <w:proofErr w:type="spellEnd"/>
      <w:r w:rsidRPr="002D76CC">
        <w:rPr>
          <w:rFonts w:ascii="Arial" w:hAnsi="Arial" w:cs="Arial"/>
          <w:iCs/>
        </w:rPr>
        <w:t xml:space="preserve"> Group. (2023). PostgreSQL 15 </w:t>
      </w:r>
      <w:proofErr w:type="spellStart"/>
      <w:r w:rsidRPr="002D76CC">
        <w:rPr>
          <w:rFonts w:ascii="Arial" w:hAnsi="Arial" w:cs="Arial"/>
          <w:iCs/>
        </w:rPr>
        <w:t>Documentation</w:t>
      </w:r>
      <w:proofErr w:type="spellEnd"/>
      <w:r w:rsidRPr="002D76CC">
        <w:rPr>
          <w:rFonts w:ascii="Arial" w:hAnsi="Arial" w:cs="Arial"/>
          <w:iCs/>
        </w:rPr>
        <w:t xml:space="preserve">. </w:t>
      </w:r>
      <w:proofErr w:type="spellStart"/>
      <w:r w:rsidRPr="002D76CC">
        <w:rPr>
          <w:rFonts w:ascii="Arial" w:hAnsi="Arial" w:cs="Arial"/>
          <w:iCs/>
        </w:rPr>
        <w:t>Retrieved</w:t>
      </w:r>
      <w:proofErr w:type="spellEnd"/>
      <w:r w:rsidRPr="002D76CC">
        <w:rPr>
          <w:rFonts w:ascii="Arial" w:hAnsi="Arial" w:cs="Arial"/>
          <w:iCs/>
        </w:rPr>
        <w:t xml:space="preserve"> </w:t>
      </w:r>
      <w:proofErr w:type="spellStart"/>
      <w:r w:rsidRPr="002D76CC">
        <w:rPr>
          <w:rFonts w:ascii="Arial" w:hAnsi="Arial" w:cs="Arial"/>
          <w:iCs/>
        </w:rPr>
        <w:t>from</w:t>
      </w:r>
      <w:proofErr w:type="spellEnd"/>
      <w:r w:rsidRPr="002D76CC">
        <w:rPr>
          <w:rFonts w:ascii="Arial" w:hAnsi="Arial" w:cs="Arial"/>
          <w:iCs/>
        </w:rPr>
        <w:t> </w:t>
      </w:r>
      <w:hyperlink r:id="rId51" w:history="1">
        <w:r w:rsidRPr="002D76CC">
          <w:t>https://www.postgresql.org/docs/15/</w:t>
        </w:r>
      </w:hyperlink>
    </w:p>
    <w:p w14:paraId="1918907A" w14:textId="77777777" w:rsidR="004B54D9" w:rsidRPr="00E245B7" w:rsidRDefault="004B54D9" w:rsidP="006B437D">
      <w:pPr>
        <w:spacing w:line="480" w:lineRule="auto"/>
        <w:jc w:val="both"/>
        <w:rPr>
          <w:rFonts w:ascii="Arial" w:hAnsi="Arial" w:cs="Arial"/>
          <w:iCs/>
          <w:color w:val="0000FF"/>
        </w:rPr>
      </w:pPr>
    </w:p>
    <w:p w14:paraId="2CBCFDCA" w14:textId="08C95822" w:rsidR="00B003BA" w:rsidRPr="00E245B7" w:rsidRDefault="00B003BA" w:rsidP="000B258D">
      <w:pPr>
        <w:pStyle w:val="Ttulo1"/>
        <w:numPr>
          <w:ilvl w:val="0"/>
          <w:numId w:val="1"/>
        </w:numPr>
        <w:spacing w:line="480" w:lineRule="auto"/>
        <w:jc w:val="both"/>
        <w:rPr>
          <w:rFonts w:cs="Arial"/>
          <w:szCs w:val="22"/>
        </w:rPr>
      </w:pPr>
      <w:bookmarkStart w:id="60" w:name="_Toc227521398"/>
      <w:r w:rsidRPr="00E245B7">
        <w:rPr>
          <w:rFonts w:cs="Arial"/>
          <w:szCs w:val="22"/>
        </w:rPr>
        <w:t>Anexos</w:t>
      </w:r>
      <w:bookmarkEnd w:id="60"/>
    </w:p>
    <w:p w14:paraId="378B6BD8" w14:textId="3AA49252" w:rsidR="00F27B24" w:rsidRPr="00F27B24" w:rsidRDefault="00F27B24" w:rsidP="00F27B24">
      <w:pPr>
        <w:ind w:left="204"/>
      </w:pPr>
    </w:p>
    <w:p w14:paraId="49D8CC23" w14:textId="11CA8AF9" w:rsidR="00B003BA" w:rsidRPr="00E245B7" w:rsidRDefault="00B003BA" w:rsidP="006B437D">
      <w:pPr>
        <w:spacing w:line="480" w:lineRule="auto"/>
        <w:jc w:val="both"/>
        <w:rPr>
          <w:rFonts w:ascii="Arial" w:hAnsi="Arial" w:cs="Arial"/>
          <w:iCs/>
          <w:color w:val="0000FF"/>
        </w:rPr>
      </w:pPr>
    </w:p>
    <w:p w14:paraId="19354C4E" w14:textId="77777777" w:rsidR="00B003BA" w:rsidRPr="00E245B7" w:rsidRDefault="00B003BA" w:rsidP="006B437D">
      <w:pPr>
        <w:spacing w:line="480" w:lineRule="auto"/>
        <w:jc w:val="both"/>
        <w:rPr>
          <w:rFonts w:ascii="Arial" w:hAnsi="Arial" w:cs="Arial"/>
          <w:iCs/>
          <w:color w:val="0000FF"/>
        </w:rPr>
      </w:pPr>
    </w:p>
    <w:sectPr w:rsidR="00B003BA" w:rsidRPr="00E245B7" w:rsidSect="00CB3431">
      <w:footerReference w:type="default" r:id="rId52"/>
      <w:type w:val="continuous"/>
      <w:pgSz w:w="11906" w:h="16838" w:code="9"/>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3E6E8" w14:textId="77777777" w:rsidR="00FE64EE" w:rsidRDefault="00FE64EE" w:rsidP="008A1451">
      <w:pPr>
        <w:spacing w:after="0" w:line="240" w:lineRule="auto"/>
      </w:pPr>
      <w:r>
        <w:separator/>
      </w:r>
    </w:p>
  </w:endnote>
  <w:endnote w:type="continuationSeparator" w:id="0">
    <w:p w14:paraId="0A85C3F0" w14:textId="77777777" w:rsidR="00FE64EE" w:rsidRDefault="00FE64EE" w:rsidP="008A1451">
      <w:pPr>
        <w:spacing w:after="0" w:line="240" w:lineRule="auto"/>
      </w:pPr>
      <w:r>
        <w:continuationSeparator/>
      </w:r>
    </w:p>
  </w:endnote>
  <w:endnote w:type="continuationNotice" w:id="1">
    <w:p w14:paraId="3671C3E7" w14:textId="77777777" w:rsidR="00FE64EE" w:rsidRDefault="00FE64E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1032736"/>
      <w:docPartObj>
        <w:docPartGallery w:val="Page Numbers (Bottom of Page)"/>
        <w:docPartUnique/>
      </w:docPartObj>
    </w:sdtPr>
    <w:sdtContent>
      <w:p w14:paraId="0575A456" w14:textId="157CDDA2" w:rsidR="008A1451" w:rsidRDefault="00000000">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3008408"/>
      <w:docPartObj>
        <w:docPartGallery w:val="Page Numbers (Bottom of Page)"/>
        <w:docPartUnique/>
      </w:docPartObj>
    </w:sdt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653719"/>
      <w:docPartObj>
        <w:docPartGallery w:val="Page Numbers (Bottom of Page)"/>
        <w:docPartUnique/>
      </w:docPartObj>
    </w:sdt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0E739" w14:textId="77777777" w:rsidR="00FE64EE" w:rsidRDefault="00FE64EE" w:rsidP="008A1451">
      <w:pPr>
        <w:spacing w:after="0" w:line="240" w:lineRule="auto"/>
      </w:pPr>
      <w:r>
        <w:separator/>
      </w:r>
    </w:p>
  </w:footnote>
  <w:footnote w:type="continuationSeparator" w:id="0">
    <w:p w14:paraId="5EB9F5B3" w14:textId="77777777" w:rsidR="00FE64EE" w:rsidRDefault="00FE64EE" w:rsidP="008A1451">
      <w:pPr>
        <w:spacing w:after="0" w:line="240" w:lineRule="auto"/>
      </w:pPr>
      <w:r>
        <w:continuationSeparator/>
      </w:r>
    </w:p>
  </w:footnote>
  <w:footnote w:type="continuationNotice" w:id="1">
    <w:p w14:paraId="55C4B87C" w14:textId="77777777" w:rsidR="00FE64EE" w:rsidRDefault="00FE64E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8FA0A" w14:textId="25FCC0B9" w:rsidR="00607B1C" w:rsidRDefault="00607B1C" w:rsidP="0011584A">
    <w:pPr>
      <w:pStyle w:val="Encabezado"/>
      <w:jc w:val="center"/>
    </w:pPr>
  </w:p>
  <w:p w14:paraId="007D28A1" w14:textId="77777777" w:rsidR="00607B1C" w:rsidRDefault="00607B1C">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8CF"/>
    <w:multiLevelType w:val="multilevel"/>
    <w:tmpl w:val="0042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9680C"/>
    <w:multiLevelType w:val="multilevel"/>
    <w:tmpl w:val="C2A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35905"/>
    <w:multiLevelType w:val="hybridMultilevel"/>
    <w:tmpl w:val="A8AC45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4F430A7"/>
    <w:multiLevelType w:val="multilevel"/>
    <w:tmpl w:val="1DD837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C230F"/>
    <w:multiLevelType w:val="multilevel"/>
    <w:tmpl w:val="6B9C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E170C"/>
    <w:multiLevelType w:val="multilevel"/>
    <w:tmpl w:val="CFF6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153A3"/>
    <w:multiLevelType w:val="multilevel"/>
    <w:tmpl w:val="C10E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82554"/>
    <w:multiLevelType w:val="multilevel"/>
    <w:tmpl w:val="5EC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E0968"/>
    <w:multiLevelType w:val="hybridMultilevel"/>
    <w:tmpl w:val="38DCCD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F8B54E5"/>
    <w:multiLevelType w:val="hybridMultilevel"/>
    <w:tmpl w:val="98AC7E2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2429601E"/>
    <w:multiLevelType w:val="hybridMultilevel"/>
    <w:tmpl w:val="3D040D02"/>
    <w:lvl w:ilvl="0" w:tplc="C3567226">
      <w:start w:val="1"/>
      <w:numFmt w:val="decimal"/>
      <w:pStyle w:val="Ttulo4"/>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25CB0E17"/>
    <w:multiLevelType w:val="multilevel"/>
    <w:tmpl w:val="BBD4570A"/>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12" w15:restartNumberingAfterBreak="0">
    <w:nsid w:val="310C4CB1"/>
    <w:multiLevelType w:val="multilevel"/>
    <w:tmpl w:val="C9B241D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22A2614"/>
    <w:multiLevelType w:val="multilevel"/>
    <w:tmpl w:val="FA6A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E2B46"/>
    <w:multiLevelType w:val="multilevel"/>
    <w:tmpl w:val="A62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42E54"/>
    <w:multiLevelType w:val="multilevel"/>
    <w:tmpl w:val="EC4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5737D"/>
    <w:multiLevelType w:val="hybridMultilevel"/>
    <w:tmpl w:val="C1A6A7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2E87C0C"/>
    <w:multiLevelType w:val="hybridMultilevel"/>
    <w:tmpl w:val="10469802"/>
    <w:lvl w:ilvl="0" w:tplc="F9B8CCF6">
      <w:start w:val="1"/>
      <w:numFmt w:val="bullet"/>
      <w:lvlText w:val=""/>
      <w:lvlJc w:val="left"/>
      <w:pPr>
        <w:ind w:left="720" w:hanging="360"/>
      </w:pPr>
      <w:rPr>
        <w:rFonts w:ascii="Symbol" w:hAnsi="Symbol" w:hint="default"/>
      </w:rPr>
    </w:lvl>
    <w:lvl w:ilvl="1" w:tplc="9000B5C4">
      <w:start w:val="1"/>
      <w:numFmt w:val="bullet"/>
      <w:lvlText w:val="o"/>
      <w:lvlJc w:val="left"/>
      <w:pPr>
        <w:ind w:left="1440" w:hanging="360"/>
      </w:pPr>
      <w:rPr>
        <w:rFonts w:ascii="Courier New" w:hAnsi="Courier New" w:hint="default"/>
      </w:rPr>
    </w:lvl>
    <w:lvl w:ilvl="2" w:tplc="9AC4DF8C">
      <w:start w:val="1"/>
      <w:numFmt w:val="bullet"/>
      <w:lvlText w:val=""/>
      <w:lvlJc w:val="left"/>
      <w:pPr>
        <w:ind w:left="2160" w:hanging="360"/>
      </w:pPr>
      <w:rPr>
        <w:rFonts w:ascii="Wingdings" w:hAnsi="Wingdings" w:hint="default"/>
      </w:rPr>
    </w:lvl>
    <w:lvl w:ilvl="3" w:tplc="926015CE">
      <w:start w:val="1"/>
      <w:numFmt w:val="bullet"/>
      <w:lvlText w:val=""/>
      <w:lvlJc w:val="left"/>
      <w:pPr>
        <w:ind w:left="2880" w:hanging="360"/>
      </w:pPr>
      <w:rPr>
        <w:rFonts w:ascii="Symbol" w:hAnsi="Symbol" w:hint="default"/>
      </w:rPr>
    </w:lvl>
    <w:lvl w:ilvl="4" w:tplc="E6003F08">
      <w:start w:val="1"/>
      <w:numFmt w:val="bullet"/>
      <w:lvlText w:val="o"/>
      <w:lvlJc w:val="left"/>
      <w:pPr>
        <w:ind w:left="3600" w:hanging="360"/>
      </w:pPr>
      <w:rPr>
        <w:rFonts w:ascii="Courier New" w:hAnsi="Courier New" w:hint="default"/>
      </w:rPr>
    </w:lvl>
    <w:lvl w:ilvl="5" w:tplc="90FEE500">
      <w:start w:val="1"/>
      <w:numFmt w:val="bullet"/>
      <w:lvlText w:val=""/>
      <w:lvlJc w:val="left"/>
      <w:pPr>
        <w:ind w:left="4320" w:hanging="360"/>
      </w:pPr>
      <w:rPr>
        <w:rFonts w:ascii="Wingdings" w:hAnsi="Wingdings" w:hint="default"/>
      </w:rPr>
    </w:lvl>
    <w:lvl w:ilvl="6" w:tplc="CB3EB7EE">
      <w:start w:val="1"/>
      <w:numFmt w:val="bullet"/>
      <w:lvlText w:val=""/>
      <w:lvlJc w:val="left"/>
      <w:pPr>
        <w:ind w:left="5040" w:hanging="360"/>
      </w:pPr>
      <w:rPr>
        <w:rFonts w:ascii="Symbol" w:hAnsi="Symbol" w:hint="default"/>
      </w:rPr>
    </w:lvl>
    <w:lvl w:ilvl="7" w:tplc="9CAE3262">
      <w:start w:val="1"/>
      <w:numFmt w:val="bullet"/>
      <w:lvlText w:val="o"/>
      <w:lvlJc w:val="left"/>
      <w:pPr>
        <w:ind w:left="5760" w:hanging="360"/>
      </w:pPr>
      <w:rPr>
        <w:rFonts w:ascii="Courier New" w:hAnsi="Courier New" w:hint="default"/>
      </w:rPr>
    </w:lvl>
    <w:lvl w:ilvl="8" w:tplc="580C3DF8">
      <w:start w:val="1"/>
      <w:numFmt w:val="bullet"/>
      <w:lvlText w:val=""/>
      <w:lvlJc w:val="left"/>
      <w:pPr>
        <w:ind w:left="6480" w:hanging="360"/>
      </w:pPr>
      <w:rPr>
        <w:rFonts w:ascii="Wingdings" w:hAnsi="Wingdings" w:hint="default"/>
      </w:rPr>
    </w:lvl>
  </w:abstractNum>
  <w:abstractNum w:abstractNumId="18" w15:restartNumberingAfterBreak="0">
    <w:nsid w:val="462B212B"/>
    <w:multiLevelType w:val="multilevel"/>
    <w:tmpl w:val="4B2C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35874"/>
    <w:multiLevelType w:val="multilevel"/>
    <w:tmpl w:val="4D1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E36B77"/>
    <w:multiLevelType w:val="multilevel"/>
    <w:tmpl w:val="247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F7A22"/>
    <w:multiLevelType w:val="multilevel"/>
    <w:tmpl w:val="9BAA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44E09"/>
    <w:multiLevelType w:val="hybridMultilevel"/>
    <w:tmpl w:val="069AB910"/>
    <w:lvl w:ilvl="0" w:tplc="300A0015">
      <w:start w:val="1"/>
      <w:numFmt w:val="upperLetter"/>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3" w15:restartNumberingAfterBreak="0">
    <w:nsid w:val="5230431D"/>
    <w:multiLevelType w:val="multilevel"/>
    <w:tmpl w:val="BF0EE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CA6043"/>
    <w:multiLevelType w:val="multilevel"/>
    <w:tmpl w:val="6C36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71F62"/>
    <w:multiLevelType w:val="hybridMultilevel"/>
    <w:tmpl w:val="3B42DE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5BD1349E"/>
    <w:multiLevelType w:val="multilevel"/>
    <w:tmpl w:val="9EF8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46215C"/>
    <w:multiLevelType w:val="multilevel"/>
    <w:tmpl w:val="FE3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556D66"/>
    <w:multiLevelType w:val="multilevel"/>
    <w:tmpl w:val="7C9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17CA3"/>
    <w:multiLevelType w:val="hybridMultilevel"/>
    <w:tmpl w:val="9A60BC72"/>
    <w:lvl w:ilvl="0" w:tplc="51AED838">
      <w:start w:val="1"/>
      <w:numFmt w:val="decimal"/>
      <w:pStyle w:val="Ttulo3"/>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15:restartNumberingAfterBreak="0">
    <w:nsid w:val="72B4317F"/>
    <w:multiLevelType w:val="multilevel"/>
    <w:tmpl w:val="06A4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124DB"/>
    <w:multiLevelType w:val="multilevel"/>
    <w:tmpl w:val="5EC04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9D20BF"/>
    <w:multiLevelType w:val="multilevel"/>
    <w:tmpl w:val="FC3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057755">
    <w:abstractNumId w:val="11"/>
  </w:num>
  <w:num w:numId="2" w16cid:durableId="846670609">
    <w:abstractNumId w:val="29"/>
  </w:num>
  <w:num w:numId="3" w16cid:durableId="1387028046">
    <w:abstractNumId w:val="10"/>
  </w:num>
  <w:num w:numId="4" w16cid:durableId="1467963649">
    <w:abstractNumId w:val="12"/>
  </w:num>
  <w:num w:numId="5" w16cid:durableId="487137010">
    <w:abstractNumId w:val="25"/>
  </w:num>
  <w:num w:numId="6" w16cid:durableId="3629749">
    <w:abstractNumId w:val="15"/>
  </w:num>
  <w:num w:numId="7" w16cid:durableId="1070351159">
    <w:abstractNumId w:val="7"/>
  </w:num>
  <w:num w:numId="8" w16cid:durableId="980844175">
    <w:abstractNumId w:val="27"/>
  </w:num>
  <w:num w:numId="9" w16cid:durableId="872301198">
    <w:abstractNumId w:val="1"/>
  </w:num>
  <w:num w:numId="10" w16cid:durableId="830293433">
    <w:abstractNumId w:val="31"/>
  </w:num>
  <w:num w:numId="11" w16cid:durableId="457575560">
    <w:abstractNumId w:val="6"/>
  </w:num>
  <w:num w:numId="12" w16cid:durableId="992752716">
    <w:abstractNumId w:val="3"/>
  </w:num>
  <w:num w:numId="13" w16cid:durableId="1893957061">
    <w:abstractNumId w:val="19"/>
  </w:num>
  <w:num w:numId="14" w16cid:durableId="791755050">
    <w:abstractNumId w:val="18"/>
  </w:num>
  <w:num w:numId="15" w16cid:durableId="984972656">
    <w:abstractNumId w:val="21"/>
  </w:num>
  <w:num w:numId="16" w16cid:durableId="1403337063">
    <w:abstractNumId w:val="32"/>
  </w:num>
  <w:num w:numId="17" w16cid:durableId="288829007">
    <w:abstractNumId w:val="28"/>
  </w:num>
  <w:num w:numId="18" w16cid:durableId="1782383972">
    <w:abstractNumId w:val="24"/>
  </w:num>
  <w:num w:numId="19" w16cid:durableId="1890876340">
    <w:abstractNumId w:val="5"/>
  </w:num>
  <w:num w:numId="20" w16cid:durableId="1454330069">
    <w:abstractNumId w:val="30"/>
  </w:num>
  <w:num w:numId="21" w16cid:durableId="404424337">
    <w:abstractNumId w:val="8"/>
  </w:num>
  <w:num w:numId="22" w16cid:durableId="622807835">
    <w:abstractNumId w:val="9"/>
  </w:num>
  <w:num w:numId="23" w16cid:durableId="1278491963">
    <w:abstractNumId w:val="22"/>
  </w:num>
  <w:num w:numId="24" w16cid:durableId="1356881230">
    <w:abstractNumId w:val="0"/>
  </w:num>
  <w:num w:numId="25" w16cid:durableId="1323385027">
    <w:abstractNumId w:val="20"/>
  </w:num>
  <w:num w:numId="26" w16cid:durableId="915021043">
    <w:abstractNumId w:val="13"/>
  </w:num>
  <w:num w:numId="27" w16cid:durableId="337469380">
    <w:abstractNumId w:val="26"/>
  </w:num>
  <w:num w:numId="28" w16cid:durableId="485513595">
    <w:abstractNumId w:val="14"/>
  </w:num>
  <w:num w:numId="29" w16cid:durableId="435298451">
    <w:abstractNumId w:val="4"/>
  </w:num>
  <w:num w:numId="30" w16cid:durableId="1179150824">
    <w:abstractNumId w:val="23"/>
  </w:num>
  <w:num w:numId="31" w16cid:durableId="473644260">
    <w:abstractNumId w:val="16"/>
  </w:num>
  <w:num w:numId="32" w16cid:durableId="908996847">
    <w:abstractNumId w:val="2"/>
  </w:num>
  <w:num w:numId="33" w16cid:durableId="1043287231">
    <w:abstractNumId w:val="1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470"/>
    <w:rsid w:val="00001CAE"/>
    <w:rsid w:val="00001E0B"/>
    <w:rsid w:val="000020A2"/>
    <w:rsid w:val="000024C3"/>
    <w:rsid w:val="00002937"/>
    <w:rsid w:val="00004F12"/>
    <w:rsid w:val="00006B72"/>
    <w:rsid w:val="000070F2"/>
    <w:rsid w:val="00007259"/>
    <w:rsid w:val="000107DA"/>
    <w:rsid w:val="0001214A"/>
    <w:rsid w:val="0001316C"/>
    <w:rsid w:val="000157E4"/>
    <w:rsid w:val="00015840"/>
    <w:rsid w:val="00016059"/>
    <w:rsid w:val="00017084"/>
    <w:rsid w:val="0002063E"/>
    <w:rsid w:val="00020F5F"/>
    <w:rsid w:val="00024426"/>
    <w:rsid w:val="00025DB0"/>
    <w:rsid w:val="00027830"/>
    <w:rsid w:val="00027D12"/>
    <w:rsid w:val="000309AA"/>
    <w:rsid w:val="000322A8"/>
    <w:rsid w:val="0003347B"/>
    <w:rsid w:val="00033ECF"/>
    <w:rsid w:val="00034421"/>
    <w:rsid w:val="00034ABD"/>
    <w:rsid w:val="000358A7"/>
    <w:rsid w:val="00037642"/>
    <w:rsid w:val="00040B12"/>
    <w:rsid w:val="0004269B"/>
    <w:rsid w:val="00046043"/>
    <w:rsid w:val="000467D4"/>
    <w:rsid w:val="000475EF"/>
    <w:rsid w:val="00051100"/>
    <w:rsid w:val="00051894"/>
    <w:rsid w:val="00052459"/>
    <w:rsid w:val="000526D8"/>
    <w:rsid w:val="0005291B"/>
    <w:rsid w:val="00052AE8"/>
    <w:rsid w:val="00053AAB"/>
    <w:rsid w:val="00053C5A"/>
    <w:rsid w:val="000543DF"/>
    <w:rsid w:val="00054495"/>
    <w:rsid w:val="00055B4C"/>
    <w:rsid w:val="00057CE3"/>
    <w:rsid w:val="00060681"/>
    <w:rsid w:val="000638D2"/>
    <w:rsid w:val="00063F6E"/>
    <w:rsid w:val="0006507A"/>
    <w:rsid w:val="000665AC"/>
    <w:rsid w:val="00066F6F"/>
    <w:rsid w:val="00067208"/>
    <w:rsid w:val="00070BD8"/>
    <w:rsid w:val="0007193E"/>
    <w:rsid w:val="00073386"/>
    <w:rsid w:val="00073CF8"/>
    <w:rsid w:val="0007524B"/>
    <w:rsid w:val="00075E53"/>
    <w:rsid w:val="00076354"/>
    <w:rsid w:val="000807CF"/>
    <w:rsid w:val="0008085F"/>
    <w:rsid w:val="00081E8B"/>
    <w:rsid w:val="00081ECE"/>
    <w:rsid w:val="000836AF"/>
    <w:rsid w:val="000837C4"/>
    <w:rsid w:val="00084293"/>
    <w:rsid w:val="0008485A"/>
    <w:rsid w:val="00084B69"/>
    <w:rsid w:val="000863BB"/>
    <w:rsid w:val="000909D7"/>
    <w:rsid w:val="00090E55"/>
    <w:rsid w:val="00091392"/>
    <w:rsid w:val="0009271B"/>
    <w:rsid w:val="00092ED4"/>
    <w:rsid w:val="00093B0B"/>
    <w:rsid w:val="00093C64"/>
    <w:rsid w:val="000A309B"/>
    <w:rsid w:val="000A3268"/>
    <w:rsid w:val="000B015B"/>
    <w:rsid w:val="000B1EF4"/>
    <w:rsid w:val="000B258D"/>
    <w:rsid w:val="000B4437"/>
    <w:rsid w:val="000B62D9"/>
    <w:rsid w:val="000C03FD"/>
    <w:rsid w:val="000C09B0"/>
    <w:rsid w:val="000C2E29"/>
    <w:rsid w:val="000C34AF"/>
    <w:rsid w:val="000C3575"/>
    <w:rsid w:val="000C4643"/>
    <w:rsid w:val="000C4D71"/>
    <w:rsid w:val="000C686E"/>
    <w:rsid w:val="000C7397"/>
    <w:rsid w:val="000D1846"/>
    <w:rsid w:val="000D5F6C"/>
    <w:rsid w:val="000D62CE"/>
    <w:rsid w:val="000D73FF"/>
    <w:rsid w:val="000E0A60"/>
    <w:rsid w:val="000E0B4C"/>
    <w:rsid w:val="000E1DCB"/>
    <w:rsid w:val="000E2471"/>
    <w:rsid w:val="000E29F4"/>
    <w:rsid w:val="000E316C"/>
    <w:rsid w:val="000E3E0F"/>
    <w:rsid w:val="000E6410"/>
    <w:rsid w:val="000E6D56"/>
    <w:rsid w:val="000F0930"/>
    <w:rsid w:val="000F0B60"/>
    <w:rsid w:val="000F3C37"/>
    <w:rsid w:val="000F4DF2"/>
    <w:rsid w:val="000F506B"/>
    <w:rsid w:val="000F52BC"/>
    <w:rsid w:val="000F594E"/>
    <w:rsid w:val="000F5AB1"/>
    <w:rsid w:val="000F5CD5"/>
    <w:rsid w:val="000F6970"/>
    <w:rsid w:val="000F6CA4"/>
    <w:rsid w:val="000F6D41"/>
    <w:rsid w:val="000F730D"/>
    <w:rsid w:val="0010086C"/>
    <w:rsid w:val="0010128E"/>
    <w:rsid w:val="001012AD"/>
    <w:rsid w:val="0010198A"/>
    <w:rsid w:val="001046E0"/>
    <w:rsid w:val="00105B63"/>
    <w:rsid w:val="00110205"/>
    <w:rsid w:val="001117E6"/>
    <w:rsid w:val="0011213D"/>
    <w:rsid w:val="0011584A"/>
    <w:rsid w:val="00115C28"/>
    <w:rsid w:val="0011752F"/>
    <w:rsid w:val="00117AEC"/>
    <w:rsid w:val="00120DD3"/>
    <w:rsid w:val="001213B1"/>
    <w:rsid w:val="00123965"/>
    <w:rsid w:val="00125929"/>
    <w:rsid w:val="001259F4"/>
    <w:rsid w:val="00125FA4"/>
    <w:rsid w:val="00126075"/>
    <w:rsid w:val="00131EF0"/>
    <w:rsid w:val="0013204E"/>
    <w:rsid w:val="001321AF"/>
    <w:rsid w:val="0013361B"/>
    <w:rsid w:val="001354F8"/>
    <w:rsid w:val="00135A97"/>
    <w:rsid w:val="00136270"/>
    <w:rsid w:val="00136777"/>
    <w:rsid w:val="0014178B"/>
    <w:rsid w:val="001418E4"/>
    <w:rsid w:val="001440B3"/>
    <w:rsid w:val="00145F81"/>
    <w:rsid w:val="00151F2A"/>
    <w:rsid w:val="001521BB"/>
    <w:rsid w:val="001554A3"/>
    <w:rsid w:val="001558E2"/>
    <w:rsid w:val="00155D43"/>
    <w:rsid w:val="00156527"/>
    <w:rsid w:val="0015694D"/>
    <w:rsid w:val="00156A6B"/>
    <w:rsid w:val="00157F62"/>
    <w:rsid w:val="0016076B"/>
    <w:rsid w:val="001614F8"/>
    <w:rsid w:val="001618E0"/>
    <w:rsid w:val="00161955"/>
    <w:rsid w:val="001621D8"/>
    <w:rsid w:val="00162753"/>
    <w:rsid w:val="00162D92"/>
    <w:rsid w:val="0016457A"/>
    <w:rsid w:val="00164D89"/>
    <w:rsid w:val="001667C7"/>
    <w:rsid w:val="001678B5"/>
    <w:rsid w:val="00170A30"/>
    <w:rsid w:val="00170A5D"/>
    <w:rsid w:val="00174DCC"/>
    <w:rsid w:val="00175FA0"/>
    <w:rsid w:val="001764CE"/>
    <w:rsid w:val="001818CB"/>
    <w:rsid w:val="00181B8A"/>
    <w:rsid w:val="00181D47"/>
    <w:rsid w:val="0018243A"/>
    <w:rsid w:val="001841FD"/>
    <w:rsid w:val="0018477A"/>
    <w:rsid w:val="00185C59"/>
    <w:rsid w:val="00186727"/>
    <w:rsid w:val="00186762"/>
    <w:rsid w:val="00186E4E"/>
    <w:rsid w:val="00187141"/>
    <w:rsid w:val="001907B2"/>
    <w:rsid w:val="00190C5E"/>
    <w:rsid w:val="00191024"/>
    <w:rsid w:val="00192703"/>
    <w:rsid w:val="00192B06"/>
    <w:rsid w:val="00192BA8"/>
    <w:rsid w:val="00192BDF"/>
    <w:rsid w:val="00192F38"/>
    <w:rsid w:val="00193DD1"/>
    <w:rsid w:val="00194621"/>
    <w:rsid w:val="00194A06"/>
    <w:rsid w:val="00195A53"/>
    <w:rsid w:val="00196DCB"/>
    <w:rsid w:val="001A04EF"/>
    <w:rsid w:val="001A0AB8"/>
    <w:rsid w:val="001A0B36"/>
    <w:rsid w:val="001A324C"/>
    <w:rsid w:val="001A33E5"/>
    <w:rsid w:val="001A360D"/>
    <w:rsid w:val="001A5AFD"/>
    <w:rsid w:val="001A6C59"/>
    <w:rsid w:val="001A702C"/>
    <w:rsid w:val="001B3789"/>
    <w:rsid w:val="001B4711"/>
    <w:rsid w:val="001B6165"/>
    <w:rsid w:val="001B7114"/>
    <w:rsid w:val="001C032C"/>
    <w:rsid w:val="001C0DDD"/>
    <w:rsid w:val="001C1228"/>
    <w:rsid w:val="001C3932"/>
    <w:rsid w:val="001C3EA3"/>
    <w:rsid w:val="001C589B"/>
    <w:rsid w:val="001C7847"/>
    <w:rsid w:val="001C7890"/>
    <w:rsid w:val="001C7B0B"/>
    <w:rsid w:val="001D179F"/>
    <w:rsid w:val="001D2BB4"/>
    <w:rsid w:val="001D5757"/>
    <w:rsid w:val="001D7EF2"/>
    <w:rsid w:val="001E43C5"/>
    <w:rsid w:val="001E467D"/>
    <w:rsid w:val="001E4832"/>
    <w:rsid w:val="001F0E9E"/>
    <w:rsid w:val="001F194B"/>
    <w:rsid w:val="001F2255"/>
    <w:rsid w:val="001F25F1"/>
    <w:rsid w:val="001F32A6"/>
    <w:rsid w:val="001F46C6"/>
    <w:rsid w:val="001F4844"/>
    <w:rsid w:val="001F6FBE"/>
    <w:rsid w:val="001F7E04"/>
    <w:rsid w:val="00200063"/>
    <w:rsid w:val="002002A2"/>
    <w:rsid w:val="00200B97"/>
    <w:rsid w:val="00202BF2"/>
    <w:rsid w:val="002033AA"/>
    <w:rsid w:val="00203877"/>
    <w:rsid w:val="00204F02"/>
    <w:rsid w:val="0020691D"/>
    <w:rsid w:val="00206C56"/>
    <w:rsid w:val="00206F79"/>
    <w:rsid w:val="002072D3"/>
    <w:rsid w:val="00207E30"/>
    <w:rsid w:val="002114BA"/>
    <w:rsid w:val="002114C2"/>
    <w:rsid w:val="002130C3"/>
    <w:rsid w:val="00213D00"/>
    <w:rsid w:val="0021634C"/>
    <w:rsid w:val="0022037D"/>
    <w:rsid w:val="00220848"/>
    <w:rsid w:val="00220AC7"/>
    <w:rsid w:val="0022214E"/>
    <w:rsid w:val="00223AA4"/>
    <w:rsid w:val="002243ED"/>
    <w:rsid w:val="002249C1"/>
    <w:rsid w:val="00224C78"/>
    <w:rsid w:val="0022701D"/>
    <w:rsid w:val="002274F1"/>
    <w:rsid w:val="002300DF"/>
    <w:rsid w:val="00231412"/>
    <w:rsid w:val="0023197B"/>
    <w:rsid w:val="00231BDA"/>
    <w:rsid w:val="00233910"/>
    <w:rsid w:val="00234C77"/>
    <w:rsid w:val="00237B95"/>
    <w:rsid w:val="00241C09"/>
    <w:rsid w:val="002430E1"/>
    <w:rsid w:val="002439AC"/>
    <w:rsid w:val="00243D81"/>
    <w:rsid w:val="0024627E"/>
    <w:rsid w:val="00246E83"/>
    <w:rsid w:val="00247A7C"/>
    <w:rsid w:val="00247D3F"/>
    <w:rsid w:val="00251A41"/>
    <w:rsid w:val="00252626"/>
    <w:rsid w:val="0025492A"/>
    <w:rsid w:val="00254DDC"/>
    <w:rsid w:val="002554A2"/>
    <w:rsid w:val="00257408"/>
    <w:rsid w:val="002604AD"/>
    <w:rsid w:val="00262C96"/>
    <w:rsid w:val="00263C06"/>
    <w:rsid w:val="00265AA8"/>
    <w:rsid w:val="00270F60"/>
    <w:rsid w:val="0027147C"/>
    <w:rsid w:val="00273207"/>
    <w:rsid w:val="00273227"/>
    <w:rsid w:val="0027572D"/>
    <w:rsid w:val="0027673F"/>
    <w:rsid w:val="00276B75"/>
    <w:rsid w:val="00276F24"/>
    <w:rsid w:val="00277C0C"/>
    <w:rsid w:val="00277E91"/>
    <w:rsid w:val="0028233D"/>
    <w:rsid w:val="002846BF"/>
    <w:rsid w:val="00291753"/>
    <w:rsid w:val="002964A8"/>
    <w:rsid w:val="002966EF"/>
    <w:rsid w:val="00297C4D"/>
    <w:rsid w:val="002A1284"/>
    <w:rsid w:val="002A2102"/>
    <w:rsid w:val="002A34CB"/>
    <w:rsid w:val="002A3BAC"/>
    <w:rsid w:val="002A4E1C"/>
    <w:rsid w:val="002A53C9"/>
    <w:rsid w:val="002A6656"/>
    <w:rsid w:val="002A67A4"/>
    <w:rsid w:val="002A7490"/>
    <w:rsid w:val="002B0729"/>
    <w:rsid w:val="002B1705"/>
    <w:rsid w:val="002B1C83"/>
    <w:rsid w:val="002B1DE5"/>
    <w:rsid w:val="002B282F"/>
    <w:rsid w:val="002B404C"/>
    <w:rsid w:val="002B6E01"/>
    <w:rsid w:val="002B75A5"/>
    <w:rsid w:val="002C032E"/>
    <w:rsid w:val="002C0FFD"/>
    <w:rsid w:val="002C23A7"/>
    <w:rsid w:val="002C37C0"/>
    <w:rsid w:val="002C3C5F"/>
    <w:rsid w:val="002C418D"/>
    <w:rsid w:val="002C5114"/>
    <w:rsid w:val="002C535A"/>
    <w:rsid w:val="002C5B63"/>
    <w:rsid w:val="002D0251"/>
    <w:rsid w:val="002D11F8"/>
    <w:rsid w:val="002D1F74"/>
    <w:rsid w:val="002D2FA5"/>
    <w:rsid w:val="002D449B"/>
    <w:rsid w:val="002D4E6D"/>
    <w:rsid w:val="002D5132"/>
    <w:rsid w:val="002D5172"/>
    <w:rsid w:val="002D69B2"/>
    <w:rsid w:val="002D76CC"/>
    <w:rsid w:val="002D78EE"/>
    <w:rsid w:val="002D7906"/>
    <w:rsid w:val="002D7A73"/>
    <w:rsid w:val="002E00AB"/>
    <w:rsid w:val="002E2131"/>
    <w:rsid w:val="002E2671"/>
    <w:rsid w:val="002E64BA"/>
    <w:rsid w:val="002F1984"/>
    <w:rsid w:val="002F22F2"/>
    <w:rsid w:val="002F480B"/>
    <w:rsid w:val="002F572C"/>
    <w:rsid w:val="002F5A38"/>
    <w:rsid w:val="002F5A61"/>
    <w:rsid w:val="002F6769"/>
    <w:rsid w:val="002F6887"/>
    <w:rsid w:val="002F6B81"/>
    <w:rsid w:val="002F7FD7"/>
    <w:rsid w:val="00300D8D"/>
    <w:rsid w:val="003017A4"/>
    <w:rsid w:val="0030237F"/>
    <w:rsid w:val="003030D7"/>
    <w:rsid w:val="00306CD5"/>
    <w:rsid w:val="00306FF3"/>
    <w:rsid w:val="0031260F"/>
    <w:rsid w:val="003130D9"/>
    <w:rsid w:val="003134B1"/>
    <w:rsid w:val="003143C5"/>
    <w:rsid w:val="00314F84"/>
    <w:rsid w:val="00315581"/>
    <w:rsid w:val="003204ED"/>
    <w:rsid w:val="00320DF3"/>
    <w:rsid w:val="0032162B"/>
    <w:rsid w:val="00322B82"/>
    <w:rsid w:val="00322BAE"/>
    <w:rsid w:val="00323BDE"/>
    <w:rsid w:val="0032641D"/>
    <w:rsid w:val="00330CB4"/>
    <w:rsid w:val="003320B1"/>
    <w:rsid w:val="0033569C"/>
    <w:rsid w:val="0033589D"/>
    <w:rsid w:val="003359FA"/>
    <w:rsid w:val="00335AA9"/>
    <w:rsid w:val="0033796C"/>
    <w:rsid w:val="00340F75"/>
    <w:rsid w:val="003411D5"/>
    <w:rsid w:val="00344D81"/>
    <w:rsid w:val="00344E76"/>
    <w:rsid w:val="00347A90"/>
    <w:rsid w:val="00351C51"/>
    <w:rsid w:val="00353498"/>
    <w:rsid w:val="00353AB6"/>
    <w:rsid w:val="00354B41"/>
    <w:rsid w:val="00357A44"/>
    <w:rsid w:val="00357F63"/>
    <w:rsid w:val="00360378"/>
    <w:rsid w:val="00360695"/>
    <w:rsid w:val="00360C69"/>
    <w:rsid w:val="00361ACA"/>
    <w:rsid w:val="003623E3"/>
    <w:rsid w:val="0036481B"/>
    <w:rsid w:val="003700E2"/>
    <w:rsid w:val="00370AA9"/>
    <w:rsid w:val="00370C08"/>
    <w:rsid w:val="0037167A"/>
    <w:rsid w:val="00371E3D"/>
    <w:rsid w:val="00373D1D"/>
    <w:rsid w:val="00373F44"/>
    <w:rsid w:val="003759E8"/>
    <w:rsid w:val="00377A31"/>
    <w:rsid w:val="003805E0"/>
    <w:rsid w:val="00382384"/>
    <w:rsid w:val="0038248C"/>
    <w:rsid w:val="003833BE"/>
    <w:rsid w:val="003851F0"/>
    <w:rsid w:val="0038539B"/>
    <w:rsid w:val="003858A8"/>
    <w:rsid w:val="003869C1"/>
    <w:rsid w:val="00386C47"/>
    <w:rsid w:val="00387211"/>
    <w:rsid w:val="00387AFE"/>
    <w:rsid w:val="00387F31"/>
    <w:rsid w:val="0039027C"/>
    <w:rsid w:val="003903B8"/>
    <w:rsid w:val="003904B2"/>
    <w:rsid w:val="00390A9D"/>
    <w:rsid w:val="003912D2"/>
    <w:rsid w:val="003917B6"/>
    <w:rsid w:val="0039269A"/>
    <w:rsid w:val="003931FB"/>
    <w:rsid w:val="0039783A"/>
    <w:rsid w:val="00397A3C"/>
    <w:rsid w:val="003A2D08"/>
    <w:rsid w:val="003A4EF5"/>
    <w:rsid w:val="003A5919"/>
    <w:rsid w:val="003B0561"/>
    <w:rsid w:val="003B146E"/>
    <w:rsid w:val="003B1CD6"/>
    <w:rsid w:val="003B2792"/>
    <w:rsid w:val="003B2CB4"/>
    <w:rsid w:val="003B2CBF"/>
    <w:rsid w:val="003B3373"/>
    <w:rsid w:val="003B5C86"/>
    <w:rsid w:val="003B638D"/>
    <w:rsid w:val="003B67B9"/>
    <w:rsid w:val="003B7AD1"/>
    <w:rsid w:val="003C1931"/>
    <w:rsid w:val="003C389D"/>
    <w:rsid w:val="003C64E6"/>
    <w:rsid w:val="003C6932"/>
    <w:rsid w:val="003C736E"/>
    <w:rsid w:val="003D210C"/>
    <w:rsid w:val="003D26BE"/>
    <w:rsid w:val="003D26F6"/>
    <w:rsid w:val="003D7D1D"/>
    <w:rsid w:val="003E00F3"/>
    <w:rsid w:val="003E0E81"/>
    <w:rsid w:val="003E26F0"/>
    <w:rsid w:val="003E794A"/>
    <w:rsid w:val="003E7A4E"/>
    <w:rsid w:val="003F0B5B"/>
    <w:rsid w:val="003F1AE5"/>
    <w:rsid w:val="003F342A"/>
    <w:rsid w:val="003F3E09"/>
    <w:rsid w:val="003F3F76"/>
    <w:rsid w:val="003F4CDA"/>
    <w:rsid w:val="003F5CC5"/>
    <w:rsid w:val="003F5D68"/>
    <w:rsid w:val="003F6C1D"/>
    <w:rsid w:val="003F6E2F"/>
    <w:rsid w:val="003F7A4F"/>
    <w:rsid w:val="003F7A78"/>
    <w:rsid w:val="00400D73"/>
    <w:rsid w:val="00401056"/>
    <w:rsid w:val="00401457"/>
    <w:rsid w:val="00402519"/>
    <w:rsid w:val="00402784"/>
    <w:rsid w:val="00404D19"/>
    <w:rsid w:val="00406EB8"/>
    <w:rsid w:val="004116C9"/>
    <w:rsid w:val="00411E85"/>
    <w:rsid w:val="0041379E"/>
    <w:rsid w:val="00414543"/>
    <w:rsid w:val="00416902"/>
    <w:rsid w:val="00416AEC"/>
    <w:rsid w:val="004209BE"/>
    <w:rsid w:val="00422557"/>
    <w:rsid w:val="0042283D"/>
    <w:rsid w:val="00423696"/>
    <w:rsid w:val="00423BF4"/>
    <w:rsid w:val="0042493D"/>
    <w:rsid w:val="00426C02"/>
    <w:rsid w:val="004305FE"/>
    <w:rsid w:val="00430EF1"/>
    <w:rsid w:val="00431D15"/>
    <w:rsid w:val="004326A9"/>
    <w:rsid w:val="0043454D"/>
    <w:rsid w:val="004345DE"/>
    <w:rsid w:val="00434EFF"/>
    <w:rsid w:val="0043580E"/>
    <w:rsid w:val="00435D7A"/>
    <w:rsid w:val="00436CA1"/>
    <w:rsid w:val="00437F4E"/>
    <w:rsid w:val="00440B9B"/>
    <w:rsid w:val="004415F2"/>
    <w:rsid w:val="00444AFC"/>
    <w:rsid w:val="004452F1"/>
    <w:rsid w:val="004460A8"/>
    <w:rsid w:val="00446A59"/>
    <w:rsid w:val="00446EAC"/>
    <w:rsid w:val="004533E6"/>
    <w:rsid w:val="00453FDF"/>
    <w:rsid w:val="0045422A"/>
    <w:rsid w:val="00455E1D"/>
    <w:rsid w:val="0045666A"/>
    <w:rsid w:val="004566DC"/>
    <w:rsid w:val="00456DAB"/>
    <w:rsid w:val="0046041A"/>
    <w:rsid w:val="004635B9"/>
    <w:rsid w:val="00465F32"/>
    <w:rsid w:val="004711CA"/>
    <w:rsid w:val="00472705"/>
    <w:rsid w:val="00474DA5"/>
    <w:rsid w:val="00475367"/>
    <w:rsid w:val="00475AC4"/>
    <w:rsid w:val="0047768F"/>
    <w:rsid w:val="00480E06"/>
    <w:rsid w:val="00481D32"/>
    <w:rsid w:val="00481F90"/>
    <w:rsid w:val="0048235D"/>
    <w:rsid w:val="0048250B"/>
    <w:rsid w:val="0048296D"/>
    <w:rsid w:val="00482F3D"/>
    <w:rsid w:val="00485047"/>
    <w:rsid w:val="004859F3"/>
    <w:rsid w:val="004910FD"/>
    <w:rsid w:val="00493D7F"/>
    <w:rsid w:val="00496783"/>
    <w:rsid w:val="004A0C08"/>
    <w:rsid w:val="004A2766"/>
    <w:rsid w:val="004A3F09"/>
    <w:rsid w:val="004A43D1"/>
    <w:rsid w:val="004A45A3"/>
    <w:rsid w:val="004A4D13"/>
    <w:rsid w:val="004A56E3"/>
    <w:rsid w:val="004A72CB"/>
    <w:rsid w:val="004A756F"/>
    <w:rsid w:val="004A7DF4"/>
    <w:rsid w:val="004B03E8"/>
    <w:rsid w:val="004B0725"/>
    <w:rsid w:val="004B134F"/>
    <w:rsid w:val="004B2436"/>
    <w:rsid w:val="004B25AB"/>
    <w:rsid w:val="004B43C3"/>
    <w:rsid w:val="004B4FEF"/>
    <w:rsid w:val="004B51B3"/>
    <w:rsid w:val="004B54D9"/>
    <w:rsid w:val="004C026C"/>
    <w:rsid w:val="004C0F1E"/>
    <w:rsid w:val="004C1254"/>
    <w:rsid w:val="004C156C"/>
    <w:rsid w:val="004C5428"/>
    <w:rsid w:val="004D060B"/>
    <w:rsid w:val="004D158D"/>
    <w:rsid w:val="004D20FA"/>
    <w:rsid w:val="004D2A88"/>
    <w:rsid w:val="004D311C"/>
    <w:rsid w:val="004D34E1"/>
    <w:rsid w:val="004D377F"/>
    <w:rsid w:val="004D43E9"/>
    <w:rsid w:val="004D589E"/>
    <w:rsid w:val="004D69D1"/>
    <w:rsid w:val="004D6A1D"/>
    <w:rsid w:val="004D720E"/>
    <w:rsid w:val="004D778C"/>
    <w:rsid w:val="004E033C"/>
    <w:rsid w:val="004E0685"/>
    <w:rsid w:val="004E13EA"/>
    <w:rsid w:val="004E1A16"/>
    <w:rsid w:val="004E1AC4"/>
    <w:rsid w:val="004E30FF"/>
    <w:rsid w:val="004E3869"/>
    <w:rsid w:val="004E63AC"/>
    <w:rsid w:val="004E6B9F"/>
    <w:rsid w:val="004E71B4"/>
    <w:rsid w:val="004EEE66"/>
    <w:rsid w:val="004F2BA9"/>
    <w:rsid w:val="004F4046"/>
    <w:rsid w:val="004F5983"/>
    <w:rsid w:val="004F6F9E"/>
    <w:rsid w:val="004F79D5"/>
    <w:rsid w:val="004F7A45"/>
    <w:rsid w:val="00500272"/>
    <w:rsid w:val="00500555"/>
    <w:rsid w:val="00500E15"/>
    <w:rsid w:val="00504EA4"/>
    <w:rsid w:val="0050590F"/>
    <w:rsid w:val="00505E22"/>
    <w:rsid w:val="00506ADF"/>
    <w:rsid w:val="00507B6B"/>
    <w:rsid w:val="0051053A"/>
    <w:rsid w:val="005109F1"/>
    <w:rsid w:val="0051249D"/>
    <w:rsid w:val="00512A3E"/>
    <w:rsid w:val="005135ED"/>
    <w:rsid w:val="00513BD8"/>
    <w:rsid w:val="00516D26"/>
    <w:rsid w:val="00516D37"/>
    <w:rsid w:val="00517381"/>
    <w:rsid w:val="005175F1"/>
    <w:rsid w:val="005212A7"/>
    <w:rsid w:val="00522623"/>
    <w:rsid w:val="00523042"/>
    <w:rsid w:val="00523D14"/>
    <w:rsid w:val="00524784"/>
    <w:rsid w:val="00525629"/>
    <w:rsid w:val="00525B78"/>
    <w:rsid w:val="005267BF"/>
    <w:rsid w:val="00527B06"/>
    <w:rsid w:val="00531552"/>
    <w:rsid w:val="00533B51"/>
    <w:rsid w:val="00534A68"/>
    <w:rsid w:val="00535127"/>
    <w:rsid w:val="005359AC"/>
    <w:rsid w:val="00542100"/>
    <w:rsid w:val="00542C57"/>
    <w:rsid w:val="00544425"/>
    <w:rsid w:val="0054668E"/>
    <w:rsid w:val="00547C35"/>
    <w:rsid w:val="00547F48"/>
    <w:rsid w:val="00551B20"/>
    <w:rsid w:val="00555657"/>
    <w:rsid w:val="00555E2C"/>
    <w:rsid w:val="005628B1"/>
    <w:rsid w:val="00563059"/>
    <w:rsid w:val="00563BFA"/>
    <w:rsid w:val="0056649C"/>
    <w:rsid w:val="0056749E"/>
    <w:rsid w:val="0057018D"/>
    <w:rsid w:val="00571E3D"/>
    <w:rsid w:val="005720AF"/>
    <w:rsid w:val="005729C3"/>
    <w:rsid w:val="00574DB3"/>
    <w:rsid w:val="00574F0C"/>
    <w:rsid w:val="00575464"/>
    <w:rsid w:val="00575B20"/>
    <w:rsid w:val="005817F9"/>
    <w:rsid w:val="005853B1"/>
    <w:rsid w:val="00587E8F"/>
    <w:rsid w:val="005902F7"/>
    <w:rsid w:val="0059235E"/>
    <w:rsid w:val="0059550A"/>
    <w:rsid w:val="00596804"/>
    <w:rsid w:val="00596B29"/>
    <w:rsid w:val="00597A1F"/>
    <w:rsid w:val="00597D75"/>
    <w:rsid w:val="005A2811"/>
    <w:rsid w:val="005A31DD"/>
    <w:rsid w:val="005A39C1"/>
    <w:rsid w:val="005A3F35"/>
    <w:rsid w:val="005A412A"/>
    <w:rsid w:val="005A67F5"/>
    <w:rsid w:val="005A75B5"/>
    <w:rsid w:val="005B21B7"/>
    <w:rsid w:val="005B2A30"/>
    <w:rsid w:val="005B3B15"/>
    <w:rsid w:val="005B3B9E"/>
    <w:rsid w:val="005B4C62"/>
    <w:rsid w:val="005B5DFA"/>
    <w:rsid w:val="005B767E"/>
    <w:rsid w:val="005B7D8A"/>
    <w:rsid w:val="005B7DAE"/>
    <w:rsid w:val="005C027D"/>
    <w:rsid w:val="005C03C5"/>
    <w:rsid w:val="005C12E7"/>
    <w:rsid w:val="005C1A3C"/>
    <w:rsid w:val="005C1ACB"/>
    <w:rsid w:val="005D062F"/>
    <w:rsid w:val="005D0C6B"/>
    <w:rsid w:val="005D3134"/>
    <w:rsid w:val="005D3D29"/>
    <w:rsid w:val="005D570F"/>
    <w:rsid w:val="005D5912"/>
    <w:rsid w:val="005D5B94"/>
    <w:rsid w:val="005E024B"/>
    <w:rsid w:val="005E14A6"/>
    <w:rsid w:val="005E2A39"/>
    <w:rsid w:val="005E4A43"/>
    <w:rsid w:val="005E6D57"/>
    <w:rsid w:val="005E71DE"/>
    <w:rsid w:val="005F0999"/>
    <w:rsid w:val="005F11B2"/>
    <w:rsid w:val="005F2921"/>
    <w:rsid w:val="005F2DFE"/>
    <w:rsid w:val="005F3C78"/>
    <w:rsid w:val="005F46A8"/>
    <w:rsid w:val="005F5611"/>
    <w:rsid w:val="005F77FE"/>
    <w:rsid w:val="00601683"/>
    <w:rsid w:val="006028C8"/>
    <w:rsid w:val="00602C77"/>
    <w:rsid w:val="0060304F"/>
    <w:rsid w:val="006032D9"/>
    <w:rsid w:val="00603666"/>
    <w:rsid w:val="00604020"/>
    <w:rsid w:val="006057C0"/>
    <w:rsid w:val="006063E8"/>
    <w:rsid w:val="00606C68"/>
    <w:rsid w:val="00607747"/>
    <w:rsid w:val="006078D1"/>
    <w:rsid w:val="00607A2F"/>
    <w:rsid w:val="00607B1C"/>
    <w:rsid w:val="00610CC3"/>
    <w:rsid w:val="00611F61"/>
    <w:rsid w:val="00613D11"/>
    <w:rsid w:val="00616085"/>
    <w:rsid w:val="006168A2"/>
    <w:rsid w:val="006217E3"/>
    <w:rsid w:val="00621A18"/>
    <w:rsid w:val="00621CB4"/>
    <w:rsid w:val="00621F10"/>
    <w:rsid w:val="006243FE"/>
    <w:rsid w:val="00624922"/>
    <w:rsid w:val="00627E85"/>
    <w:rsid w:val="0063017B"/>
    <w:rsid w:val="00631BC4"/>
    <w:rsid w:val="00631E0F"/>
    <w:rsid w:val="006335CE"/>
    <w:rsid w:val="006347F1"/>
    <w:rsid w:val="00635E91"/>
    <w:rsid w:val="00636DB1"/>
    <w:rsid w:val="00636E43"/>
    <w:rsid w:val="0063709B"/>
    <w:rsid w:val="00637778"/>
    <w:rsid w:val="006377F5"/>
    <w:rsid w:val="00637EC9"/>
    <w:rsid w:val="0064302B"/>
    <w:rsid w:val="006432CD"/>
    <w:rsid w:val="006433EA"/>
    <w:rsid w:val="00643943"/>
    <w:rsid w:val="00644377"/>
    <w:rsid w:val="00644902"/>
    <w:rsid w:val="00644A50"/>
    <w:rsid w:val="00645203"/>
    <w:rsid w:val="00646496"/>
    <w:rsid w:val="0064728F"/>
    <w:rsid w:val="0065053D"/>
    <w:rsid w:val="00650F73"/>
    <w:rsid w:val="0065184F"/>
    <w:rsid w:val="00651F86"/>
    <w:rsid w:val="006521E8"/>
    <w:rsid w:val="0065289C"/>
    <w:rsid w:val="00652C42"/>
    <w:rsid w:val="00656930"/>
    <w:rsid w:val="00660504"/>
    <w:rsid w:val="006618EE"/>
    <w:rsid w:val="006629D5"/>
    <w:rsid w:val="00662D14"/>
    <w:rsid w:val="00662D97"/>
    <w:rsid w:val="0066345B"/>
    <w:rsid w:val="006653D7"/>
    <w:rsid w:val="0066547C"/>
    <w:rsid w:val="00667467"/>
    <w:rsid w:val="006706B0"/>
    <w:rsid w:val="006718AB"/>
    <w:rsid w:val="00671FB0"/>
    <w:rsid w:val="006742F3"/>
    <w:rsid w:val="006746FE"/>
    <w:rsid w:val="00680C69"/>
    <w:rsid w:val="006817BC"/>
    <w:rsid w:val="00682237"/>
    <w:rsid w:val="00682434"/>
    <w:rsid w:val="00683FB7"/>
    <w:rsid w:val="00684FC8"/>
    <w:rsid w:val="00684FEB"/>
    <w:rsid w:val="00685544"/>
    <w:rsid w:val="00685AE4"/>
    <w:rsid w:val="00685AEA"/>
    <w:rsid w:val="0068637C"/>
    <w:rsid w:val="006876A9"/>
    <w:rsid w:val="00691AAE"/>
    <w:rsid w:val="006947DA"/>
    <w:rsid w:val="00695798"/>
    <w:rsid w:val="00695803"/>
    <w:rsid w:val="006A05BE"/>
    <w:rsid w:val="006A2305"/>
    <w:rsid w:val="006A2FD9"/>
    <w:rsid w:val="006A34CB"/>
    <w:rsid w:val="006A3F90"/>
    <w:rsid w:val="006A40B2"/>
    <w:rsid w:val="006A4BA3"/>
    <w:rsid w:val="006A4D79"/>
    <w:rsid w:val="006A751C"/>
    <w:rsid w:val="006B02FC"/>
    <w:rsid w:val="006B1185"/>
    <w:rsid w:val="006B163B"/>
    <w:rsid w:val="006B2063"/>
    <w:rsid w:val="006B310E"/>
    <w:rsid w:val="006B437D"/>
    <w:rsid w:val="006B4836"/>
    <w:rsid w:val="006B4E29"/>
    <w:rsid w:val="006B53B9"/>
    <w:rsid w:val="006B5726"/>
    <w:rsid w:val="006B6060"/>
    <w:rsid w:val="006B6488"/>
    <w:rsid w:val="006C17FC"/>
    <w:rsid w:val="006C1C79"/>
    <w:rsid w:val="006C1CA3"/>
    <w:rsid w:val="006C4179"/>
    <w:rsid w:val="006C4327"/>
    <w:rsid w:val="006C5664"/>
    <w:rsid w:val="006C5E9D"/>
    <w:rsid w:val="006C79B0"/>
    <w:rsid w:val="006D0502"/>
    <w:rsid w:val="006D0A74"/>
    <w:rsid w:val="006D15C7"/>
    <w:rsid w:val="006D1B94"/>
    <w:rsid w:val="006D211F"/>
    <w:rsid w:val="006D2EDF"/>
    <w:rsid w:val="006D334D"/>
    <w:rsid w:val="006D44CA"/>
    <w:rsid w:val="006D4717"/>
    <w:rsid w:val="006D4E2B"/>
    <w:rsid w:val="006D733D"/>
    <w:rsid w:val="006D7565"/>
    <w:rsid w:val="006D766A"/>
    <w:rsid w:val="006E23AB"/>
    <w:rsid w:val="006E2B22"/>
    <w:rsid w:val="006E321C"/>
    <w:rsid w:val="006E65F8"/>
    <w:rsid w:val="006E7062"/>
    <w:rsid w:val="006E7CC1"/>
    <w:rsid w:val="006F0804"/>
    <w:rsid w:val="006F0A6A"/>
    <w:rsid w:val="006F163C"/>
    <w:rsid w:val="006F3688"/>
    <w:rsid w:val="006F4056"/>
    <w:rsid w:val="006F57A5"/>
    <w:rsid w:val="006F5F9B"/>
    <w:rsid w:val="006F6FBE"/>
    <w:rsid w:val="006F7083"/>
    <w:rsid w:val="0070150D"/>
    <w:rsid w:val="007042BF"/>
    <w:rsid w:val="00704C51"/>
    <w:rsid w:val="00704CA4"/>
    <w:rsid w:val="0070797B"/>
    <w:rsid w:val="00711652"/>
    <w:rsid w:val="00711A25"/>
    <w:rsid w:val="00711C58"/>
    <w:rsid w:val="00712CD8"/>
    <w:rsid w:val="00713DE6"/>
    <w:rsid w:val="00715465"/>
    <w:rsid w:val="00717C8E"/>
    <w:rsid w:val="00717ED8"/>
    <w:rsid w:val="00717FB1"/>
    <w:rsid w:val="007207AF"/>
    <w:rsid w:val="00720A3B"/>
    <w:rsid w:val="00720ECC"/>
    <w:rsid w:val="00721C34"/>
    <w:rsid w:val="00722191"/>
    <w:rsid w:val="00722867"/>
    <w:rsid w:val="00722975"/>
    <w:rsid w:val="00723401"/>
    <w:rsid w:val="00723E5A"/>
    <w:rsid w:val="00724292"/>
    <w:rsid w:val="00724BFD"/>
    <w:rsid w:val="007257C5"/>
    <w:rsid w:val="00725846"/>
    <w:rsid w:val="00725A5B"/>
    <w:rsid w:val="00725B60"/>
    <w:rsid w:val="00726525"/>
    <w:rsid w:val="007277FB"/>
    <w:rsid w:val="00727DAE"/>
    <w:rsid w:val="00730914"/>
    <w:rsid w:val="0073094C"/>
    <w:rsid w:val="00731672"/>
    <w:rsid w:val="00733663"/>
    <w:rsid w:val="00734E27"/>
    <w:rsid w:val="0073510A"/>
    <w:rsid w:val="00735C16"/>
    <w:rsid w:val="00737148"/>
    <w:rsid w:val="00737F0D"/>
    <w:rsid w:val="007402D0"/>
    <w:rsid w:val="00740F99"/>
    <w:rsid w:val="00741087"/>
    <w:rsid w:val="007416D2"/>
    <w:rsid w:val="007421DF"/>
    <w:rsid w:val="0074282F"/>
    <w:rsid w:val="00743F68"/>
    <w:rsid w:val="0074572F"/>
    <w:rsid w:val="00745A34"/>
    <w:rsid w:val="00747403"/>
    <w:rsid w:val="007507A6"/>
    <w:rsid w:val="00751B7F"/>
    <w:rsid w:val="007523F6"/>
    <w:rsid w:val="0075380F"/>
    <w:rsid w:val="00753F17"/>
    <w:rsid w:val="007558AF"/>
    <w:rsid w:val="00760789"/>
    <w:rsid w:val="00761536"/>
    <w:rsid w:val="00761721"/>
    <w:rsid w:val="00762372"/>
    <w:rsid w:val="00762744"/>
    <w:rsid w:val="00762DB1"/>
    <w:rsid w:val="00763A89"/>
    <w:rsid w:val="00764245"/>
    <w:rsid w:val="00766136"/>
    <w:rsid w:val="00766507"/>
    <w:rsid w:val="00766F10"/>
    <w:rsid w:val="00766F55"/>
    <w:rsid w:val="007727D9"/>
    <w:rsid w:val="007733DE"/>
    <w:rsid w:val="00774979"/>
    <w:rsid w:val="00774A9E"/>
    <w:rsid w:val="00775962"/>
    <w:rsid w:val="00777039"/>
    <w:rsid w:val="00782007"/>
    <w:rsid w:val="007830CC"/>
    <w:rsid w:val="0078470C"/>
    <w:rsid w:val="00785010"/>
    <w:rsid w:val="00785984"/>
    <w:rsid w:val="00786A78"/>
    <w:rsid w:val="0079208A"/>
    <w:rsid w:val="007923E5"/>
    <w:rsid w:val="007931D4"/>
    <w:rsid w:val="007938BA"/>
    <w:rsid w:val="00794E38"/>
    <w:rsid w:val="007964EF"/>
    <w:rsid w:val="00796694"/>
    <w:rsid w:val="00796F0F"/>
    <w:rsid w:val="00797526"/>
    <w:rsid w:val="00797BF0"/>
    <w:rsid w:val="007A0329"/>
    <w:rsid w:val="007A24A4"/>
    <w:rsid w:val="007A3062"/>
    <w:rsid w:val="007A32F8"/>
    <w:rsid w:val="007A43E2"/>
    <w:rsid w:val="007A5758"/>
    <w:rsid w:val="007A6D03"/>
    <w:rsid w:val="007A727E"/>
    <w:rsid w:val="007B0078"/>
    <w:rsid w:val="007B02C7"/>
    <w:rsid w:val="007B0D48"/>
    <w:rsid w:val="007B1BBA"/>
    <w:rsid w:val="007B2455"/>
    <w:rsid w:val="007B3914"/>
    <w:rsid w:val="007B3A1D"/>
    <w:rsid w:val="007B7E66"/>
    <w:rsid w:val="007C115B"/>
    <w:rsid w:val="007C1F89"/>
    <w:rsid w:val="007C3070"/>
    <w:rsid w:val="007C4021"/>
    <w:rsid w:val="007C426E"/>
    <w:rsid w:val="007C44D5"/>
    <w:rsid w:val="007C490D"/>
    <w:rsid w:val="007C5942"/>
    <w:rsid w:val="007C5F93"/>
    <w:rsid w:val="007C6173"/>
    <w:rsid w:val="007C64E9"/>
    <w:rsid w:val="007D0699"/>
    <w:rsid w:val="007D18DC"/>
    <w:rsid w:val="007D3892"/>
    <w:rsid w:val="007D39E6"/>
    <w:rsid w:val="007D620C"/>
    <w:rsid w:val="007D6330"/>
    <w:rsid w:val="007D7F6D"/>
    <w:rsid w:val="007E004F"/>
    <w:rsid w:val="007E0264"/>
    <w:rsid w:val="007E043F"/>
    <w:rsid w:val="007E1DAC"/>
    <w:rsid w:val="007E22EA"/>
    <w:rsid w:val="007E2DE1"/>
    <w:rsid w:val="007E3528"/>
    <w:rsid w:val="007E44E7"/>
    <w:rsid w:val="007E6BC2"/>
    <w:rsid w:val="007E6EF7"/>
    <w:rsid w:val="007E74B0"/>
    <w:rsid w:val="007E7EC1"/>
    <w:rsid w:val="007F0B8E"/>
    <w:rsid w:val="007F136C"/>
    <w:rsid w:val="007F1AD2"/>
    <w:rsid w:val="007F2940"/>
    <w:rsid w:val="007F40AA"/>
    <w:rsid w:val="007F4150"/>
    <w:rsid w:val="007F4727"/>
    <w:rsid w:val="007F4F7B"/>
    <w:rsid w:val="007F5F8E"/>
    <w:rsid w:val="00800302"/>
    <w:rsid w:val="00802258"/>
    <w:rsid w:val="0080431B"/>
    <w:rsid w:val="0080494E"/>
    <w:rsid w:val="008051C5"/>
    <w:rsid w:val="0080525A"/>
    <w:rsid w:val="008064F3"/>
    <w:rsid w:val="008074DC"/>
    <w:rsid w:val="00811701"/>
    <w:rsid w:val="00812ADD"/>
    <w:rsid w:val="0081318D"/>
    <w:rsid w:val="00813317"/>
    <w:rsid w:val="00814287"/>
    <w:rsid w:val="008150C6"/>
    <w:rsid w:val="00815850"/>
    <w:rsid w:val="00817122"/>
    <w:rsid w:val="008179DB"/>
    <w:rsid w:val="00821790"/>
    <w:rsid w:val="0082247A"/>
    <w:rsid w:val="008263D3"/>
    <w:rsid w:val="008269D9"/>
    <w:rsid w:val="00826F8D"/>
    <w:rsid w:val="00827B10"/>
    <w:rsid w:val="00831575"/>
    <w:rsid w:val="00831E69"/>
    <w:rsid w:val="008328A2"/>
    <w:rsid w:val="008331A6"/>
    <w:rsid w:val="00834377"/>
    <w:rsid w:val="0083495B"/>
    <w:rsid w:val="00834B12"/>
    <w:rsid w:val="00834BB8"/>
    <w:rsid w:val="00835A01"/>
    <w:rsid w:val="00835F82"/>
    <w:rsid w:val="0083790E"/>
    <w:rsid w:val="008404D7"/>
    <w:rsid w:val="0084183E"/>
    <w:rsid w:val="008419D6"/>
    <w:rsid w:val="00841D5B"/>
    <w:rsid w:val="00842487"/>
    <w:rsid w:val="0084433E"/>
    <w:rsid w:val="0084438D"/>
    <w:rsid w:val="008445DA"/>
    <w:rsid w:val="008456D9"/>
    <w:rsid w:val="008465CC"/>
    <w:rsid w:val="00846885"/>
    <w:rsid w:val="00846B17"/>
    <w:rsid w:val="00846F8B"/>
    <w:rsid w:val="00850EF0"/>
    <w:rsid w:val="00851822"/>
    <w:rsid w:val="00853B0A"/>
    <w:rsid w:val="0085612F"/>
    <w:rsid w:val="008571B8"/>
    <w:rsid w:val="008666B0"/>
    <w:rsid w:val="008668A0"/>
    <w:rsid w:val="008670D3"/>
    <w:rsid w:val="00871025"/>
    <w:rsid w:val="00871FBB"/>
    <w:rsid w:val="00873E59"/>
    <w:rsid w:val="00874F18"/>
    <w:rsid w:val="00875170"/>
    <w:rsid w:val="008767B0"/>
    <w:rsid w:val="008769FF"/>
    <w:rsid w:val="008822D7"/>
    <w:rsid w:val="00882BFB"/>
    <w:rsid w:val="00884B67"/>
    <w:rsid w:val="00886035"/>
    <w:rsid w:val="00886938"/>
    <w:rsid w:val="008912B8"/>
    <w:rsid w:val="008914B9"/>
    <w:rsid w:val="00891CDE"/>
    <w:rsid w:val="00893553"/>
    <w:rsid w:val="0089539D"/>
    <w:rsid w:val="008957EC"/>
    <w:rsid w:val="00897A86"/>
    <w:rsid w:val="008A064F"/>
    <w:rsid w:val="008A1451"/>
    <w:rsid w:val="008A249F"/>
    <w:rsid w:val="008A2ACB"/>
    <w:rsid w:val="008A40EF"/>
    <w:rsid w:val="008A5FAF"/>
    <w:rsid w:val="008A6003"/>
    <w:rsid w:val="008A6191"/>
    <w:rsid w:val="008A6705"/>
    <w:rsid w:val="008A6B43"/>
    <w:rsid w:val="008A7017"/>
    <w:rsid w:val="008B0BA6"/>
    <w:rsid w:val="008B2313"/>
    <w:rsid w:val="008B2875"/>
    <w:rsid w:val="008B2B75"/>
    <w:rsid w:val="008B39AB"/>
    <w:rsid w:val="008B5888"/>
    <w:rsid w:val="008C0291"/>
    <w:rsid w:val="008C14BA"/>
    <w:rsid w:val="008C1A66"/>
    <w:rsid w:val="008C1B88"/>
    <w:rsid w:val="008C3918"/>
    <w:rsid w:val="008C3AE9"/>
    <w:rsid w:val="008C43B9"/>
    <w:rsid w:val="008C5848"/>
    <w:rsid w:val="008C6088"/>
    <w:rsid w:val="008C656D"/>
    <w:rsid w:val="008C6CBA"/>
    <w:rsid w:val="008C75D2"/>
    <w:rsid w:val="008D004E"/>
    <w:rsid w:val="008D13BF"/>
    <w:rsid w:val="008D141B"/>
    <w:rsid w:val="008D257F"/>
    <w:rsid w:val="008D29CE"/>
    <w:rsid w:val="008D474A"/>
    <w:rsid w:val="008D51E4"/>
    <w:rsid w:val="008D6C70"/>
    <w:rsid w:val="008E0251"/>
    <w:rsid w:val="008E0439"/>
    <w:rsid w:val="008E1147"/>
    <w:rsid w:val="008E337A"/>
    <w:rsid w:val="008E55A0"/>
    <w:rsid w:val="008E63B0"/>
    <w:rsid w:val="008E6B67"/>
    <w:rsid w:val="008E723B"/>
    <w:rsid w:val="008F0264"/>
    <w:rsid w:val="008F02A2"/>
    <w:rsid w:val="008F5A9E"/>
    <w:rsid w:val="00901175"/>
    <w:rsid w:val="009021F4"/>
    <w:rsid w:val="00902C86"/>
    <w:rsid w:val="00903A23"/>
    <w:rsid w:val="00904977"/>
    <w:rsid w:val="009117AB"/>
    <w:rsid w:val="00912797"/>
    <w:rsid w:val="00912B05"/>
    <w:rsid w:val="00915039"/>
    <w:rsid w:val="0091659B"/>
    <w:rsid w:val="00917BCA"/>
    <w:rsid w:val="00920BC9"/>
    <w:rsid w:val="00920DD1"/>
    <w:rsid w:val="00921065"/>
    <w:rsid w:val="00921667"/>
    <w:rsid w:val="009222D9"/>
    <w:rsid w:val="0092305D"/>
    <w:rsid w:val="009230A2"/>
    <w:rsid w:val="0092393B"/>
    <w:rsid w:val="00923FA5"/>
    <w:rsid w:val="00924BEE"/>
    <w:rsid w:val="009256CE"/>
    <w:rsid w:val="00925767"/>
    <w:rsid w:val="009270BC"/>
    <w:rsid w:val="009306F1"/>
    <w:rsid w:val="0093092B"/>
    <w:rsid w:val="00930E3D"/>
    <w:rsid w:val="00933BD6"/>
    <w:rsid w:val="009341C9"/>
    <w:rsid w:val="00934D85"/>
    <w:rsid w:val="00935BA9"/>
    <w:rsid w:val="0094018D"/>
    <w:rsid w:val="00940735"/>
    <w:rsid w:val="0094192A"/>
    <w:rsid w:val="00941A7E"/>
    <w:rsid w:val="00942AF3"/>
    <w:rsid w:val="00943844"/>
    <w:rsid w:val="00943E75"/>
    <w:rsid w:val="009443CA"/>
    <w:rsid w:val="00945DC5"/>
    <w:rsid w:val="009474E4"/>
    <w:rsid w:val="0095330A"/>
    <w:rsid w:val="00953611"/>
    <w:rsid w:val="00955743"/>
    <w:rsid w:val="00964363"/>
    <w:rsid w:val="0097223E"/>
    <w:rsid w:val="0097240B"/>
    <w:rsid w:val="00972CB3"/>
    <w:rsid w:val="00973262"/>
    <w:rsid w:val="009735D7"/>
    <w:rsid w:val="00973DDB"/>
    <w:rsid w:val="00974454"/>
    <w:rsid w:val="00974686"/>
    <w:rsid w:val="0097524C"/>
    <w:rsid w:val="00975D41"/>
    <w:rsid w:val="00975E0A"/>
    <w:rsid w:val="009823C6"/>
    <w:rsid w:val="00982927"/>
    <w:rsid w:val="00982B7E"/>
    <w:rsid w:val="0098311A"/>
    <w:rsid w:val="0098515C"/>
    <w:rsid w:val="00987E71"/>
    <w:rsid w:val="00987FEB"/>
    <w:rsid w:val="00990575"/>
    <w:rsid w:val="0099144E"/>
    <w:rsid w:val="00991EA8"/>
    <w:rsid w:val="00996849"/>
    <w:rsid w:val="00997B3D"/>
    <w:rsid w:val="009A0B03"/>
    <w:rsid w:val="009A1D4B"/>
    <w:rsid w:val="009A25C1"/>
    <w:rsid w:val="009A3F0D"/>
    <w:rsid w:val="009A4AA1"/>
    <w:rsid w:val="009A64A5"/>
    <w:rsid w:val="009B036D"/>
    <w:rsid w:val="009B210A"/>
    <w:rsid w:val="009B271A"/>
    <w:rsid w:val="009B3281"/>
    <w:rsid w:val="009B3542"/>
    <w:rsid w:val="009B411E"/>
    <w:rsid w:val="009B4B5E"/>
    <w:rsid w:val="009B4D29"/>
    <w:rsid w:val="009B7873"/>
    <w:rsid w:val="009B78EC"/>
    <w:rsid w:val="009C08A4"/>
    <w:rsid w:val="009C08BA"/>
    <w:rsid w:val="009C19EC"/>
    <w:rsid w:val="009C4B33"/>
    <w:rsid w:val="009C665A"/>
    <w:rsid w:val="009D050B"/>
    <w:rsid w:val="009D0D4B"/>
    <w:rsid w:val="009D0F12"/>
    <w:rsid w:val="009D1168"/>
    <w:rsid w:val="009D11B9"/>
    <w:rsid w:val="009D6A67"/>
    <w:rsid w:val="009D72A7"/>
    <w:rsid w:val="009D754E"/>
    <w:rsid w:val="009E1F33"/>
    <w:rsid w:val="009E2A93"/>
    <w:rsid w:val="009E4128"/>
    <w:rsid w:val="009E557E"/>
    <w:rsid w:val="009E7BD7"/>
    <w:rsid w:val="009F02FA"/>
    <w:rsid w:val="009F52BA"/>
    <w:rsid w:val="00A00E1E"/>
    <w:rsid w:val="00A01F07"/>
    <w:rsid w:val="00A026E8"/>
    <w:rsid w:val="00A02A12"/>
    <w:rsid w:val="00A02AA0"/>
    <w:rsid w:val="00A03170"/>
    <w:rsid w:val="00A035A4"/>
    <w:rsid w:val="00A048D9"/>
    <w:rsid w:val="00A0683C"/>
    <w:rsid w:val="00A0711F"/>
    <w:rsid w:val="00A10F74"/>
    <w:rsid w:val="00A147CF"/>
    <w:rsid w:val="00A14B85"/>
    <w:rsid w:val="00A15573"/>
    <w:rsid w:val="00A16887"/>
    <w:rsid w:val="00A173A6"/>
    <w:rsid w:val="00A173B3"/>
    <w:rsid w:val="00A21AB6"/>
    <w:rsid w:val="00A21D03"/>
    <w:rsid w:val="00A22B59"/>
    <w:rsid w:val="00A23146"/>
    <w:rsid w:val="00A24D9E"/>
    <w:rsid w:val="00A25F57"/>
    <w:rsid w:val="00A262B5"/>
    <w:rsid w:val="00A279AB"/>
    <w:rsid w:val="00A313E8"/>
    <w:rsid w:val="00A33432"/>
    <w:rsid w:val="00A334B2"/>
    <w:rsid w:val="00A337A5"/>
    <w:rsid w:val="00A339BA"/>
    <w:rsid w:val="00A33BD8"/>
    <w:rsid w:val="00A356D5"/>
    <w:rsid w:val="00A36B95"/>
    <w:rsid w:val="00A370F9"/>
    <w:rsid w:val="00A43F44"/>
    <w:rsid w:val="00A46FC3"/>
    <w:rsid w:val="00A50F4C"/>
    <w:rsid w:val="00A52395"/>
    <w:rsid w:val="00A54136"/>
    <w:rsid w:val="00A54665"/>
    <w:rsid w:val="00A551A6"/>
    <w:rsid w:val="00A55494"/>
    <w:rsid w:val="00A55F67"/>
    <w:rsid w:val="00A56C98"/>
    <w:rsid w:val="00A60B90"/>
    <w:rsid w:val="00A62DB0"/>
    <w:rsid w:val="00A65A73"/>
    <w:rsid w:val="00A666F4"/>
    <w:rsid w:val="00A66A17"/>
    <w:rsid w:val="00A673B3"/>
    <w:rsid w:val="00A67CEA"/>
    <w:rsid w:val="00A70096"/>
    <w:rsid w:val="00A70C8B"/>
    <w:rsid w:val="00A71FEB"/>
    <w:rsid w:val="00A72B34"/>
    <w:rsid w:val="00A72D98"/>
    <w:rsid w:val="00A7405A"/>
    <w:rsid w:val="00A74DF6"/>
    <w:rsid w:val="00A76B58"/>
    <w:rsid w:val="00A814AD"/>
    <w:rsid w:val="00A829DF"/>
    <w:rsid w:val="00A83A2A"/>
    <w:rsid w:val="00A84DEC"/>
    <w:rsid w:val="00A9032C"/>
    <w:rsid w:val="00A912A4"/>
    <w:rsid w:val="00A91B8B"/>
    <w:rsid w:val="00A951D4"/>
    <w:rsid w:val="00A95615"/>
    <w:rsid w:val="00A96E2D"/>
    <w:rsid w:val="00A975C1"/>
    <w:rsid w:val="00AA065B"/>
    <w:rsid w:val="00AA7245"/>
    <w:rsid w:val="00AB19F8"/>
    <w:rsid w:val="00AB1C81"/>
    <w:rsid w:val="00AB2424"/>
    <w:rsid w:val="00AB2BC2"/>
    <w:rsid w:val="00AB3AB6"/>
    <w:rsid w:val="00AB4547"/>
    <w:rsid w:val="00AB4D1D"/>
    <w:rsid w:val="00AB5ABB"/>
    <w:rsid w:val="00AB6C92"/>
    <w:rsid w:val="00AB7B46"/>
    <w:rsid w:val="00AC0FC8"/>
    <w:rsid w:val="00AC37E9"/>
    <w:rsid w:val="00AC3FA4"/>
    <w:rsid w:val="00AC4D09"/>
    <w:rsid w:val="00AC7511"/>
    <w:rsid w:val="00AC75EC"/>
    <w:rsid w:val="00AD24E6"/>
    <w:rsid w:val="00AD3484"/>
    <w:rsid w:val="00AD3C19"/>
    <w:rsid w:val="00AE039C"/>
    <w:rsid w:val="00AE0712"/>
    <w:rsid w:val="00AE37C4"/>
    <w:rsid w:val="00AE5110"/>
    <w:rsid w:val="00AE5982"/>
    <w:rsid w:val="00AE60C5"/>
    <w:rsid w:val="00AE6667"/>
    <w:rsid w:val="00AE67AA"/>
    <w:rsid w:val="00AE7053"/>
    <w:rsid w:val="00AF02F9"/>
    <w:rsid w:val="00AF0802"/>
    <w:rsid w:val="00AF1F89"/>
    <w:rsid w:val="00AF69B0"/>
    <w:rsid w:val="00AF6B8A"/>
    <w:rsid w:val="00AF7796"/>
    <w:rsid w:val="00B0009D"/>
    <w:rsid w:val="00B003BA"/>
    <w:rsid w:val="00B0080F"/>
    <w:rsid w:val="00B012A1"/>
    <w:rsid w:val="00B0353E"/>
    <w:rsid w:val="00B03AE1"/>
    <w:rsid w:val="00B04354"/>
    <w:rsid w:val="00B054F7"/>
    <w:rsid w:val="00B07E60"/>
    <w:rsid w:val="00B13254"/>
    <w:rsid w:val="00B16E7D"/>
    <w:rsid w:val="00B20623"/>
    <w:rsid w:val="00B2203B"/>
    <w:rsid w:val="00B23170"/>
    <w:rsid w:val="00B24023"/>
    <w:rsid w:val="00B24B08"/>
    <w:rsid w:val="00B255B1"/>
    <w:rsid w:val="00B2586D"/>
    <w:rsid w:val="00B26711"/>
    <w:rsid w:val="00B27724"/>
    <w:rsid w:val="00B277C6"/>
    <w:rsid w:val="00B308BF"/>
    <w:rsid w:val="00B328E0"/>
    <w:rsid w:val="00B40778"/>
    <w:rsid w:val="00B42FF9"/>
    <w:rsid w:val="00B4382A"/>
    <w:rsid w:val="00B43B21"/>
    <w:rsid w:val="00B43DF6"/>
    <w:rsid w:val="00B43F2F"/>
    <w:rsid w:val="00B50C84"/>
    <w:rsid w:val="00B50DA2"/>
    <w:rsid w:val="00B5255F"/>
    <w:rsid w:val="00B53339"/>
    <w:rsid w:val="00B53F64"/>
    <w:rsid w:val="00B54538"/>
    <w:rsid w:val="00B55388"/>
    <w:rsid w:val="00B568E7"/>
    <w:rsid w:val="00B56C0A"/>
    <w:rsid w:val="00B6091A"/>
    <w:rsid w:val="00B62F9D"/>
    <w:rsid w:val="00B6332B"/>
    <w:rsid w:val="00B63720"/>
    <w:rsid w:val="00B65A0B"/>
    <w:rsid w:val="00B660AE"/>
    <w:rsid w:val="00B676E3"/>
    <w:rsid w:val="00B70F7E"/>
    <w:rsid w:val="00B727DE"/>
    <w:rsid w:val="00B7310A"/>
    <w:rsid w:val="00B7314F"/>
    <w:rsid w:val="00B74915"/>
    <w:rsid w:val="00B74EA9"/>
    <w:rsid w:val="00B75A3D"/>
    <w:rsid w:val="00B764AC"/>
    <w:rsid w:val="00B767F4"/>
    <w:rsid w:val="00B76ADD"/>
    <w:rsid w:val="00B76BCC"/>
    <w:rsid w:val="00B80CF5"/>
    <w:rsid w:val="00B81B0D"/>
    <w:rsid w:val="00B84D34"/>
    <w:rsid w:val="00B85FD0"/>
    <w:rsid w:val="00B8618C"/>
    <w:rsid w:val="00B86F8C"/>
    <w:rsid w:val="00B9111A"/>
    <w:rsid w:val="00B93340"/>
    <w:rsid w:val="00B935AE"/>
    <w:rsid w:val="00B936EF"/>
    <w:rsid w:val="00B93AF8"/>
    <w:rsid w:val="00B96E19"/>
    <w:rsid w:val="00BA10EA"/>
    <w:rsid w:val="00BA373F"/>
    <w:rsid w:val="00BA5662"/>
    <w:rsid w:val="00BA6CE3"/>
    <w:rsid w:val="00BA76F7"/>
    <w:rsid w:val="00BB0F94"/>
    <w:rsid w:val="00BB29A6"/>
    <w:rsid w:val="00BB2CE1"/>
    <w:rsid w:val="00BB3808"/>
    <w:rsid w:val="00BB4EB6"/>
    <w:rsid w:val="00BB5912"/>
    <w:rsid w:val="00BB6962"/>
    <w:rsid w:val="00BB7F1D"/>
    <w:rsid w:val="00BC085D"/>
    <w:rsid w:val="00BC0B34"/>
    <w:rsid w:val="00BC0D24"/>
    <w:rsid w:val="00BC1642"/>
    <w:rsid w:val="00BC2371"/>
    <w:rsid w:val="00BC2398"/>
    <w:rsid w:val="00BC3AD6"/>
    <w:rsid w:val="00BC4B8A"/>
    <w:rsid w:val="00BC4E87"/>
    <w:rsid w:val="00BC50FD"/>
    <w:rsid w:val="00BD0E28"/>
    <w:rsid w:val="00BD1822"/>
    <w:rsid w:val="00BD1842"/>
    <w:rsid w:val="00BD2115"/>
    <w:rsid w:val="00BD2D9B"/>
    <w:rsid w:val="00BD61D3"/>
    <w:rsid w:val="00BD6D37"/>
    <w:rsid w:val="00BD768E"/>
    <w:rsid w:val="00BD7CE4"/>
    <w:rsid w:val="00BD7F01"/>
    <w:rsid w:val="00BE0044"/>
    <w:rsid w:val="00BE097C"/>
    <w:rsid w:val="00BE1673"/>
    <w:rsid w:val="00BE1DE0"/>
    <w:rsid w:val="00BE5FFA"/>
    <w:rsid w:val="00BE6E7E"/>
    <w:rsid w:val="00BF0C82"/>
    <w:rsid w:val="00BF1942"/>
    <w:rsid w:val="00BF31B9"/>
    <w:rsid w:val="00BF5778"/>
    <w:rsid w:val="00BF5887"/>
    <w:rsid w:val="00BF5DA2"/>
    <w:rsid w:val="00BF6490"/>
    <w:rsid w:val="00BF74AD"/>
    <w:rsid w:val="00C025C3"/>
    <w:rsid w:val="00C031F8"/>
    <w:rsid w:val="00C0328F"/>
    <w:rsid w:val="00C0460C"/>
    <w:rsid w:val="00C0466D"/>
    <w:rsid w:val="00C04C41"/>
    <w:rsid w:val="00C04CE8"/>
    <w:rsid w:val="00C05507"/>
    <w:rsid w:val="00C0580A"/>
    <w:rsid w:val="00C05ED3"/>
    <w:rsid w:val="00C06118"/>
    <w:rsid w:val="00C06D24"/>
    <w:rsid w:val="00C0715F"/>
    <w:rsid w:val="00C07A09"/>
    <w:rsid w:val="00C11D43"/>
    <w:rsid w:val="00C11FF6"/>
    <w:rsid w:val="00C13913"/>
    <w:rsid w:val="00C13B9F"/>
    <w:rsid w:val="00C13DB0"/>
    <w:rsid w:val="00C14FF5"/>
    <w:rsid w:val="00C1674E"/>
    <w:rsid w:val="00C2006A"/>
    <w:rsid w:val="00C20729"/>
    <w:rsid w:val="00C2384C"/>
    <w:rsid w:val="00C23D81"/>
    <w:rsid w:val="00C2400C"/>
    <w:rsid w:val="00C243D6"/>
    <w:rsid w:val="00C26EF5"/>
    <w:rsid w:val="00C26F1B"/>
    <w:rsid w:val="00C31621"/>
    <w:rsid w:val="00C31D95"/>
    <w:rsid w:val="00C32F48"/>
    <w:rsid w:val="00C3638C"/>
    <w:rsid w:val="00C36A77"/>
    <w:rsid w:val="00C40A31"/>
    <w:rsid w:val="00C40FDA"/>
    <w:rsid w:val="00C41C3D"/>
    <w:rsid w:val="00C42705"/>
    <w:rsid w:val="00C42A83"/>
    <w:rsid w:val="00C45F99"/>
    <w:rsid w:val="00C462CF"/>
    <w:rsid w:val="00C464C4"/>
    <w:rsid w:val="00C46E61"/>
    <w:rsid w:val="00C50291"/>
    <w:rsid w:val="00C508EA"/>
    <w:rsid w:val="00C52674"/>
    <w:rsid w:val="00C55296"/>
    <w:rsid w:val="00C56F70"/>
    <w:rsid w:val="00C572E9"/>
    <w:rsid w:val="00C60E9B"/>
    <w:rsid w:val="00C6206B"/>
    <w:rsid w:val="00C6350A"/>
    <w:rsid w:val="00C65E91"/>
    <w:rsid w:val="00C664B0"/>
    <w:rsid w:val="00C671F6"/>
    <w:rsid w:val="00C700AD"/>
    <w:rsid w:val="00C72AC9"/>
    <w:rsid w:val="00C745F8"/>
    <w:rsid w:val="00C81902"/>
    <w:rsid w:val="00C8273B"/>
    <w:rsid w:val="00C82C9E"/>
    <w:rsid w:val="00C83142"/>
    <w:rsid w:val="00C83BC0"/>
    <w:rsid w:val="00C85465"/>
    <w:rsid w:val="00C85FB7"/>
    <w:rsid w:val="00C91470"/>
    <w:rsid w:val="00C91DD8"/>
    <w:rsid w:val="00C93D0E"/>
    <w:rsid w:val="00C95D1C"/>
    <w:rsid w:val="00C96281"/>
    <w:rsid w:val="00C97B4B"/>
    <w:rsid w:val="00CA0220"/>
    <w:rsid w:val="00CA11D6"/>
    <w:rsid w:val="00CA1FEC"/>
    <w:rsid w:val="00CA2162"/>
    <w:rsid w:val="00CA4349"/>
    <w:rsid w:val="00CA434B"/>
    <w:rsid w:val="00CA695B"/>
    <w:rsid w:val="00CB0A6C"/>
    <w:rsid w:val="00CB0D15"/>
    <w:rsid w:val="00CB193A"/>
    <w:rsid w:val="00CB1F92"/>
    <w:rsid w:val="00CB2D28"/>
    <w:rsid w:val="00CB3431"/>
    <w:rsid w:val="00CB3755"/>
    <w:rsid w:val="00CB3FA9"/>
    <w:rsid w:val="00CB4E44"/>
    <w:rsid w:val="00CB4F50"/>
    <w:rsid w:val="00CB65B4"/>
    <w:rsid w:val="00CB7431"/>
    <w:rsid w:val="00CC0245"/>
    <w:rsid w:val="00CC0E16"/>
    <w:rsid w:val="00CC0F9F"/>
    <w:rsid w:val="00CC160D"/>
    <w:rsid w:val="00CC1AEE"/>
    <w:rsid w:val="00CC4549"/>
    <w:rsid w:val="00CC599D"/>
    <w:rsid w:val="00CC6CED"/>
    <w:rsid w:val="00CD0DB7"/>
    <w:rsid w:val="00CD11C3"/>
    <w:rsid w:val="00CD154F"/>
    <w:rsid w:val="00CD37DC"/>
    <w:rsid w:val="00CD3AC5"/>
    <w:rsid w:val="00CD3DD5"/>
    <w:rsid w:val="00CD4F8D"/>
    <w:rsid w:val="00CD5535"/>
    <w:rsid w:val="00CD5B92"/>
    <w:rsid w:val="00CD620D"/>
    <w:rsid w:val="00CD7D8F"/>
    <w:rsid w:val="00CE0316"/>
    <w:rsid w:val="00CE100E"/>
    <w:rsid w:val="00CE1192"/>
    <w:rsid w:val="00CE4A3D"/>
    <w:rsid w:val="00CE508F"/>
    <w:rsid w:val="00CE54AA"/>
    <w:rsid w:val="00CE5A5B"/>
    <w:rsid w:val="00CE66A7"/>
    <w:rsid w:val="00CE6EFB"/>
    <w:rsid w:val="00CE781B"/>
    <w:rsid w:val="00CE7F1B"/>
    <w:rsid w:val="00CF04C8"/>
    <w:rsid w:val="00CF0AEC"/>
    <w:rsid w:val="00CF1448"/>
    <w:rsid w:val="00CF19E0"/>
    <w:rsid w:val="00CF1E05"/>
    <w:rsid w:val="00CF24D8"/>
    <w:rsid w:val="00CF3A29"/>
    <w:rsid w:val="00CF4364"/>
    <w:rsid w:val="00CF56D0"/>
    <w:rsid w:val="00CF5FB7"/>
    <w:rsid w:val="00CF7519"/>
    <w:rsid w:val="00D01B7D"/>
    <w:rsid w:val="00D020D1"/>
    <w:rsid w:val="00D02506"/>
    <w:rsid w:val="00D03D61"/>
    <w:rsid w:val="00D0633F"/>
    <w:rsid w:val="00D071DD"/>
    <w:rsid w:val="00D0754E"/>
    <w:rsid w:val="00D07DB3"/>
    <w:rsid w:val="00D13B33"/>
    <w:rsid w:val="00D15D01"/>
    <w:rsid w:val="00D1625C"/>
    <w:rsid w:val="00D16726"/>
    <w:rsid w:val="00D16BF1"/>
    <w:rsid w:val="00D16EF1"/>
    <w:rsid w:val="00D17680"/>
    <w:rsid w:val="00D178D1"/>
    <w:rsid w:val="00D21C0F"/>
    <w:rsid w:val="00D23B14"/>
    <w:rsid w:val="00D23B21"/>
    <w:rsid w:val="00D24508"/>
    <w:rsid w:val="00D2546B"/>
    <w:rsid w:val="00D315BF"/>
    <w:rsid w:val="00D33DCF"/>
    <w:rsid w:val="00D36F53"/>
    <w:rsid w:val="00D37709"/>
    <w:rsid w:val="00D37D12"/>
    <w:rsid w:val="00D43D75"/>
    <w:rsid w:val="00D4557A"/>
    <w:rsid w:val="00D465B4"/>
    <w:rsid w:val="00D4691A"/>
    <w:rsid w:val="00D4716B"/>
    <w:rsid w:val="00D51243"/>
    <w:rsid w:val="00D52086"/>
    <w:rsid w:val="00D54290"/>
    <w:rsid w:val="00D551C0"/>
    <w:rsid w:val="00D553C1"/>
    <w:rsid w:val="00D56289"/>
    <w:rsid w:val="00D568F9"/>
    <w:rsid w:val="00D606A9"/>
    <w:rsid w:val="00D613C7"/>
    <w:rsid w:val="00D62F54"/>
    <w:rsid w:val="00D6765A"/>
    <w:rsid w:val="00D712EF"/>
    <w:rsid w:val="00D71351"/>
    <w:rsid w:val="00D715EE"/>
    <w:rsid w:val="00D71B4D"/>
    <w:rsid w:val="00D72644"/>
    <w:rsid w:val="00D726C9"/>
    <w:rsid w:val="00D728A7"/>
    <w:rsid w:val="00D72905"/>
    <w:rsid w:val="00D73D3C"/>
    <w:rsid w:val="00D750F8"/>
    <w:rsid w:val="00D75219"/>
    <w:rsid w:val="00D7666B"/>
    <w:rsid w:val="00D80881"/>
    <w:rsid w:val="00D80B83"/>
    <w:rsid w:val="00D822BE"/>
    <w:rsid w:val="00D831DC"/>
    <w:rsid w:val="00D8481C"/>
    <w:rsid w:val="00D8565E"/>
    <w:rsid w:val="00D85B1B"/>
    <w:rsid w:val="00D8656F"/>
    <w:rsid w:val="00D87ACF"/>
    <w:rsid w:val="00D90608"/>
    <w:rsid w:val="00D9087B"/>
    <w:rsid w:val="00D91833"/>
    <w:rsid w:val="00D91B06"/>
    <w:rsid w:val="00D92A64"/>
    <w:rsid w:val="00D93AC0"/>
    <w:rsid w:val="00D94A89"/>
    <w:rsid w:val="00D95347"/>
    <w:rsid w:val="00D97273"/>
    <w:rsid w:val="00DA0A9B"/>
    <w:rsid w:val="00DA0D34"/>
    <w:rsid w:val="00DA1893"/>
    <w:rsid w:val="00DA1AC0"/>
    <w:rsid w:val="00DA224A"/>
    <w:rsid w:val="00DA27E0"/>
    <w:rsid w:val="00DA3E60"/>
    <w:rsid w:val="00DA42FD"/>
    <w:rsid w:val="00DA4777"/>
    <w:rsid w:val="00DA50CC"/>
    <w:rsid w:val="00DA5D41"/>
    <w:rsid w:val="00DA69EA"/>
    <w:rsid w:val="00DB09FC"/>
    <w:rsid w:val="00DB0EB5"/>
    <w:rsid w:val="00DB13A2"/>
    <w:rsid w:val="00DB20AE"/>
    <w:rsid w:val="00DB2A71"/>
    <w:rsid w:val="00DB34A5"/>
    <w:rsid w:val="00DB36BA"/>
    <w:rsid w:val="00DB3A50"/>
    <w:rsid w:val="00DB5501"/>
    <w:rsid w:val="00DB553A"/>
    <w:rsid w:val="00DB6CC2"/>
    <w:rsid w:val="00DB6EBC"/>
    <w:rsid w:val="00DB7968"/>
    <w:rsid w:val="00DC4020"/>
    <w:rsid w:val="00DC438A"/>
    <w:rsid w:val="00DC6E5A"/>
    <w:rsid w:val="00DD17B3"/>
    <w:rsid w:val="00DD3A2B"/>
    <w:rsid w:val="00DD4E51"/>
    <w:rsid w:val="00DD5BC1"/>
    <w:rsid w:val="00DD5E15"/>
    <w:rsid w:val="00DE229C"/>
    <w:rsid w:val="00DE3FB5"/>
    <w:rsid w:val="00DE5034"/>
    <w:rsid w:val="00DE6C30"/>
    <w:rsid w:val="00DF362C"/>
    <w:rsid w:val="00DF4AAE"/>
    <w:rsid w:val="00DF722E"/>
    <w:rsid w:val="00E0071B"/>
    <w:rsid w:val="00E01215"/>
    <w:rsid w:val="00E01D40"/>
    <w:rsid w:val="00E01E30"/>
    <w:rsid w:val="00E0258D"/>
    <w:rsid w:val="00E030D2"/>
    <w:rsid w:val="00E042BA"/>
    <w:rsid w:val="00E046FA"/>
    <w:rsid w:val="00E04C35"/>
    <w:rsid w:val="00E04F05"/>
    <w:rsid w:val="00E0686F"/>
    <w:rsid w:val="00E10028"/>
    <w:rsid w:val="00E10C39"/>
    <w:rsid w:val="00E12085"/>
    <w:rsid w:val="00E12CA0"/>
    <w:rsid w:val="00E13357"/>
    <w:rsid w:val="00E14E64"/>
    <w:rsid w:val="00E158FE"/>
    <w:rsid w:val="00E17117"/>
    <w:rsid w:val="00E223CF"/>
    <w:rsid w:val="00E223E2"/>
    <w:rsid w:val="00E23427"/>
    <w:rsid w:val="00E2418C"/>
    <w:rsid w:val="00E245B7"/>
    <w:rsid w:val="00E2476B"/>
    <w:rsid w:val="00E24828"/>
    <w:rsid w:val="00E24C91"/>
    <w:rsid w:val="00E26F7E"/>
    <w:rsid w:val="00E27811"/>
    <w:rsid w:val="00E27821"/>
    <w:rsid w:val="00E27979"/>
    <w:rsid w:val="00E27AA1"/>
    <w:rsid w:val="00E27F67"/>
    <w:rsid w:val="00E30C59"/>
    <w:rsid w:val="00E31230"/>
    <w:rsid w:val="00E3126C"/>
    <w:rsid w:val="00E3163B"/>
    <w:rsid w:val="00E319A5"/>
    <w:rsid w:val="00E3269D"/>
    <w:rsid w:val="00E32722"/>
    <w:rsid w:val="00E32BA4"/>
    <w:rsid w:val="00E3372F"/>
    <w:rsid w:val="00E3404F"/>
    <w:rsid w:val="00E34650"/>
    <w:rsid w:val="00E34D9D"/>
    <w:rsid w:val="00E35DA3"/>
    <w:rsid w:val="00E37C50"/>
    <w:rsid w:val="00E37EBD"/>
    <w:rsid w:val="00E413A8"/>
    <w:rsid w:val="00E41C83"/>
    <w:rsid w:val="00E43D27"/>
    <w:rsid w:val="00E45B9E"/>
    <w:rsid w:val="00E461B0"/>
    <w:rsid w:val="00E462B2"/>
    <w:rsid w:val="00E47760"/>
    <w:rsid w:val="00E52E3D"/>
    <w:rsid w:val="00E531C0"/>
    <w:rsid w:val="00E54704"/>
    <w:rsid w:val="00E61430"/>
    <w:rsid w:val="00E614F2"/>
    <w:rsid w:val="00E62C47"/>
    <w:rsid w:val="00E6335A"/>
    <w:rsid w:val="00E6555E"/>
    <w:rsid w:val="00E660F8"/>
    <w:rsid w:val="00E67A52"/>
    <w:rsid w:val="00E73260"/>
    <w:rsid w:val="00E77E58"/>
    <w:rsid w:val="00E80749"/>
    <w:rsid w:val="00E80BFC"/>
    <w:rsid w:val="00E80F29"/>
    <w:rsid w:val="00E811BC"/>
    <w:rsid w:val="00E81970"/>
    <w:rsid w:val="00E81B7E"/>
    <w:rsid w:val="00E84FA4"/>
    <w:rsid w:val="00E850B0"/>
    <w:rsid w:val="00E90555"/>
    <w:rsid w:val="00E92F46"/>
    <w:rsid w:val="00E93019"/>
    <w:rsid w:val="00E9430E"/>
    <w:rsid w:val="00E956D5"/>
    <w:rsid w:val="00E96323"/>
    <w:rsid w:val="00EA0845"/>
    <w:rsid w:val="00EA27FE"/>
    <w:rsid w:val="00EA3D0C"/>
    <w:rsid w:val="00EA6205"/>
    <w:rsid w:val="00EA6246"/>
    <w:rsid w:val="00EA63C2"/>
    <w:rsid w:val="00EB0938"/>
    <w:rsid w:val="00EB0AB6"/>
    <w:rsid w:val="00EB3878"/>
    <w:rsid w:val="00EB41D5"/>
    <w:rsid w:val="00EB4374"/>
    <w:rsid w:val="00EB5E8E"/>
    <w:rsid w:val="00EB62F7"/>
    <w:rsid w:val="00EB6876"/>
    <w:rsid w:val="00EB6BC3"/>
    <w:rsid w:val="00EC001E"/>
    <w:rsid w:val="00EC2AA0"/>
    <w:rsid w:val="00EC3444"/>
    <w:rsid w:val="00EC395F"/>
    <w:rsid w:val="00EC455D"/>
    <w:rsid w:val="00EC5D2C"/>
    <w:rsid w:val="00EC67AC"/>
    <w:rsid w:val="00EC77F2"/>
    <w:rsid w:val="00ED0B2D"/>
    <w:rsid w:val="00ED1AE0"/>
    <w:rsid w:val="00ED1D40"/>
    <w:rsid w:val="00ED1F4E"/>
    <w:rsid w:val="00ED3990"/>
    <w:rsid w:val="00ED450D"/>
    <w:rsid w:val="00ED4661"/>
    <w:rsid w:val="00ED56EA"/>
    <w:rsid w:val="00ED5A22"/>
    <w:rsid w:val="00ED63F5"/>
    <w:rsid w:val="00EE065C"/>
    <w:rsid w:val="00EE1BA2"/>
    <w:rsid w:val="00EE2BAB"/>
    <w:rsid w:val="00EE4564"/>
    <w:rsid w:val="00EE487B"/>
    <w:rsid w:val="00EE5976"/>
    <w:rsid w:val="00EE6382"/>
    <w:rsid w:val="00EE6709"/>
    <w:rsid w:val="00EE7060"/>
    <w:rsid w:val="00EE70CB"/>
    <w:rsid w:val="00EE7226"/>
    <w:rsid w:val="00EE770C"/>
    <w:rsid w:val="00EF18EC"/>
    <w:rsid w:val="00EF222F"/>
    <w:rsid w:val="00EF225C"/>
    <w:rsid w:val="00EF29BD"/>
    <w:rsid w:val="00EF541E"/>
    <w:rsid w:val="00EF678A"/>
    <w:rsid w:val="00EF759B"/>
    <w:rsid w:val="00EF7CA2"/>
    <w:rsid w:val="00F00647"/>
    <w:rsid w:val="00F01DEE"/>
    <w:rsid w:val="00F02C08"/>
    <w:rsid w:val="00F03185"/>
    <w:rsid w:val="00F032FB"/>
    <w:rsid w:val="00F05058"/>
    <w:rsid w:val="00F0551C"/>
    <w:rsid w:val="00F11078"/>
    <w:rsid w:val="00F11408"/>
    <w:rsid w:val="00F128FC"/>
    <w:rsid w:val="00F14D62"/>
    <w:rsid w:val="00F14EBF"/>
    <w:rsid w:val="00F1508E"/>
    <w:rsid w:val="00F15CDA"/>
    <w:rsid w:val="00F16BE5"/>
    <w:rsid w:val="00F174FA"/>
    <w:rsid w:val="00F236CA"/>
    <w:rsid w:val="00F23C48"/>
    <w:rsid w:val="00F2458F"/>
    <w:rsid w:val="00F24BC0"/>
    <w:rsid w:val="00F26795"/>
    <w:rsid w:val="00F26AC8"/>
    <w:rsid w:val="00F27B24"/>
    <w:rsid w:val="00F31AB2"/>
    <w:rsid w:val="00F3773E"/>
    <w:rsid w:val="00F37CDB"/>
    <w:rsid w:val="00F37FF3"/>
    <w:rsid w:val="00F4040E"/>
    <w:rsid w:val="00F41D88"/>
    <w:rsid w:val="00F427E3"/>
    <w:rsid w:val="00F42989"/>
    <w:rsid w:val="00F43AB8"/>
    <w:rsid w:val="00F43B6A"/>
    <w:rsid w:val="00F46972"/>
    <w:rsid w:val="00F47085"/>
    <w:rsid w:val="00F51533"/>
    <w:rsid w:val="00F51EC8"/>
    <w:rsid w:val="00F520F8"/>
    <w:rsid w:val="00F53F7F"/>
    <w:rsid w:val="00F54E6D"/>
    <w:rsid w:val="00F553A8"/>
    <w:rsid w:val="00F55ABF"/>
    <w:rsid w:val="00F56615"/>
    <w:rsid w:val="00F60B9F"/>
    <w:rsid w:val="00F60ECF"/>
    <w:rsid w:val="00F623BC"/>
    <w:rsid w:val="00F63290"/>
    <w:rsid w:val="00F644FB"/>
    <w:rsid w:val="00F64AD5"/>
    <w:rsid w:val="00F65F99"/>
    <w:rsid w:val="00F672B1"/>
    <w:rsid w:val="00F678C4"/>
    <w:rsid w:val="00F704BA"/>
    <w:rsid w:val="00F71323"/>
    <w:rsid w:val="00F71DFB"/>
    <w:rsid w:val="00F73BC9"/>
    <w:rsid w:val="00F76CB4"/>
    <w:rsid w:val="00F77088"/>
    <w:rsid w:val="00F77263"/>
    <w:rsid w:val="00F81F1F"/>
    <w:rsid w:val="00F83CCE"/>
    <w:rsid w:val="00F8464D"/>
    <w:rsid w:val="00F84CF3"/>
    <w:rsid w:val="00F865D3"/>
    <w:rsid w:val="00F902B7"/>
    <w:rsid w:val="00F90407"/>
    <w:rsid w:val="00F904A6"/>
    <w:rsid w:val="00F90C17"/>
    <w:rsid w:val="00F91E2D"/>
    <w:rsid w:val="00F927D3"/>
    <w:rsid w:val="00F92B2F"/>
    <w:rsid w:val="00F92DF6"/>
    <w:rsid w:val="00F941FB"/>
    <w:rsid w:val="00F94DAE"/>
    <w:rsid w:val="00F97F63"/>
    <w:rsid w:val="00FA09A5"/>
    <w:rsid w:val="00FA0B08"/>
    <w:rsid w:val="00FA1E05"/>
    <w:rsid w:val="00FA4CE0"/>
    <w:rsid w:val="00FA5A31"/>
    <w:rsid w:val="00FA7B2F"/>
    <w:rsid w:val="00FB063F"/>
    <w:rsid w:val="00FB0865"/>
    <w:rsid w:val="00FB4151"/>
    <w:rsid w:val="00FB47A9"/>
    <w:rsid w:val="00FB68C8"/>
    <w:rsid w:val="00FB6D34"/>
    <w:rsid w:val="00FB7B63"/>
    <w:rsid w:val="00FC0D49"/>
    <w:rsid w:val="00FC12BB"/>
    <w:rsid w:val="00FC2D2C"/>
    <w:rsid w:val="00FC35FF"/>
    <w:rsid w:val="00FC3CA9"/>
    <w:rsid w:val="00FC411B"/>
    <w:rsid w:val="00FD1861"/>
    <w:rsid w:val="00FD2B24"/>
    <w:rsid w:val="00FD437A"/>
    <w:rsid w:val="00FD4584"/>
    <w:rsid w:val="00FD4790"/>
    <w:rsid w:val="00FD5FD8"/>
    <w:rsid w:val="00FD6303"/>
    <w:rsid w:val="00FD756B"/>
    <w:rsid w:val="00FE2927"/>
    <w:rsid w:val="00FE2D1A"/>
    <w:rsid w:val="00FE2D42"/>
    <w:rsid w:val="00FE34EC"/>
    <w:rsid w:val="00FE49C6"/>
    <w:rsid w:val="00FE64EE"/>
    <w:rsid w:val="00FE6E12"/>
    <w:rsid w:val="00FF08F3"/>
    <w:rsid w:val="00FF1BE9"/>
    <w:rsid w:val="00FF2913"/>
    <w:rsid w:val="00FF4A4D"/>
    <w:rsid w:val="00FF4FF9"/>
    <w:rsid w:val="00FF75F1"/>
    <w:rsid w:val="01345D58"/>
    <w:rsid w:val="0135237B"/>
    <w:rsid w:val="017BB227"/>
    <w:rsid w:val="02286193"/>
    <w:rsid w:val="025E9C4B"/>
    <w:rsid w:val="0296F0E4"/>
    <w:rsid w:val="047A11C3"/>
    <w:rsid w:val="063E6DEA"/>
    <w:rsid w:val="064B967A"/>
    <w:rsid w:val="069CECA0"/>
    <w:rsid w:val="06DCB0B3"/>
    <w:rsid w:val="06E0A5AC"/>
    <w:rsid w:val="06F9FDD7"/>
    <w:rsid w:val="07D237E3"/>
    <w:rsid w:val="0891A524"/>
    <w:rsid w:val="096D9BAF"/>
    <w:rsid w:val="0983373C"/>
    <w:rsid w:val="0A2CD7E6"/>
    <w:rsid w:val="0A37F78D"/>
    <w:rsid w:val="0AB00E15"/>
    <w:rsid w:val="0B8BDEDE"/>
    <w:rsid w:val="0C65895D"/>
    <w:rsid w:val="0D019544"/>
    <w:rsid w:val="0D6F984F"/>
    <w:rsid w:val="0D815E93"/>
    <w:rsid w:val="0D82AAD7"/>
    <w:rsid w:val="0DB8F984"/>
    <w:rsid w:val="0EFE3974"/>
    <w:rsid w:val="0F0B68B0"/>
    <w:rsid w:val="0F0C2170"/>
    <w:rsid w:val="0F45F2F1"/>
    <w:rsid w:val="112DC403"/>
    <w:rsid w:val="157626EB"/>
    <w:rsid w:val="158EDAD1"/>
    <w:rsid w:val="15A98863"/>
    <w:rsid w:val="179EE5C2"/>
    <w:rsid w:val="17ECCB0E"/>
    <w:rsid w:val="183C5581"/>
    <w:rsid w:val="18F6EAED"/>
    <w:rsid w:val="19C9C77E"/>
    <w:rsid w:val="1A427749"/>
    <w:rsid w:val="1AB98470"/>
    <w:rsid w:val="1BDE2EDC"/>
    <w:rsid w:val="1C61D545"/>
    <w:rsid w:val="1CC34DC1"/>
    <w:rsid w:val="1CCDD353"/>
    <w:rsid w:val="1DE6488C"/>
    <w:rsid w:val="1DEAA21C"/>
    <w:rsid w:val="1E754D12"/>
    <w:rsid w:val="1F53FB5D"/>
    <w:rsid w:val="1FFAEE83"/>
    <w:rsid w:val="203EEA03"/>
    <w:rsid w:val="207ACB67"/>
    <w:rsid w:val="20CE2E83"/>
    <w:rsid w:val="21A688D4"/>
    <w:rsid w:val="21C96391"/>
    <w:rsid w:val="224DD8DB"/>
    <w:rsid w:val="2252BBE1"/>
    <w:rsid w:val="2291D491"/>
    <w:rsid w:val="2307C2D4"/>
    <w:rsid w:val="23DB8CC4"/>
    <w:rsid w:val="2585CC86"/>
    <w:rsid w:val="2642DDC3"/>
    <w:rsid w:val="26A21998"/>
    <w:rsid w:val="26EEEDF2"/>
    <w:rsid w:val="270AFD29"/>
    <w:rsid w:val="271E09A7"/>
    <w:rsid w:val="27505A51"/>
    <w:rsid w:val="27B0EE01"/>
    <w:rsid w:val="27F2A2D7"/>
    <w:rsid w:val="280456DA"/>
    <w:rsid w:val="2844727C"/>
    <w:rsid w:val="284D8CFA"/>
    <w:rsid w:val="28756335"/>
    <w:rsid w:val="28FD7347"/>
    <w:rsid w:val="28FF3A75"/>
    <w:rsid w:val="290E661C"/>
    <w:rsid w:val="293835A7"/>
    <w:rsid w:val="29D4F086"/>
    <w:rsid w:val="2A5E53F0"/>
    <w:rsid w:val="2AFC8403"/>
    <w:rsid w:val="2CB6CEC9"/>
    <w:rsid w:val="2CC70AC1"/>
    <w:rsid w:val="2D0859DE"/>
    <w:rsid w:val="2D480CAD"/>
    <w:rsid w:val="2DF5FC6F"/>
    <w:rsid w:val="2E2EEBFA"/>
    <w:rsid w:val="2E44E923"/>
    <w:rsid w:val="2E62298C"/>
    <w:rsid w:val="2EC9F2A9"/>
    <w:rsid w:val="2FAD005F"/>
    <w:rsid w:val="307A8067"/>
    <w:rsid w:val="307FAD6F"/>
    <w:rsid w:val="30CB941A"/>
    <w:rsid w:val="30FBFBD1"/>
    <w:rsid w:val="319A4DB6"/>
    <w:rsid w:val="328F8C17"/>
    <w:rsid w:val="32F75C6E"/>
    <w:rsid w:val="33220171"/>
    <w:rsid w:val="334859A4"/>
    <w:rsid w:val="34447141"/>
    <w:rsid w:val="374DEAA0"/>
    <w:rsid w:val="398E90F0"/>
    <w:rsid w:val="3A697FDB"/>
    <w:rsid w:val="3AA75B2B"/>
    <w:rsid w:val="3BDA9617"/>
    <w:rsid w:val="3D36E3BC"/>
    <w:rsid w:val="3E5FA861"/>
    <w:rsid w:val="41DA0749"/>
    <w:rsid w:val="4307DC75"/>
    <w:rsid w:val="4491BCC3"/>
    <w:rsid w:val="44E3531B"/>
    <w:rsid w:val="452E3E99"/>
    <w:rsid w:val="459B4F91"/>
    <w:rsid w:val="46CF8B56"/>
    <w:rsid w:val="48E2AD8A"/>
    <w:rsid w:val="4A5C7241"/>
    <w:rsid w:val="4B3FE73D"/>
    <w:rsid w:val="4BD12535"/>
    <w:rsid w:val="4C0AF0EB"/>
    <w:rsid w:val="4E9FF909"/>
    <w:rsid w:val="4EB66A96"/>
    <w:rsid w:val="4EF3E0DC"/>
    <w:rsid w:val="503E6B51"/>
    <w:rsid w:val="504B963E"/>
    <w:rsid w:val="51C97FBF"/>
    <w:rsid w:val="5237F975"/>
    <w:rsid w:val="530C44F6"/>
    <w:rsid w:val="530FBDB0"/>
    <w:rsid w:val="54A8B213"/>
    <w:rsid w:val="563311E5"/>
    <w:rsid w:val="57B2D367"/>
    <w:rsid w:val="58F74907"/>
    <w:rsid w:val="59DC2763"/>
    <w:rsid w:val="5A58E6A3"/>
    <w:rsid w:val="5A8565D0"/>
    <w:rsid w:val="5B9B502A"/>
    <w:rsid w:val="5BCB440B"/>
    <w:rsid w:val="5D20F21B"/>
    <w:rsid w:val="5D617371"/>
    <w:rsid w:val="5D9091F3"/>
    <w:rsid w:val="60874726"/>
    <w:rsid w:val="612C6C97"/>
    <w:rsid w:val="613B26D6"/>
    <w:rsid w:val="61F01BD9"/>
    <w:rsid w:val="62767620"/>
    <w:rsid w:val="634739DF"/>
    <w:rsid w:val="63F06C3E"/>
    <w:rsid w:val="660544E1"/>
    <w:rsid w:val="677433A8"/>
    <w:rsid w:val="6774B5CF"/>
    <w:rsid w:val="67A703EA"/>
    <w:rsid w:val="6A847096"/>
    <w:rsid w:val="6B3192E1"/>
    <w:rsid w:val="6BF677D6"/>
    <w:rsid w:val="6D2B9007"/>
    <w:rsid w:val="6DAFFB39"/>
    <w:rsid w:val="6F8A06C8"/>
    <w:rsid w:val="70ACCF4E"/>
    <w:rsid w:val="71206C3C"/>
    <w:rsid w:val="71249207"/>
    <w:rsid w:val="71317F4C"/>
    <w:rsid w:val="7153C37D"/>
    <w:rsid w:val="72233757"/>
    <w:rsid w:val="7243DD64"/>
    <w:rsid w:val="72B2D8B1"/>
    <w:rsid w:val="73EAA6E5"/>
    <w:rsid w:val="7483F73D"/>
    <w:rsid w:val="7539A64D"/>
    <w:rsid w:val="763CF3A0"/>
    <w:rsid w:val="76BF7B17"/>
    <w:rsid w:val="76F0A1FC"/>
    <w:rsid w:val="77FF33C0"/>
    <w:rsid w:val="78617518"/>
    <w:rsid w:val="78FBD14F"/>
    <w:rsid w:val="791AF1A2"/>
    <w:rsid w:val="79EA74FC"/>
    <w:rsid w:val="7AAE2625"/>
    <w:rsid w:val="7AF6EC57"/>
    <w:rsid w:val="7B6117ED"/>
    <w:rsid w:val="7BB0DFE4"/>
    <w:rsid w:val="7BBB04DF"/>
    <w:rsid w:val="7DDE9DC8"/>
    <w:rsid w:val="7E5EF39E"/>
    <w:rsid w:val="7E70840B"/>
    <w:rsid w:val="7E770045"/>
    <w:rsid w:val="7EC749C8"/>
    <w:rsid w:val="7ED22B33"/>
    <w:rsid w:val="7F4FA1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CC6BF"/>
  <w15:docId w15:val="{F95736E8-79A6-45E0-8649-7E62045F2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711"/>
  </w:style>
  <w:style w:type="paragraph" w:styleId="Ttulo1">
    <w:name w:val="heading 1"/>
    <w:basedOn w:val="Normal"/>
    <w:link w:val="Ttulo1Car"/>
    <w:uiPriority w:val="9"/>
    <w:qFormat/>
    <w:rsid w:val="00B43DF6"/>
    <w:pPr>
      <w:widowControl w:val="0"/>
      <w:autoSpaceDE w:val="0"/>
      <w:autoSpaceDN w:val="0"/>
      <w:spacing w:after="0" w:line="240" w:lineRule="auto"/>
      <w:ind w:left="204"/>
      <w:outlineLvl w:val="0"/>
    </w:pPr>
    <w:rPr>
      <w:rFonts w:ascii="Arial" w:eastAsia="Times New Roman" w:hAnsi="Arial" w:cs="Times New Roman"/>
      <w:b/>
      <w:bCs/>
      <w:szCs w:val="24"/>
      <w:lang w:val="es-ES" w:eastAsia="en-US"/>
    </w:rPr>
  </w:style>
  <w:style w:type="paragraph" w:styleId="Ttulo2">
    <w:name w:val="heading 2"/>
    <w:basedOn w:val="Normal"/>
    <w:next w:val="Normal"/>
    <w:link w:val="Ttulo2Car"/>
    <w:uiPriority w:val="9"/>
    <w:unhideWhenUsed/>
    <w:qFormat/>
    <w:rsid w:val="00B43DF6"/>
    <w:pPr>
      <w:keepNext/>
      <w:keepLines/>
      <w:spacing w:before="40" w:after="0"/>
      <w:outlineLvl w:val="1"/>
    </w:pPr>
    <w:rPr>
      <w:rFonts w:ascii="Arial" w:eastAsiaTheme="majorEastAsia" w:hAnsi="Arial" w:cstheme="majorBidi"/>
      <w:b/>
      <w:color w:val="000000" w:themeColor="text1"/>
      <w:szCs w:val="26"/>
    </w:rPr>
  </w:style>
  <w:style w:type="paragraph" w:styleId="Ttulo3">
    <w:name w:val="heading 3"/>
    <w:basedOn w:val="Normal"/>
    <w:next w:val="Normal"/>
    <w:link w:val="Ttulo3Car"/>
    <w:uiPriority w:val="9"/>
    <w:unhideWhenUsed/>
    <w:qFormat/>
    <w:rsid w:val="0075380F"/>
    <w:pPr>
      <w:keepNext/>
      <w:keepLines/>
      <w:numPr>
        <w:numId w:val="2"/>
      </w:numPr>
      <w:spacing w:before="40" w:after="0"/>
      <w:outlineLvl w:val="2"/>
    </w:pPr>
    <w:rPr>
      <w:rFonts w:ascii="Arial" w:eastAsiaTheme="majorEastAsia" w:hAnsi="Arial" w:cstheme="majorBidi"/>
      <w:color w:val="000000" w:themeColor="text1"/>
      <w:szCs w:val="24"/>
    </w:rPr>
  </w:style>
  <w:style w:type="paragraph" w:styleId="Ttulo4">
    <w:name w:val="heading 4"/>
    <w:basedOn w:val="Normal"/>
    <w:next w:val="Normal"/>
    <w:link w:val="Ttulo4Car"/>
    <w:uiPriority w:val="9"/>
    <w:unhideWhenUsed/>
    <w:qFormat/>
    <w:rsid w:val="00C82C9E"/>
    <w:pPr>
      <w:keepNext/>
      <w:keepLines/>
      <w:numPr>
        <w:numId w:val="3"/>
      </w:numPr>
      <w:spacing w:before="40" w:after="0"/>
      <w:outlineLvl w:val="3"/>
    </w:pPr>
    <w:rPr>
      <w:rFonts w:ascii="Arial" w:eastAsiaTheme="majorEastAsia" w:hAnsi="Arial" w:cstheme="majorBidi"/>
      <w:b/>
      <w:iCs/>
      <w:color w:val="000000" w:themeColor="tex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B43DF6"/>
    <w:rPr>
      <w:rFonts w:ascii="Arial" w:eastAsia="Times New Roman" w:hAnsi="Arial" w:cs="Times New Roman"/>
      <w:b/>
      <w:bCs/>
      <w:szCs w:val="24"/>
      <w:lang w:val="es-ES" w:eastAsia="en-US"/>
    </w:rPr>
  </w:style>
  <w:style w:type="paragraph" w:customStyle="1" w:styleId="InfoBlue">
    <w:name w:val="InfoBlue"/>
    <w:basedOn w:val="Normal"/>
    <w:next w:val="Textoindependiente"/>
    <w:autoRedefine/>
    <w:rsid w:val="0022214E"/>
    <w:pPr>
      <w:widowControl w:val="0"/>
      <w:tabs>
        <w:tab w:val="left" w:pos="540"/>
        <w:tab w:val="left" w:pos="1260"/>
      </w:tabs>
      <w:spacing w:after="120" w:line="480" w:lineRule="auto"/>
      <w:jc w:val="both"/>
    </w:pPr>
    <w:rPr>
      <w:rFonts w:ascii="Arial" w:eastAsia="Times New Roman" w:hAnsi="Arial" w:cs="Arial"/>
      <w:iCs/>
      <w:color w:val="C0504D" w:themeColor="accent2"/>
      <w:sz w:val="20"/>
      <w:szCs w:val="20"/>
      <w:lang w:eastAsia="en-US"/>
    </w:rPr>
  </w:style>
  <w:style w:type="paragraph" w:styleId="Textoindependiente">
    <w:name w:val="Body Text"/>
    <w:basedOn w:val="Normal"/>
    <w:link w:val="TextoindependienteCar"/>
    <w:uiPriority w:val="99"/>
    <w:unhideWhenUsed/>
    <w:rsid w:val="004D778C"/>
    <w:pPr>
      <w:spacing w:after="120"/>
    </w:pPr>
  </w:style>
  <w:style w:type="character" w:customStyle="1" w:styleId="TextoindependienteCar">
    <w:name w:val="Texto independiente Car"/>
    <w:basedOn w:val="Fuentedeprrafopredeter"/>
    <w:link w:val="Textoindependiente"/>
    <w:uiPriority w:val="99"/>
    <w:rsid w:val="004D778C"/>
  </w:style>
  <w:style w:type="character" w:customStyle="1" w:styleId="Ttulo2Car">
    <w:name w:val="Título 2 Car"/>
    <w:basedOn w:val="Fuentedeprrafopredeter"/>
    <w:link w:val="Ttulo2"/>
    <w:uiPriority w:val="9"/>
    <w:rsid w:val="00B43DF6"/>
    <w:rPr>
      <w:rFonts w:ascii="Arial" w:eastAsiaTheme="majorEastAsia" w:hAnsi="Arial" w:cstheme="majorBidi"/>
      <w:b/>
      <w:color w:val="000000" w:themeColor="text1"/>
      <w:szCs w:val="26"/>
    </w:rPr>
  </w:style>
  <w:style w:type="character" w:customStyle="1" w:styleId="CommentReference">
    <w:name w:val="Comment Reference"/>
    <w:basedOn w:val="Fuentedeprrafopredeter"/>
    <w:uiPriority w:val="99"/>
    <w:semiHidden/>
    <w:unhideWhenUsed/>
    <w:rsid w:val="002F6769"/>
    <w:rPr>
      <w:sz w:val="16"/>
      <w:szCs w:val="16"/>
    </w:rPr>
  </w:style>
  <w:style w:type="paragraph" w:customStyle="1" w:styleId="CommentText">
    <w:name w:val="Comment Text"/>
    <w:basedOn w:val="Normal"/>
    <w:link w:val="CommentTextChar"/>
    <w:uiPriority w:val="99"/>
    <w:unhideWhenUsed/>
    <w:rsid w:val="002F6769"/>
    <w:pPr>
      <w:spacing w:line="240" w:lineRule="auto"/>
    </w:pPr>
    <w:rPr>
      <w:sz w:val="20"/>
      <w:szCs w:val="20"/>
    </w:rPr>
  </w:style>
  <w:style w:type="character" w:customStyle="1" w:styleId="CommentTextChar">
    <w:name w:val="Comment Text Char"/>
    <w:basedOn w:val="Fuentedeprrafopredeter"/>
    <w:link w:val="CommentText"/>
    <w:uiPriority w:val="99"/>
    <w:rsid w:val="002F6769"/>
    <w:rPr>
      <w:sz w:val="20"/>
      <w:szCs w:val="20"/>
    </w:rPr>
  </w:style>
  <w:style w:type="paragraph" w:customStyle="1" w:styleId="CommentSubject">
    <w:name w:val="Comment Subject"/>
    <w:basedOn w:val="CommentText"/>
    <w:next w:val="CommentText"/>
    <w:link w:val="CommentSubjectChar"/>
    <w:uiPriority w:val="99"/>
    <w:semiHidden/>
    <w:unhideWhenUsed/>
    <w:rsid w:val="002F6769"/>
    <w:rPr>
      <w:b/>
      <w:bCs/>
    </w:rPr>
  </w:style>
  <w:style w:type="character" w:customStyle="1" w:styleId="CommentSubjectChar">
    <w:name w:val="Comment Subject Char"/>
    <w:basedOn w:val="CommentTextChar"/>
    <w:link w:val="CommentSubject"/>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customStyle="1" w:styleId="Ttulo3Car">
    <w:name w:val="Título 3 Car"/>
    <w:basedOn w:val="Fuentedeprrafopredeter"/>
    <w:link w:val="Ttulo3"/>
    <w:uiPriority w:val="9"/>
    <w:rsid w:val="0075380F"/>
    <w:rPr>
      <w:rFonts w:ascii="Arial" w:eastAsiaTheme="majorEastAsia" w:hAnsi="Arial" w:cstheme="majorBidi"/>
      <w:color w:val="000000" w:themeColor="text1"/>
      <w:szCs w:val="24"/>
    </w:rPr>
  </w:style>
  <w:style w:type="character" w:styleId="Mencinsinresolver">
    <w:name w:val="Unresolved Mention"/>
    <w:basedOn w:val="Fuentedeprrafopredeter"/>
    <w:uiPriority w:val="99"/>
    <w:semiHidden/>
    <w:unhideWhenUsed/>
    <w:rsid w:val="00BF1942"/>
    <w:rPr>
      <w:color w:val="605E5C"/>
      <w:shd w:val="clear" w:color="auto" w:fill="E1DFDD"/>
    </w:rPr>
  </w:style>
  <w:style w:type="character" w:customStyle="1" w:styleId="Ttulo4Car">
    <w:name w:val="Título 4 Car"/>
    <w:basedOn w:val="Fuentedeprrafopredeter"/>
    <w:link w:val="Ttulo4"/>
    <w:uiPriority w:val="9"/>
    <w:rsid w:val="00C82C9E"/>
    <w:rPr>
      <w:rFonts w:ascii="Arial" w:eastAsiaTheme="majorEastAsia" w:hAnsi="Arial" w:cstheme="majorBidi"/>
      <w:b/>
      <w:iCs/>
      <w:color w:val="000000" w:themeColor="text1"/>
    </w:rPr>
  </w:style>
  <w:style w:type="paragraph" w:styleId="Descripcin">
    <w:name w:val="caption"/>
    <w:basedOn w:val="Normal"/>
    <w:next w:val="Normal"/>
    <w:uiPriority w:val="35"/>
    <w:unhideWhenUsed/>
    <w:qFormat/>
    <w:rsid w:val="00BF5778"/>
    <w:pPr>
      <w:spacing w:line="240" w:lineRule="auto"/>
    </w:pPr>
    <w:rPr>
      <w:rFonts w:ascii="Arial" w:hAnsi="Arial"/>
      <w:i/>
      <w:iCs/>
      <w:color w:val="000000" w:themeColor="text1"/>
      <w:szCs w:val="18"/>
    </w:rPr>
  </w:style>
  <w:style w:type="paragraph" w:styleId="TDC3">
    <w:name w:val="toc 3"/>
    <w:basedOn w:val="Normal"/>
    <w:next w:val="Normal"/>
    <w:autoRedefine/>
    <w:uiPriority w:val="39"/>
    <w:unhideWhenUsed/>
    <w:rsid w:val="00B43DF6"/>
    <w:pPr>
      <w:spacing w:after="100"/>
      <w:ind w:left="440"/>
    </w:pPr>
  </w:style>
  <w:style w:type="paragraph" w:styleId="NormalWeb">
    <w:name w:val="Normal (Web)"/>
    <w:basedOn w:val="Normal"/>
    <w:uiPriority w:val="99"/>
    <w:unhideWhenUsed/>
    <w:rsid w:val="0041379E"/>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3569C"/>
    <w:rPr>
      <w:rFonts w:ascii="Courier New" w:eastAsia="Times New Roman" w:hAnsi="Courier New" w:cs="Courier New"/>
      <w:sz w:val="20"/>
      <w:szCs w:val="20"/>
    </w:rPr>
  </w:style>
  <w:style w:type="table" w:styleId="Tablaconcuadrculaclara">
    <w:name w:val="Grid Table Light"/>
    <w:basedOn w:val="Tablanormal"/>
    <w:uiPriority w:val="40"/>
    <w:rsid w:val="00A546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martinfowler.com/articles/microservices.html" TargetMode="External"/><Relationship Id="rId50" Type="http://schemas.openxmlformats.org/officeDocument/2006/relationships/hyperlink" Target="https://vuejs.org/"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doi.org/10.1109/MCC.2017.4250933" TargetMode="External"/><Relationship Id="rId8" Type="http://schemas.openxmlformats.org/officeDocument/2006/relationships/webSettings" Target="webSettings.xml"/><Relationship Id="rId51" Type="http://schemas.openxmlformats.org/officeDocument/2006/relationships/hyperlink" Target="https://www.postgresql.org/docs/15/"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www.ics.uci.edu/~fielding/pubs/dissertation/top.ht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spring.io/projects/spring-framewor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45be9fe-768d-4660-9a9b-760ee6525d9f">
      <Terms xmlns="http://schemas.microsoft.com/office/infopath/2007/PartnerControls"/>
    </lcf76f155ced4ddcb4097134ff3c332f>
    <TaxCatchAll xmlns="c18f8208-f531-4402-bcd6-fc044a15ee0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A4499337C06464EB07CA4827C0715AE" ma:contentTypeVersion="15" ma:contentTypeDescription="Create a new document." ma:contentTypeScope="" ma:versionID="3c13f78e6fc7e6d1b424ebf14bfa9bcc">
  <xsd:schema xmlns:xsd="http://www.w3.org/2001/XMLSchema" xmlns:xs="http://www.w3.org/2001/XMLSchema" xmlns:p="http://schemas.microsoft.com/office/2006/metadata/properties" xmlns:ns2="145be9fe-768d-4660-9a9b-760ee6525d9f" xmlns:ns3="c18f8208-f531-4402-bcd6-fc044a15ee0e" targetNamespace="http://schemas.microsoft.com/office/2006/metadata/properties" ma:root="true" ma:fieldsID="2dd5d2fd4e9011ce03ec9b9dbbdcf024" ns2:_="" ns3:_="">
    <xsd:import namespace="145be9fe-768d-4660-9a9b-760ee6525d9f"/>
    <xsd:import namespace="c18f8208-f531-4402-bcd6-fc044a15ee0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be9fe-768d-4660-9a9b-760ee6525d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861b30f-9ea3-4d2d-8a8c-635799609ef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18f8208-f531-4402-bcd6-fc044a15ee0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26477f0-1488-49a3-87fa-c70eb4f1e630}" ma:internalName="TaxCatchAll" ma:showField="CatchAllData" ma:web="c18f8208-f531-4402-bcd6-fc044a15ee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CC25646-02FE-4694-9B41-B6186D07F13B}">
  <ds:schemaRefs>
    <ds:schemaRef ds:uri="http://schemas.openxmlformats.org/officeDocument/2006/bibliography"/>
  </ds:schemaRefs>
</ds:datastoreItem>
</file>

<file path=customXml/itemProps2.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3.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145be9fe-768d-4660-9a9b-760ee6525d9f"/>
    <ds:schemaRef ds:uri="c18f8208-f531-4402-bcd6-fc044a15ee0e"/>
  </ds:schemaRefs>
</ds:datastoreItem>
</file>

<file path=customXml/itemProps4.xml><?xml version="1.0" encoding="utf-8"?>
<ds:datastoreItem xmlns:ds="http://schemas.openxmlformats.org/officeDocument/2006/customXml" ds:itemID="{72609C21-ED7C-4CE1-9676-1DE0EECBD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be9fe-768d-4660-9a9b-760ee6525d9f"/>
    <ds:schemaRef ds:uri="c18f8208-f531-4402-bcd6-fc044a15ee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9511</TotalTime>
  <Pages>117</Pages>
  <Words>24917</Words>
  <Characters>137049</Characters>
  <Application>Microsoft Office Word</Application>
  <DocSecurity>0</DocSecurity>
  <Lines>1142</Lines>
  <Paragraphs>323</Paragraphs>
  <ScaleCrop>false</ScaleCrop>
  <Company>udla</Company>
  <LinksUpToDate>false</LinksUpToDate>
  <CharactersWithSpaces>161643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Hernan Jurado</cp:lastModifiedBy>
  <cp:revision>739</cp:revision>
  <cp:lastPrinted>2026-05-23T06:59:00Z</cp:lastPrinted>
  <dcterms:created xsi:type="dcterms:W3CDTF">2026-01-20T01:45:00Z</dcterms:created>
  <dcterms:modified xsi:type="dcterms:W3CDTF">2026-07-12T19:56:00Z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0x010100DA4499337C06464EB07CA4827C0715AE</vt:lpwstr>
  </property>
  <property fmtid="{D5CDD505-2E9C-101B-9397-08002B2CF9AE}" pid="3" name="MediaServiceImageTags">
    <vt:lpwstr/>
  </property>
</Properties>
</file>