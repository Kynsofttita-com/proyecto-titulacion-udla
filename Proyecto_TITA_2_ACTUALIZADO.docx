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3ABD7BA2" w:rsidR="7AAE2625" w:rsidRPr="00A52395" w:rsidRDefault="7AAE2625"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Universidad de Las Américas</w:t>
      </w:r>
    </w:p>
    <w:p w14:paraId="3E0AC4FB" w14:textId="37347608" w:rsidR="00E23427"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Facultad de Ingeniería y Ciencias Aplicadas</w:t>
      </w:r>
    </w:p>
    <w:p w14:paraId="57083407" w14:textId="5954B64B" w:rsidR="3E5FA861"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 xml:space="preserve">Ingeniería </w:t>
      </w:r>
      <w:r w:rsidR="00E23427" w:rsidRPr="00A52395">
        <w:rPr>
          <w:rFonts w:ascii="Arial" w:eastAsia="Arial" w:hAnsi="Arial" w:cs="Arial"/>
          <w:b/>
          <w:bCs/>
          <w:sz w:val="24"/>
          <w:szCs w:val="24"/>
        </w:rPr>
        <w:t>de Software</w:t>
      </w:r>
    </w:p>
    <w:p w14:paraId="7CB8E0D5" w14:textId="73D1A57D" w:rsidR="71206C3C" w:rsidRPr="00A52395" w:rsidRDefault="71206C3C" w:rsidP="006B437D">
      <w:pPr>
        <w:spacing w:line="480" w:lineRule="auto"/>
        <w:jc w:val="center"/>
        <w:rPr>
          <w:rFonts w:ascii="Arial" w:eastAsia="Arial" w:hAnsi="Arial" w:cs="Arial"/>
          <w:b/>
          <w:bCs/>
          <w:i/>
          <w:iCs/>
          <w:sz w:val="24"/>
          <w:szCs w:val="24"/>
        </w:rPr>
      </w:pPr>
    </w:p>
    <w:p w14:paraId="3A2A3BBC" w14:textId="20FA5CD0" w:rsidR="71206C3C" w:rsidRPr="00A52395" w:rsidRDefault="71206C3C" w:rsidP="006B437D">
      <w:pPr>
        <w:spacing w:line="480" w:lineRule="auto"/>
        <w:jc w:val="center"/>
        <w:rPr>
          <w:rFonts w:ascii="Arial" w:eastAsia="Arial" w:hAnsi="Arial" w:cs="Arial"/>
          <w:b/>
          <w:bCs/>
          <w:i/>
          <w:iCs/>
          <w:sz w:val="24"/>
          <w:szCs w:val="24"/>
        </w:rPr>
      </w:pPr>
    </w:p>
    <w:p w14:paraId="4839B7A8" w14:textId="0772008F" w:rsidR="00E01E30" w:rsidRPr="00A52395" w:rsidRDefault="00162D92" w:rsidP="007D39E6">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Desarrollo de una web responsive integral para el control administrativo y financiero de escuelas de conducción</w:t>
      </w:r>
    </w:p>
    <w:p w14:paraId="668A800E" w14:textId="238BB7FA" w:rsidR="71206C3C" w:rsidRPr="00A52395" w:rsidRDefault="71206C3C" w:rsidP="006B437D">
      <w:pPr>
        <w:spacing w:line="480" w:lineRule="auto"/>
        <w:jc w:val="center"/>
        <w:rPr>
          <w:rFonts w:ascii="Arial" w:eastAsia="Arial" w:hAnsi="Arial" w:cs="Arial"/>
          <w:b/>
          <w:bCs/>
          <w:i/>
          <w:iCs/>
          <w:sz w:val="24"/>
          <w:szCs w:val="24"/>
        </w:rPr>
      </w:pPr>
    </w:p>
    <w:p w14:paraId="0F18DB0B" w14:textId="77777777" w:rsidR="00D2546B" w:rsidRPr="00A52395" w:rsidRDefault="00D254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Raúl Sebastián Cruz Baño</w:t>
      </w:r>
    </w:p>
    <w:p w14:paraId="47C8A826" w14:textId="0099B3BE" w:rsidR="33220171" w:rsidRPr="00A52395" w:rsidRDefault="00BD0E28"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Hernán Mateo Jurado Moran</w:t>
      </w:r>
    </w:p>
    <w:p w14:paraId="13C2CDA9" w14:textId="77777777" w:rsidR="00644A50" w:rsidRPr="00A52395" w:rsidRDefault="00644A50" w:rsidP="006B437D">
      <w:pPr>
        <w:spacing w:line="480" w:lineRule="auto"/>
        <w:jc w:val="center"/>
        <w:rPr>
          <w:rFonts w:ascii="Arial" w:eastAsia="Arial" w:hAnsi="Arial" w:cs="Arial"/>
          <w:b/>
          <w:bCs/>
          <w:sz w:val="24"/>
          <w:szCs w:val="24"/>
        </w:rPr>
      </w:pPr>
    </w:p>
    <w:p w14:paraId="092BDA60" w14:textId="77777777" w:rsidR="00644A50" w:rsidRPr="00A52395" w:rsidRDefault="00644A50" w:rsidP="006B437D">
      <w:pPr>
        <w:spacing w:line="480" w:lineRule="auto"/>
        <w:jc w:val="center"/>
        <w:rPr>
          <w:rFonts w:ascii="Arial" w:eastAsia="Arial" w:hAnsi="Arial" w:cs="Arial"/>
          <w:b/>
          <w:bCs/>
          <w:sz w:val="24"/>
          <w:szCs w:val="24"/>
        </w:rPr>
      </w:pPr>
    </w:p>
    <w:p w14:paraId="63B0EB26" w14:textId="24DC33EC" w:rsidR="71206C3C" w:rsidRPr="00A52395" w:rsidRDefault="00FD75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Víctor Javier Gómez Regalado</w:t>
      </w:r>
    </w:p>
    <w:p w14:paraId="654DFE42" w14:textId="77777777" w:rsidR="00644A50" w:rsidRPr="00A52395" w:rsidRDefault="00644A50" w:rsidP="006B437D">
      <w:pPr>
        <w:spacing w:line="480" w:lineRule="auto"/>
        <w:jc w:val="center"/>
        <w:rPr>
          <w:rFonts w:ascii="Arial" w:eastAsia="Arial" w:hAnsi="Arial" w:cs="Arial"/>
          <w:b/>
          <w:bCs/>
          <w:i/>
          <w:iCs/>
          <w:sz w:val="24"/>
          <w:szCs w:val="24"/>
        </w:rPr>
      </w:pPr>
    </w:p>
    <w:p w14:paraId="77E2652F" w14:textId="77777777" w:rsidR="00644A50" w:rsidRPr="00A52395" w:rsidRDefault="00644A50" w:rsidP="006B437D">
      <w:pPr>
        <w:spacing w:line="480" w:lineRule="auto"/>
        <w:jc w:val="center"/>
        <w:rPr>
          <w:rFonts w:ascii="Arial" w:eastAsia="Arial" w:hAnsi="Arial" w:cs="Arial"/>
          <w:b/>
          <w:bCs/>
          <w:i/>
          <w:iCs/>
          <w:sz w:val="24"/>
          <w:szCs w:val="24"/>
        </w:rPr>
      </w:pPr>
    </w:p>
    <w:p w14:paraId="21AA6A44" w14:textId="7C2022C2" w:rsidR="00E01E30" w:rsidRPr="00A52395" w:rsidRDefault="57B2D367" w:rsidP="006B437D">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Fecha</w:t>
      </w:r>
    </w:p>
    <w:p w14:paraId="150179F8" w14:textId="2CEBAB31" w:rsidR="002033AA" w:rsidRPr="00A52395" w:rsidRDefault="00E01E30"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Quito, Ecuador</w:t>
      </w:r>
    </w:p>
    <w:p w14:paraId="6813343D" w14:textId="77777777" w:rsidR="002033AA" w:rsidRPr="00E245B7" w:rsidRDefault="002033AA" w:rsidP="006B437D">
      <w:pPr>
        <w:spacing w:line="480" w:lineRule="auto"/>
        <w:rPr>
          <w:rFonts w:ascii="Arial" w:eastAsia="Arial" w:hAnsi="Arial" w:cs="Arial"/>
          <w:b/>
          <w:bCs/>
        </w:rPr>
      </w:pPr>
      <w:r w:rsidRPr="00E245B7">
        <w:rPr>
          <w:rFonts w:ascii="Arial" w:eastAsia="Arial" w:hAnsi="Arial" w:cs="Arial"/>
          <w:b/>
          <w:bCs/>
        </w:rPr>
        <w:br w:type="page"/>
      </w:r>
    </w:p>
    <w:p w14:paraId="3BE3D487" w14:textId="77777777" w:rsidR="00CB4E44" w:rsidRPr="00E245B7" w:rsidRDefault="00CB4E44" w:rsidP="002E64BA">
      <w:pPr>
        <w:spacing w:line="480" w:lineRule="auto"/>
        <w:rPr>
          <w:rFonts w:ascii="Arial" w:eastAsia="Arial" w:hAnsi="Arial" w:cs="Arial"/>
          <w:b/>
          <w:bCs/>
        </w:rPr>
        <w:sectPr w:rsidR="00CB4E44" w:rsidRPr="00E245B7" w:rsidSect="00CB3431">
          <w:headerReference w:type="default" r:id="rId11"/>
          <w:footerReference w:type="default" r:id="rId12"/>
          <w:pgSz w:w="11906" w:h="16838" w:code="9"/>
          <w:pgMar w:top="1440" w:right="1440" w:bottom="1440" w:left="1440" w:header="706" w:footer="706" w:gutter="0"/>
          <w:cols w:space="708"/>
          <w:docGrid w:linePitch="360"/>
        </w:sectPr>
      </w:pPr>
    </w:p>
    <w:sdt>
      <w:sdtPr>
        <w:rPr>
          <w:rFonts w:ascii="Arial" w:eastAsiaTheme="minorEastAsia" w:hAnsi="Arial" w:cs="Arial"/>
          <w:color w:val="auto"/>
          <w:sz w:val="22"/>
          <w:szCs w:val="22"/>
          <w:lang w:val="es-ES"/>
        </w:rPr>
        <w:id w:val="1745601159"/>
        <w:docPartObj>
          <w:docPartGallery w:val="Table of Contents"/>
          <w:docPartUnique/>
        </w:docPartObj>
      </w:sdtPr>
      <w:sdtEndPr>
        <w:rPr>
          <w:b/>
          <w:bCs/>
        </w:rPr>
      </w:sdtEndPr>
      <w:sdtContent>
        <w:p w14:paraId="456C0681" w14:textId="27D86776" w:rsidR="007A6D03" w:rsidRPr="00A52395" w:rsidRDefault="007A6D03" w:rsidP="006B437D">
          <w:pPr>
            <w:pStyle w:val="TtuloTDC"/>
            <w:spacing w:line="480" w:lineRule="auto"/>
            <w:jc w:val="both"/>
            <w:rPr>
              <w:rFonts w:ascii="Arial" w:hAnsi="Arial" w:cs="Arial"/>
              <w:color w:val="auto"/>
              <w:sz w:val="22"/>
              <w:szCs w:val="22"/>
            </w:rPr>
          </w:pPr>
          <w:r w:rsidRPr="00A52395">
            <w:rPr>
              <w:rFonts w:ascii="Arial" w:hAnsi="Arial" w:cs="Arial"/>
              <w:color w:val="auto"/>
              <w:sz w:val="22"/>
              <w:szCs w:val="22"/>
              <w:lang w:val="es-ES"/>
            </w:rPr>
            <w:t>Contenido</w:t>
          </w:r>
        </w:p>
        <w:p w14:paraId="0289EAB8" w14:textId="5FFAE5D1" w:rsidR="00BF5DA2" w:rsidRPr="00A52395" w:rsidRDefault="007A6D03">
          <w:pPr>
            <w:pStyle w:val="TDC1"/>
            <w:tabs>
              <w:tab w:val="right" w:leader="dot" w:pos="9016"/>
            </w:tabs>
            <w:rPr>
              <w:rFonts w:ascii="Arial" w:hAnsi="Arial" w:cs="Arial"/>
              <w:noProof/>
              <w:kern w:val="2"/>
              <w:sz w:val="24"/>
              <w:szCs w:val="24"/>
              <w:lang w:val="en-US" w:eastAsia="en-US"/>
              <w14:ligatures w14:val="standardContextual"/>
            </w:rPr>
          </w:pPr>
          <w:r w:rsidRPr="00A52395">
            <w:rPr>
              <w:rFonts w:ascii="Arial" w:hAnsi="Arial" w:cs="Arial"/>
            </w:rPr>
            <w:fldChar w:fldCharType="begin"/>
          </w:r>
          <w:r w:rsidRPr="00A52395">
            <w:rPr>
              <w:rFonts w:ascii="Arial" w:hAnsi="Arial" w:cs="Arial"/>
            </w:rPr>
            <w:instrText xml:space="preserve"> TOC \o "1-3" \h \z \u </w:instrText>
          </w:r>
          <w:r w:rsidRPr="00A52395">
            <w:rPr>
              <w:rFonts w:ascii="Arial" w:hAnsi="Arial" w:cs="Arial"/>
            </w:rPr>
            <w:fldChar w:fldCharType="separate"/>
          </w:r>
          <w:hyperlink w:anchor="_Toc227521367" w:history="1">
            <w:r w:rsidR="00BF5DA2" w:rsidRPr="00A52395">
              <w:rPr>
                <w:rStyle w:val="Hipervnculo"/>
                <w:rFonts w:ascii="Arial" w:hAnsi="Arial" w:cs="Arial"/>
                <w:noProof/>
              </w:rPr>
              <w:t>Resumen</w:t>
            </w:r>
            <w:r w:rsidR="00BF5DA2" w:rsidRPr="00A52395">
              <w:rPr>
                <w:rFonts w:ascii="Arial" w:hAnsi="Arial" w:cs="Arial"/>
                <w:noProof/>
                <w:webHidden/>
              </w:rPr>
              <w:tab/>
            </w:r>
            <w:r w:rsidR="00BF5DA2" w:rsidRPr="00A52395">
              <w:rPr>
                <w:rFonts w:ascii="Arial" w:hAnsi="Arial" w:cs="Arial"/>
                <w:noProof/>
                <w:webHidden/>
              </w:rPr>
              <w:fldChar w:fldCharType="begin"/>
            </w:r>
            <w:r w:rsidR="00BF5DA2" w:rsidRPr="00A52395">
              <w:rPr>
                <w:rFonts w:ascii="Arial" w:hAnsi="Arial" w:cs="Arial"/>
                <w:noProof/>
                <w:webHidden/>
              </w:rPr>
              <w:instrText xml:space="preserve"> PAGEREF _Toc227521367 \h </w:instrText>
            </w:r>
            <w:r w:rsidR="00BF5DA2" w:rsidRPr="00A52395">
              <w:rPr>
                <w:rFonts w:ascii="Arial" w:hAnsi="Arial" w:cs="Arial"/>
                <w:noProof/>
                <w:webHidden/>
              </w:rPr>
            </w:r>
            <w:r w:rsidR="00BF5DA2" w:rsidRPr="00A52395">
              <w:rPr>
                <w:rFonts w:ascii="Arial" w:hAnsi="Arial" w:cs="Arial"/>
                <w:noProof/>
                <w:webHidden/>
              </w:rPr>
              <w:fldChar w:fldCharType="separate"/>
            </w:r>
            <w:r w:rsidR="00B23170">
              <w:rPr>
                <w:rFonts w:ascii="Arial" w:hAnsi="Arial" w:cs="Arial"/>
                <w:noProof/>
                <w:webHidden/>
              </w:rPr>
              <w:t>4</w:t>
            </w:r>
            <w:r w:rsidR="00BF5DA2" w:rsidRPr="00A52395">
              <w:rPr>
                <w:rFonts w:ascii="Arial" w:hAnsi="Arial" w:cs="Arial"/>
                <w:noProof/>
                <w:webHidden/>
              </w:rPr>
              <w:fldChar w:fldCharType="end"/>
            </w:r>
          </w:hyperlink>
        </w:p>
        <w:p w14:paraId="7FFE3595" w14:textId="78DD8982" w:rsidR="00BF5DA2" w:rsidRPr="00A52395" w:rsidRDefault="00BF5DA2">
          <w:pPr>
            <w:pStyle w:val="TDC1"/>
            <w:tabs>
              <w:tab w:val="right" w:leader="dot" w:pos="9016"/>
            </w:tabs>
            <w:rPr>
              <w:rFonts w:ascii="Arial" w:hAnsi="Arial" w:cs="Arial"/>
              <w:noProof/>
              <w:kern w:val="2"/>
              <w:sz w:val="24"/>
              <w:szCs w:val="24"/>
              <w:lang w:val="en-US" w:eastAsia="en-US"/>
              <w14:ligatures w14:val="standardContextual"/>
            </w:rPr>
          </w:pPr>
          <w:hyperlink w:anchor="_Toc227521368" w:history="1">
            <w:r w:rsidRPr="00A52395">
              <w:rPr>
                <w:rStyle w:val="Hipervnculo"/>
                <w:rFonts w:ascii="Arial" w:hAnsi="Arial" w:cs="Arial"/>
                <w:noProof/>
              </w:rPr>
              <w:t>Abstract</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2</w:t>
            </w:r>
            <w:r w:rsidRPr="00A52395">
              <w:rPr>
                <w:rFonts w:ascii="Arial" w:hAnsi="Arial" w:cs="Arial"/>
                <w:noProof/>
                <w:webHidden/>
              </w:rPr>
              <w:fldChar w:fldCharType="end"/>
            </w:r>
          </w:hyperlink>
        </w:p>
        <w:p w14:paraId="565AA3CB" w14:textId="12C415A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69" w:history="1">
            <w:r w:rsidRPr="00A52395">
              <w:rPr>
                <w:rStyle w:val="Hipervnculo"/>
                <w:rFonts w:ascii="Arial" w:hAnsi="Arial" w:cs="Arial"/>
                <w:noProof/>
              </w:rPr>
              <w:t>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Introducción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6E4A8DAB" w14:textId="5A081F2B"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0" w:history="1">
            <w:r w:rsidRPr="00A52395">
              <w:rPr>
                <w:rStyle w:val="Hipervnculo"/>
                <w:rFonts w:ascii="Arial" w:hAnsi="Arial" w:cs="Arial"/>
                <w:bCs/>
                <w:noProof/>
                <w:lang w:eastAsia="en-US"/>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Identificación y descripción del problema o necesidad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3D29BAAE" w14:textId="5193A2F7"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1" w:history="1">
            <w:r w:rsidRPr="00A52395">
              <w:rPr>
                <w:rStyle w:val="Hipervnculo"/>
                <w:rFonts w:ascii="Arial" w:hAnsi="Arial" w:cs="Arial"/>
                <w:bCs/>
                <w:noProof/>
                <w:lang w:eastAsia="en-US"/>
              </w:rPr>
              <w:t>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Descripción de la organización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4</w:t>
            </w:r>
            <w:r w:rsidRPr="00A52395">
              <w:rPr>
                <w:rFonts w:ascii="Arial" w:hAnsi="Arial" w:cs="Arial"/>
                <w:noProof/>
                <w:webHidden/>
              </w:rPr>
              <w:fldChar w:fldCharType="end"/>
            </w:r>
          </w:hyperlink>
        </w:p>
        <w:p w14:paraId="04EB6BDF" w14:textId="181D5A2C"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72" w:history="1">
            <w:r w:rsidRPr="00A52395">
              <w:rPr>
                <w:rStyle w:val="Hipervnculo"/>
                <w:rFonts w:ascii="Arial" w:hAnsi="Arial" w:cs="Arial"/>
                <w:noProof/>
              </w:rPr>
              <w:t>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Análisis de posibles soluciones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6960880" w14:textId="6F925613"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73" w:history="1">
            <w:r w:rsidRPr="00A52395">
              <w:rPr>
                <w:rStyle w:val="Hipervnculo"/>
                <w:rFonts w:ascii="Arial" w:hAnsi="Arial" w:cs="Arial"/>
                <w:noProof/>
              </w:rPr>
              <w:t>2.1 Funcionalidades principales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4D10312" w14:textId="273F4DE1"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4" w:history="1">
            <w:r w:rsidRPr="00A52395">
              <w:rPr>
                <w:rStyle w:val="Hipervnculo"/>
                <w:rFonts w:ascii="Arial" w:hAnsi="Arial" w:cs="Arial"/>
                <w:noProof/>
              </w:rPr>
              <w:t>2.1.1.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Diagrama de contexto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716FAAF1" w14:textId="150F9614"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5" w:history="1">
            <w:r w:rsidRPr="00A52395">
              <w:rPr>
                <w:rStyle w:val="Hipervnculo"/>
                <w:rFonts w:ascii="Arial" w:hAnsi="Arial" w:cs="Arial"/>
                <w:noProof/>
              </w:rPr>
              <w:t>2.1.2.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63FDE4D9" w14:textId="32FD50C5"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6" w:history="1">
            <w:r w:rsidRPr="00A52395">
              <w:rPr>
                <w:rStyle w:val="Hipervnculo"/>
                <w:rFonts w:ascii="Arial" w:hAnsi="Arial" w:cs="Arial"/>
                <w:noProof/>
              </w:rPr>
              <w:t>2.1.3.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no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13</w:t>
            </w:r>
            <w:r w:rsidRPr="00A52395">
              <w:rPr>
                <w:rFonts w:ascii="Arial" w:hAnsi="Arial" w:cs="Arial"/>
                <w:noProof/>
                <w:webHidden/>
              </w:rPr>
              <w:fldChar w:fldCharType="end"/>
            </w:r>
          </w:hyperlink>
        </w:p>
        <w:p w14:paraId="1E413811" w14:textId="23DA437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7" w:history="1">
            <w:r w:rsidRPr="00A52395">
              <w:rPr>
                <w:rStyle w:val="Hipervnculo"/>
                <w:rFonts w:ascii="Arial" w:hAnsi="Arial" w:cs="Arial"/>
                <w:noProof/>
              </w:rPr>
              <w:t>2.2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Identificación y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4710B8D8" w14:textId="10D170E7"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8" w:history="1">
            <w:r w:rsidRPr="00A52395">
              <w:rPr>
                <w:rStyle w:val="Hipervnculo"/>
                <w:rFonts w:ascii="Arial" w:hAnsi="Arial" w:cs="Arial"/>
                <w:noProof/>
              </w:rPr>
              <w:t>2.2.1 Planteamiento de alternativas de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67901A0C" w14:textId="6992A689"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9" w:history="1">
            <w:r w:rsidRPr="00A52395">
              <w:rPr>
                <w:rStyle w:val="Hipervnculo"/>
                <w:rFonts w:ascii="Arial" w:hAnsi="Arial" w:cs="Arial"/>
                <w:noProof/>
              </w:rPr>
              <w:t>2.2.2.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1E442790" w14:textId="1890A06F"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80" w:history="1">
            <w:r w:rsidRPr="00A52395">
              <w:rPr>
                <w:rStyle w:val="Hipervnculo"/>
                <w:rFonts w:ascii="Arial" w:hAnsi="Arial" w:cs="Arial"/>
                <w:noProof/>
              </w:rPr>
              <w:t>2.3 Impacto del proyecto en la sociedad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32</w:t>
            </w:r>
            <w:r w:rsidRPr="00A52395">
              <w:rPr>
                <w:rFonts w:ascii="Arial" w:hAnsi="Arial" w:cs="Arial"/>
                <w:noProof/>
                <w:webHidden/>
              </w:rPr>
              <w:fldChar w:fldCharType="end"/>
            </w:r>
          </w:hyperlink>
        </w:p>
        <w:p w14:paraId="37AE73B0" w14:textId="5F9617D4"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1" w:history="1">
            <w:r w:rsidRPr="00A52395">
              <w:rPr>
                <w:rStyle w:val="Hipervnculo"/>
                <w:rFonts w:ascii="Arial" w:hAnsi="Arial" w:cs="Arial"/>
                <w:noProof/>
              </w:rPr>
              <w:t>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Objetivos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3A98FF81" w14:textId="4A64C523"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2" w:history="1">
            <w:r w:rsidRPr="00A52395">
              <w:rPr>
                <w:rStyle w:val="Hipervnculo"/>
                <w:rFonts w:ascii="Arial" w:hAnsi="Arial" w:cs="Arial"/>
                <w:bCs/>
                <w:noProof/>
                <w:lang w:eastAsia="en-US"/>
              </w:rPr>
              <w:t>3.1.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 General</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1A8EC62A" w14:textId="627E0511"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3" w:history="1">
            <w:r w:rsidRPr="00A52395">
              <w:rPr>
                <w:rStyle w:val="Hipervnculo"/>
                <w:rFonts w:ascii="Arial" w:hAnsi="Arial" w:cs="Arial"/>
                <w:bCs/>
                <w:noProof/>
                <w:lang w:eastAsia="en-US"/>
              </w:rPr>
              <w:t>3.2.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Objetivos Específicos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72550BFA" w14:textId="38DB9A83"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4" w:history="1">
            <w:r w:rsidRPr="00A52395">
              <w:rPr>
                <w:rStyle w:val="Hipervnculo"/>
                <w:rFonts w:ascii="Arial" w:hAnsi="Arial" w:cs="Arial"/>
                <w:noProof/>
              </w:rPr>
              <w:t>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Alcance</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43B9640A" w14:textId="240E8E0D"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5" w:history="1">
            <w:r w:rsidRPr="00A52395">
              <w:rPr>
                <w:rStyle w:val="Hipervnculo"/>
                <w:rFonts w:ascii="Arial" w:hAnsi="Arial" w:cs="Arial"/>
                <w:bCs/>
                <w:noProof/>
                <w:lang w:eastAsia="en-US"/>
              </w:rPr>
              <w:t>4.1.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Alcance de la solución seleccionada</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3A3FB4F7" w14:textId="32CBF6F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6" w:history="1">
            <w:r w:rsidRPr="00A52395">
              <w:rPr>
                <w:rStyle w:val="Hipervnculo"/>
                <w:rFonts w:ascii="Arial" w:hAnsi="Arial" w:cs="Arial"/>
                <w:bCs/>
                <w:noProof/>
                <w:lang w:eastAsia="en-US"/>
              </w:rPr>
              <w:t>4.2.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Limitaciones y restricciones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64</w:t>
            </w:r>
            <w:r w:rsidRPr="00A52395">
              <w:rPr>
                <w:rFonts w:ascii="Arial" w:hAnsi="Arial" w:cs="Arial"/>
                <w:noProof/>
                <w:webHidden/>
              </w:rPr>
              <w:fldChar w:fldCharType="end"/>
            </w:r>
          </w:hyperlink>
        </w:p>
        <w:p w14:paraId="390E3FB2" w14:textId="70708F1B"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7" w:history="1">
            <w:r w:rsidRPr="00A52395">
              <w:rPr>
                <w:rStyle w:val="Hipervnculo"/>
                <w:rFonts w:ascii="Arial" w:hAnsi="Arial" w:cs="Arial"/>
                <w:noProof/>
              </w:rPr>
              <w:t>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Planificación y costos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67</w:t>
            </w:r>
            <w:r w:rsidRPr="00A52395">
              <w:rPr>
                <w:rFonts w:ascii="Arial" w:hAnsi="Arial" w:cs="Arial"/>
                <w:noProof/>
                <w:webHidden/>
              </w:rPr>
              <w:fldChar w:fldCharType="end"/>
            </w:r>
          </w:hyperlink>
        </w:p>
        <w:p w14:paraId="72AE72F1" w14:textId="0BF42FA2"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8" w:history="1">
            <w:r w:rsidRPr="00A52395">
              <w:rPr>
                <w:rStyle w:val="Hipervnculo"/>
                <w:rFonts w:ascii="Arial" w:hAnsi="Arial" w:cs="Arial"/>
                <w:noProof/>
              </w:rPr>
              <w:t>6.</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Descripción de estudios realizados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70</w:t>
            </w:r>
            <w:r w:rsidRPr="00A52395">
              <w:rPr>
                <w:rFonts w:ascii="Arial" w:hAnsi="Arial" w:cs="Arial"/>
                <w:noProof/>
                <w:webHidden/>
              </w:rPr>
              <w:fldChar w:fldCharType="end"/>
            </w:r>
          </w:hyperlink>
        </w:p>
        <w:p w14:paraId="297C7B3E" w14:textId="4C600D3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9" w:history="1">
            <w:r w:rsidRPr="00A52395">
              <w:rPr>
                <w:rStyle w:val="Hipervnculo"/>
                <w:rFonts w:ascii="Arial" w:hAnsi="Arial" w:cs="Arial"/>
                <w:noProof/>
              </w:rPr>
              <w:t>7.</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Desarrollo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75</w:t>
            </w:r>
            <w:r w:rsidRPr="00A52395">
              <w:rPr>
                <w:rFonts w:ascii="Arial" w:hAnsi="Arial" w:cs="Arial"/>
                <w:noProof/>
                <w:webHidden/>
              </w:rPr>
              <w:fldChar w:fldCharType="end"/>
            </w:r>
          </w:hyperlink>
        </w:p>
        <w:p w14:paraId="2790BE62" w14:textId="337716D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0" w:history="1">
            <w:r w:rsidRPr="00A52395">
              <w:rPr>
                <w:rStyle w:val="Hipervnculo"/>
                <w:rFonts w:ascii="Arial" w:hAnsi="Arial" w:cs="Arial"/>
                <w:bCs/>
                <w:noProof/>
                <w:lang w:eastAsia="en-US"/>
              </w:rPr>
              <w:t>7.1.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Diseño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76</w:t>
            </w:r>
            <w:r w:rsidRPr="00A52395">
              <w:rPr>
                <w:rFonts w:ascii="Arial" w:hAnsi="Arial" w:cs="Arial"/>
                <w:noProof/>
                <w:webHidden/>
              </w:rPr>
              <w:fldChar w:fldCharType="end"/>
            </w:r>
          </w:hyperlink>
        </w:p>
        <w:p w14:paraId="76E48CAA" w14:textId="3F2723C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1" w:history="1">
            <w:r w:rsidRPr="00A52395">
              <w:rPr>
                <w:rStyle w:val="Hipervnculo"/>
                <w:rFonts w:ascii="Arial" w:hAnsi="Arial" w:cs="Arial"/>
                <w:bCs/>
                <w:noProof/>
                <w:lang w:eastAsia="en-US"/>
              </w:rPr>
              <w:t>7.2.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Desarrollo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78</w:t>
            </w:r>
            <w:r w:rsidRPr="00A52395">
              <w:rPr>
                <w:rFonts w:ascii="Arial" w:hAnsi="Arial" w:cs="Arial"/>
                <w:noProof/>
                <w:webHidden/>
              </w:rPr>
              <w:fldChar w:fldCharType="end"/>
            </w:r>
          </w:hyperlink>
        </w:p>
        <w:p w14:paraId="38F55882" w14:textId="38130D9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2" w:history="1">
            <w:r w:rsidRPr="00A52395">
              <w:rPr>
                <w:rStyle w:val="Hipervnculo"/>
                <w:rFonts w:ascii="Arial" w:hAnsi="Arial" w:cs="Arial"/>
                <w:bCs/>
                <w:noProof/>
                <w:lang w:eastAsia="en-US"/>
              </w:rPr>
              <w:t>7.3.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Pruebas y evaluación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84</w:t>
            </w:r>
            <w:r w:rsidRPr="00A52395">
              <w:rPr>
                <w:rFonts w:ascii="Arial" w:hAnsi="Arial" w:cs="Arial"/>
                <w:noProof/>
                <w:webHidden/>
              </w:rPr>
              <w:fldChar w:fldCharType="end"/>
            </w:r>
          </w:hyperlink>
        </w:p>
        <w:p w14:paraId="37514BB8" w14:textId="1B58B2BE"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3" w:history="1">
            <w:r w:rsidRPr="00A52395">
              <w:rPr>
                <w:rStyle w:val="Hipervnculo"/>
                <w:rFonts w:ascii="Arial" w:hAnsi="Arial" w:cs="Arial"/>
                <w:bCs/>
                <w:noProof/>
                <w:lang w:eastAsia="en-US"/>
              </w:rPr>
              <w:t>7.4.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Resultados y Discusión.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94</w:t>
            </w:r>
            <w:r w:rsidRPr="00A52395">
              <w:rPr>
                <w:rFonts w:ascii="Arial" w:hAnsi="Arial" w:cs="Arial"/>
                <w:noProof/>
                <w:webHidden/>
              </w:rPr>
              <w:fldChar w:fldCharType="end"/>
            </w:r>
          </w:hyperlink>
        </w:p>
        <w:p w14:paraId="44D2992D" w14:textId="0B046CEF"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4" w:history="1">
            <w:r w:rsidRPr="00A52395">
              <w:rPr>
                <w:rStyle w:val="Hipervnculo"/>
                <w:rFonts w:ascii="Arial" w:hAnsi="Arial" w:cs="Arial"/>
                <w:bCs/>
                <w:noProof/>
                <w:lang w:eastAsia="en-US"/>
              </w:rPr>
              <w:t>7.5.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Implicaciones éticas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100</w:t>
            </w:r>
            <w:r w:rsidRPr="00A52395">
              <w:rPr>
                <w:rFonts w:ascii="Arial" w:hAnsi="Arial" w:cs="Arial"/>
                <w:noProof/>
                <w:webHidden/>
              </w:rPr>
              <w:fldChar w:fldCharType="end"/>
            </w:r>
          </w:hyperlink>
        </w:p>
        <w:p w14:paraId="5E4B2A30" w14:textId="4A195686"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5" w:history="1">
            <w:r w:rsidRPr="00A52395">
              <w:rPr>
                <w:rStyle w:val="Hipervnculo"/>
                <w:rFonts w:ascii="Arial" w:hAnsi="Arial" w:cs="Arial"/>
                <w:noProof/>
              </w:rPr>
              <w:t>8.</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Conclusiones y Recomendaciones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104</w:t>
            </w:r>
            <w:r w:rsidRPr="00A52395">
              <w:rPr>
                <w:rFonts w:ascii="Arial" w:hAnsi="Arial" w:cs="Arial"/>
                <w:noProof/>
                <w:webHidden/>
              </w:rPr>
              <w:fldChar w:fldCharType="end"/>
            </w:r>
          </w:hyperlink>
        </w:p>
        <w:p w14:paraId="049E6149" w14:textId="4B94712F"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6" w:history="1">
            <w:r w:rsidRPr="00A52395">
              <w:rPr>
                <w:rStyle w:val="Hipervnculo"/>
                <w:rFonts w:ascii="Arial" w:hAnsi="Arial" w:cs="Arial"/>
                <w:noProof/>
              </w:rPr>
              <w:t>9.</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Trabajo futuro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107</w:t>
            </w:r>
            <w:r w:rsidRPr="00A52395">
              <w:rPr>
                <w:rFonts w:ascii="Arial" w:hAnsi="Arial" w:cs="Arial"/>
                <w:noProof/>
                <w:webHidden/>
              </w:rPr>
              <w:fldChar w:fldCharType="end"/>
            </w:r>
          </w:hyperlink>
        </w:p>
        <w:p w14:paraId="4B06EBEF" w14:textId="393BCEE7"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7" w:history="1">
            <w:r w:rsidRPr="00A52395">
              <w:rPr>
                <w:rStyle w:val="Hipervnculo"/>
                <w:rFonts w:ascii="Arial" w:hAnsi="Arial" w:cs="Arial"/>
                <w:noProof/>
              </w:rPr>
              <w:t>10.</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Referencias bibliográficas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6396156D" w14:textId="48D9A7E9"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8" w:history="1">
            <w:r w:rsidRPr="00A52395">
              <w:rPr>
                <w:rStyle w:val="Hipervnculo"/>
                <w:rFonts w:ascii="Arial" w:hAnsi="Arial" w:cs="Arial"/>
                <w:noProof/>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Anexos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5C424E9D" w14:textId="0FC0DC21" w:rsidR="007A6D03" w:rsidRPr="00E245B7" w:rsidRDefault="007A6D03" w:rsidP="006B437D">
          <w:pPr>
            <w:spacing w:line="480" w:lineRule="auto"/>
            <w:jc w:val="both"/>
            <w:rPr>
              <w:rFonts w:ascii="Arial" w:hAnsi="Arial" w:cs="Arial"/>
            </w:rPr>
          </w:pPr>
          <w:r w:rsidRPr="00A52395">
            <w:rPr>
              <w:rFonts w:ascii="Arial" w:hAnsi="Arial" w:cs="Arial"/>
              <w:b/>
              <w:bCs/>
              <w:lang w:val="es-ES"/>
            </w:rPr>
            <w:fldChar w:fldCharType="end"/>
          </w:r>
        </w:p>
      </w:sdtContent>
    </w:sdt>
    <w:p w14:paraId="3E9F1EAF" w14:textId="4A3C2436" w:rsidR="000F6970" w:rsidRPr="00E245B7" w:rsidRDefault="000F6970" w:rsidP="006B437D">
      <w:pPr>
        <w:pStyle w:val="InfoBlue"/>
        <w:rPr>
          <w:sz w:val="22"/>
          <w:szCs w:val="22"/>
        </w:rPr>
      </w:pPr>
      <w:r w:rsidRPr="00E245B7">
        <w:rPr>
          <w:sz w:val="22"/>
          <w:szCs w:val="22"/>
        </w:rPr>
      </w:r>
      <w:r w:rsidR="007964EF" w:rsidRPr="00E245B7">
        <w:rPr>
          <w:sz w:val="22"/>
          <w:szCs w:val="22"/>
        </w:rPr>
      </w:r>
      <w:r w:rsidRPr="00E245B7">
        <w:rPr>
          <w:sz w:val="22"/>
          <w:szCs w:val="22"/>
        </w:rPr>
      </w:r>
      <w:r w:rsidR="660544E1" w:rsidRPr="00E245B7">
        <w:rPr>
          <w:sz w:val="22"/>
          <w:szCs w:val="22"/>
        </w:rPr>
      </w:r>
      <w:r w:rsidRPr="00E245B7">
        <w:rPr>
          <w:sz w:val="22"/>
          <w:szCs w:val="22"/>
        </w:rPr>
      </w:r>
      <w:r>
        <w:rPr>
          <w:b/>
          <w:sz w:val="24"/>
        </w:rPr>
        <w:t>Índice de Figuras</w:t>
        <w:br/>
      </w:r>
      <w:r>
        <w:t>Ilustración 1: Ishikawa - Causas de la ineficiencia en el control administrativo y financiero en escuelas de conducción</w:t>
        <w:br/>
      </w:r>
      <w:r>
        <w:t>Ilustración 2: Organigrama de Kynsoft</w:t>
        <w:br/>
      </w:r>
      <w:r>
        <w:t>Ilustración 3: Diagrama de contexto C4 (Alternativa 2 - microservicios)</w:t>
        <w:br/>
      </w:r>
      <w:r>
        <w:t>Ilustración 5: Diagrama de caso de uso</w:t>
        <w:br/>
      </w:r>
      <w:r>
        <w:t>Ilustración 6: Diagrama C4- modelo de contexto</w:t>
        <w:br/>
      </w:r>
      <w:r>
        <w:t>Ilustración 7: Diagrama de Caso de Uso – Módulo de autenticación y administración de usuarios</w:t>
        <w:br/>
      </w:r>
      <w:r>
        <w:t>Ilustración 8: Diagrama de Caso de Uso – Módulo de administración de estudiantes</w:t>
        <w:br/>
      </w:r>
      <w:r>
        <w:t>Ilustración 9: Diagrama de Caso de Uso – Módulo de administración de Instructores</w:t>
        <w:br/>
      </w:r>
      <w:r>
        <w:t>Ilustración 10: Diagrama de Caso de Uso – Módulo de administración de Vehículos</w:t>
        <w:br/>
      </w:r>
      <w:r>
        <w:t>Ilustración 11: Diagrama de Caso de Uso – Módulo de Asignaciones y Programación</w:t>
        <w:br/>
      </w:r>
      <w:r>
        <w:t>Ilustración 12: Diagrama de Caso de Uso – Módulo de Cobros y manejo Financiero</w:t>
        <w:br/>
      </w:r>
      <w:r>
        <w:t>Ilustración 13: Diagrama de Caso de Uso – Módulo de Reportes y Analítica</w:t>
        <w:br/>
      </w:r>
      <w:r>
        <w:t>Ilustración 14: Diagrama de Caso de Uso – Módulo de Notificaciones</w:t>
        <w:br/>
      </w:r>
      <w:r>
        <w:t>Ilustración 15: Diagrama BPMN - Módulo de autenticación y administración de usuarios</w:t>
        <w:br/>
      </w:r>
      <w:r>
        <w:t>Ilustración 16: Diagrama BPMN - Módulo de asignación de estudiantes</w:t>
        <w:br/>
      </w:r>
      <w:r>
        <w:t>Ilustración 17: Diagrama BPMN - Módulo de Asignaciones y Programación</w:t>
        <w:br/>
      </w:r>
      <w:r>
        <w:t>Ilustración 18: Diagrama BPMN - Módulo de cobros y administración financiera</w:t>
        <w:br/>
      </w:r>
      <w:r>
        <w:t>Ilustración 19: Diagrama BPMN - Módulo de Reportes y Analítica</w:t>
        <w:br/>
      </w:r>
      <w:r>
        <w:t>Ilustración 20: Diagrama BPMN - Módulo de Notificaciones</w:t>
        <w:br/>
      </w:r>
      <w:r>
        <w:t>Ilustración 21: Prototipo de Media Fidelidad - Pantalla de Login</w:t>
        <w:br/>
      </w:r>
      <w:r>
        <w:t>Ilustración 22: Prototipo de Media Fidelidad - Dashboard Principal (Personal Administrativo)</w:t>
        <w:br/>
      </w:r>
      <w:r>
        <w:t>Ilustración 23: Prototipo de Media Fidelidad - Formulario de Matrícula de Estudiante</w:t>
        <w:br/>
      </w:r>
      <w:r>
        <w:t>Ilustración 24: Prototipo de Media Fidelidad - Módulo de Vehículos</w:t>
        <w:br/>
      </w:r>
      <w:r>
        <w:t>Ilustración 25: Prototipo de Media Fidelidad - Programar Clase Práctica</w:t>
        <w:br/>
      </w:r>
      <w:r>
        <w:t>Ilustración 26: Prototipo de Media Fidelidad - Registro de Pago de Estudiante</w:t>
        <w:br/>
      </w:r>
      <w:r>
        <w:t>Ilustración 27: Prototipo de Media Fidelidad - Módulo de Reportes</w:t>
        <w:br/>
      </w:r>
    </w:p>
    <w:p w14:paraId="374FAAC6" w14:textId="7D1F3F31" w:rsidR="374DEAA0" w:rsidRPr="00E245B7" w:rsidRDefault="374DEAA0" w:rsidP="006B437D">
      <w:pPr>
        <w:spacing w:line="480" w:lineRule="auto"/>
        <w:jc w:val="both"/>
        <w:rPr>
          <w:rFonts w:ascii="Arial" w:hAnsi="Arial" w:cs="Arial"/>
        </w:rPr>
      </w:pPr>
      <w:r w:rsidRPr="00E245B7">
        <w:rPr>
          <w:rFonts w:ascii="Arial" w:hAnsi="Arial" w:cs="Arial"/>
        </w:rPr>
        <w:br w:type="page"/>
      </w:r>
    </w:p>
    <w:p w14:paraId="55AA59F4" w14:textId="6FD0D8CB" w:rsidR="374DEAA0" w:rsidRPr="00E245B7" w:rsidRDefault="374DEAA0" w:rsidP="006B437D">
      <w:pPr>
        <w:pStyle w:val="InfoBlue"/>
        <w:rPr>
          <w:sz w:val="22"/>
          <w:szCs w:val="22"/>
        </w:rPr>
      </w:pPr>
    </w:p>
    <w:p w14:paraId="51433B2F" w14:textId="4A0C06D3" w:rsidR="0DB8F984" w:rsidRPr="00E245B7" w:rsidRDefault="0DB8F984" w:rsidP="006B437D">
      <w:pPr>
        <w:pStyle w:val="InfoBlue"/>
        <w:rPr>
          <w:sz w:val="22"/>
          <w:szCs w:val="22"/>
        </w:rPr>
      </w:pPr>
      <w:r w:rsidRPr="00E245B7">
        <w:rPr>
          <w:sz w:val="22"/>
          <w:szCs w:val="22"/>
        </w:rPr>
      </w:r>
      <w:r>
        <w:rPr>
          <w:b/>
          <w:sz w:val="24"/>
        </w:rPr>
        <w:t>Índice de Tablas</w:t>
        <w:br/>
      </w:r>
      <w:r>
        <w:t>Tabla 1</w:t>
        <w:br/>
      </w:r>
      <w:r>
        <w:t>Tabla 2</w:t>
        <w:br/>
      </w:r>
      <w:r>
        <w:t>Tabla 3</w:t>
        <w:br/>
      </w:r>
      <w:r>
        <w:t>Tabla 4</w:t>
        <w:br/>
      </w:r>
      <w:r>
        <w:t>Tabla 5</w:t>
        <w:br/>
      </w:r>
      <w:r>
        <w:t>Tabla 6</w:t>
        <w:br/>
      </w:r>
      <w:r>
        <w:t>Tabla 7</w:t>
        <w:br/>
      </w:r>
      <w:r>
        <w:t>Tabla 8</w:t>
        <w:br/>
      </w:r>
      <w:r>
        <w:t>Tabla 9</w:t>
        <w:br/>
      </w:r>
      <w:r>
        <w:t>Tabla 10</w:t>
        <w:br/>
      </w:r>
      <w:r>
        <w:t>Tabla 11</w:t>
        <w:br/>
      </w:r>
      <w:r>
        <w:t>Tabla 12</w:t>
        <w:br/>
      </w:r>
      <w:r>
        <w:t>Tabla 13</w:t>
        <w:br/>
      </w:r>
      <w:r>
        <w:t>Tabla 14</w:t>
        <w:br/>
      </w:r>
      <w:r>
        <w:t>Tabla 15</w:t>
        <w:br/>
      </w:r>
      <w:r>
        <w:t>Tabla 16</w:t>
        <w:br/>
      </w:r>
      <w:r>
        <w:t>Tabla 17</w:t>
        <w:br/>
      </w:r>
      <w:r>
        <w:t>Tabla 18</w:t>
        <w:br/>
      </w:r>
      <w:r>
        <w:t>Tabla 19</w:t>
        <w:br/>
      </w:r>
      <w:r>
        <w:t>Tabla 20</w:t>
        <w:br/>
      </w:r>
      <w:r>
        <w:t>Tabla 21</w:t>
        <w:br/>
      </w:r>
      <w:r>
        <w:t>Tabla 22</w:t>
        <w:br/>
      </w:r>
      <w:r>
        <w:t>Tabla 23</w:t>
        <w:br/>
      </w:r>
      <w:r>
        <w:t>Tabla 24</w:t>
        <w:br/>
      </w:r>
      <w:r>
        <w:t>Tabla 25</w:t>
        <w:br/>
      </w:r>
      <w:r>
        <w:t>Tabla 26</w:t>
        <w:br/>
      </w:r>
      <w:r>
        <w:t>Tabla 27</w:t>
        <w:br/>
      </w:r>
      <w:r>
        <w:t>Tabla 28</w:t>
        <w:br/>
      </w:r>
      <w:r>
        <w:t>Tabla 29</w:t>
        <w:br/>
      </w:r>
      <w:r>
        <w:t>Tabla 30</w:t>
        <w:br/>
      </w:r>
      <w:r>
        <w:t>Tabla 31</w:t>
        <w:br/>
      </w:r>
      <w:r>
        <w:t>Tabla 32</w:t>
        <w:br/>
      </w:r>
      <w:r>
        <w:t>Tabla 33</w:t>
        <w:br/>
      </w:r>
      <w:r>
        <w:t>Tabla 34</w:t>
        <w:br/>
      </w:r>
      <w:r>
        <w:t>Tabla 35</w:t>
        <w:br/>
      </w:r>
      <w:r>
        <w:t>Tabla 36</w:t>
        <w:br/>
      </w:r>
      <w:r>
        <w:t>Tabla 37</w:t>
        <w:br/>
      </w:r>
      <w:r>
        <w:t>Tabla 38</w:t>
        <w:br/>
      </w:r>
      <w:r>
        <w:t>Tabla 39</w:t>
        <w:br/>
      </w:r>
      <w:r>
        <w:t>Tabla 40</w:t>
        <w:br/>
      </w:r>
      <w:r>
        <w:t>Tabla 41</w:t>
        <w:br/>
      </w:r>
      <w:r>
        <w:t>Tabla 42</w:t>
        <w:br/>
      </w:r>
      <w:r>
        <w:t>Tabla 43</w:t>
        <w:br/>
      </w:r>
      <w:r>
        <w:t>Tabla 44</w:t>
        <w:br/>
      </w:r>
    </w:p>
    <w:p w14:paraId="5DB06565" w14:textId="07CC871E" w:rsidR="374DEAA0" w:rsidRPr="00E245B7" w:rsidRDefault="374DEAA0" w:rsidP="006B437D">
      <w:pPr>
        <w:pStyle w:val="Textoindependiente"/>
        <w:spacing w:line="480" w:lineRule="auto"/>
        <w:jc w:val="both"/>
        <w:rPr>
          <w:rFonts w:ascii="Arial" w:hAnsi="Arial" w:cs="Arial"/>
        </w:rPr>
      </w:pPr>
    </w:p>
    <w:p w14:paraId="4E7B0376" w14:textId="35BAC30D" w:rsidR="00BB5912" w:rsidRPr="00680C69" w:rsidRDefault="71206C3C" w:rsidP="00680C69">
      <w:pPr>
        <w:spacing w:line="480" w:lineRule="auto"/>
        <w:jc w:val="both"/>
        <w:rPr>
          <w:rFonts w:ascii="Arial" w:hAnsi="Arial" w:cs="Arial"/>
        </w:rPr>
        <w:sectPr w:rsidR="00BB5912" w:rsidRPr="00680C69"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r w:rsidRPr="00E245B7">
        <w:rPr>
          <w:rFonts w:ascii="Arial" w:hAnsi="Arial" w:cs="Arial"/>
        </w:rPr>
        <w:br w:type="page"/>
      </w:r>
    </w:p>
    <w:p w14:paraId="4532882E" w14:textId="4CBD076C" w:rsidR="000F6970" w:rsidRPr="00E245B7" w:rsidRDefault="000F6970" w:rsidP="006B437D">
      <w:pPr>
        <w:spacing w:line="480" w:lineRule="auto"/>
        <w:jc w:val="both"/>
        <w:rPr>
          <w:rFonts w:ascii="Arial" w:eastAsia="Times New Roman" w:hAnsi="Arial" w:cs="Arial"/>
          <w:b/>
          <w:bCs/>
          <w:lang w:val="es-ES" w:eastAsia="en-US"/>
        </w:rPr>
      </w:pPr>
    </w:p>
    <w:p w14:paraId="7F3EEB71" w14:textId="59AFB7FF" w:rsidR="00E01E30" w:rsidRPr="00E245B7" w:rsidRDefault="00E01E30" w:rsidP="002D76CC">
      <w:pPr>
        <w:pStyle w:val="Ttulo1"/>
        <w:rPr>
          <w:szCs w:val="22"/>
        </w:rPr>
      </w:pPr>
      <w:bookmarkStart w:id="0" w:name="_Toc227521367"/>
      <w:r w:rsidRPr="00E245B7">
        <w:rPr>
          <w:szCs w:val="22"/>
        </w:rPr>
        <w:t>Resumen</w:t>
      </w:r>
      <w:bookmarkEnd w:id="0"/>
    </w:p>
    <w:p w14:paraId="37E2CCC2"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El presente proyecto responde a la necesidad de escuelas de conducción en Ecuador de contar con una solución tecnológica integral que permita centralizar y automatizar sus procesos operativos y financieros. La problemática identificada radica en la fragmentación de información ocasionada por sistemas aislados y procesos manuales que generan ineficiencias operativas, duplicidad de registros y limitaciones en el control administrativo. Mediante la metodología ágil Scrum con ciclos de una semana, se desarrolló una aplicación web responsive basada en una arquitectura de ocho microservicios independientes, integrando tecnologías especializadas como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y Vue.js 3; esta arquitectura permite escalar cada componente de forma autónoma y garantiza confiabilidad en la operación concurrente.</w:t>
      </w:r>
    </w:p>
    <w:p w14:paraId="12D5FD4E"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La solución implementada abarca seis microservicios funcionales de núcleo: autenticación con JWT de 24 horas y bloqueo de cuenta tras tres intentos fallidos; control de estudiantes con seguimiento de progreso académico en horas; asignación tripartita de recursos (instructor, estudiante, vehículo) con validaciones cruzadas de disponibilidad; control de vehículos con seguimiento de SOAT, RTV y kilometraje; administración de cobros con facturación y soporte de pagos parciales; e instructores con disponibilidad configurable. Complementariamente, se incluyeron dos microservicios especializados en notificaciones con plantillas de email y alertas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y reportes operativos y financieros con exportación a PDF y Excel. La arquitectura incorpora patrones empresariales como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con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para caché en memoria, e idempotencia en consumidores de eventos </w:t>
      </w:r>
      <w:proofErr w:type="spellStart"/>
      <w:r w:rsidRPr="002D76CC">
        <w:rPr>
          <w:rFonts w:ascii="Arial" w:hAnsi="Arial" w:cs="Arial"/>
          <w:lang w:eastAsia="en-US"/>
        </w:rPr>
        <w:t>RabbitMQ</w:t>
      </w:r>
      <w:proofErr w:type="spellEnd"/>
      <w:r w:rsidRPr="002D76CC">
        <w:rPr>
          <w:rFonts w:ascii="Arial" w:hAnsi="Arial" w:cs="Arial"/>
          <w:lang w:eastAsia="en-US"/>
        </w:rPr>
        <w:t xml:space="preserve"> para garantizar consistencia ante fallos.</w:t>
      </w:r>
    </w:p>
    <w:p w14:paraId="6B759661" w14:textId="7DE8FCF0" w:rsidR="003143C5" w:rsidRPr="00E245B7" w:rsidRDefault="002D76CC" w:rsidP="002D76CC">
      <w:pPr>
        <w:pStyle w:val="Textoindependiente"/>
        <w:spacing w:line="360" w:lineRule="auto"/>
        <w:rPr>
          <w:rFonts w:ascii="Arial" w:eastAsia="Times New Roman" w:hAnsi="Arial" w:cs="Arial"/>
          <w:b/>
          <w:bCs/>
          <w:lang w:val="es-ES" w:eastAsia="en-US"/>
        </w:rPr>
      </w:pPr>
      <w:r w:rsidRPr="002D76CC">
        <w:rPr>
          <w:rFonts w:ascii="Arial" w:hAnsi="Arial" w:cs="Arial"/>
          <w:lang w:eastAsia="en-US"/>
        </w:rPr>
        <w:t xml:space="preserve">Las pruebas realizadas incluyeron 172 </w:t>
      </w:r>
      <w:proofErr w:type="spellStart"/>
      <w:r w:rsidRPr="002D76CC">
        <w:rPr>
          <w:rFonts w:ascii="Arial" w:hAnsi="Arial" w:cs="Arial"/>
          <w:lang w:eastAsia="en-US"/>
        </w:rPr>
        <w:t>tests</w:t>
      </w:r>
      <w:proofErr w:type="spellEnd"/>
      <w:r w:rsidRPr="002D76CC">
        <w:rPr>
          <w:rFonts w:ascii="Arial" w:hAnsi="Arial" w:cs="Arial"/>
          <w:lang w:eastAsia="en-US"/>
        </w:rPr>
        <w:t xml:space="preserve"> automatizados de </w:t>
      </w:r>
      <w:proofErr w:type="spellStart"/>
      <w:r w:rsidRPr="002D76CC">
        <w:rPr>
          <w:rFonts w:ascii="Arial" w:hAnsi="Arial" w:cs="Arial"/>
          <w:lang w:eastAsia="en-US"/>
        </w:rPr>
        <w:t>backend</w:t>
      </w:r>
      <w:proofErr w:type="spellEnd"/>
      <w:r w:rsidRPr="002D76CC">
        <w:rPr>
          <w:rFonts w:ascii="Arial" w:hAnsi="Arial" w:cs="Arial"/>
          <w:lang w:eastAsia="en-US"/>
        </w:rPr>
        <w:t xml:space="preserve"> con cobertura </w:t>
      </w:r>
      <w:proofErr w:type="spellStart"/>
      <w:r w:rsidRPr="002D76CC">
        <w:rPr>
          <w:rFonts w:ascii="Arial" w:hAnsi="Arial" w:cs="Arial"/>
          <w:lang w:eastAsia="en-US"/>
        </w:rPr>
        <w:t>JaCoCo</w:t>
      </w:r>
      <w:proofErr w:type="spellEnd"/>
      <w:r w:rsidRPr="002D76CC">
        <w:rPr>
          <w:rFonts w:ascii="Arial" w:hAnsi="Arial" w:cs="Arial"/>
          <w:lang w:eastAsia="en-US"/>
        </w:rPr>
        <w:t xml:space="preserve"> mayor al 80% en los microservicios del núcleo; pruebas de integración con la base de datos PostgreSQL; validación de los seis controles de disponibilidad en asignaciones; y despliegue </w:t>
      </w:r>
      <w:proofErr w:type="spellStart"/>
      <w:r w:rsidRPr="002D76CC">
        <w:rPr>
          <w:rFonts w:ascii="Arial" w:hAnsi="Arial" w:cs="Arial"/>
          <w:lang w:eastAsia="en-US"/>
        </w:rPr>
        <w:t>containerizado</w:t>
      </w:r>
      <w:proofErr w:type="spellEnd"/>
      <w:r w:rsidRPr="002D76CC">
        <w:rPr>
          <w:rFonts w:ascii="Arial" w:hAnsi="Arial" w:cs="Arial"/>
          <w:lang w:eastAsia="en-US"/>
        </w:rPr>
        <w:t xml:space="preserve"> con Docker y orquestación mediante </w:t>
      </w:r>
      <w:proofErr w:type="spellStart"/>
      <w:r w:rsidRPr="002D76CC">
        <w:rPr>
          <w:rFonts w:ascii="Arial" w:hAnsi="Arial" w:cs="Arial"/>
          <w:lang w:eastAsia="en-US"/>
        </w:rPr>
        <w:t>Kubernetes</w:t>
      </w:r>
      <w:proofErr w:type="spellEnd"/>
      <w:r w:rsidRPr="002D76CC">
        <w:rPr>
          <w:rFonts w:ascii="Arial" w:hAnsi="Arial" w:cs="Arial"/>
          <w:lang w:eastAsia="en-US"/>
        </w:rPr>
        <w:t xml:space="preserve"> en Oracle Cloud Free Tier. Los resultados demuestran que la solución logró centralizar la operación de escuelas de conducción, reducir la duplicidad de procesos, establecer trazabilidad completa mediante auditoría, y habilitar reportes con información actualizada para toma de decisiones. El sistema fue validado con datos </w:t>
      </w:r>
      <w:proofErr w:type="spellStart"/>
      <w:r w:rsidRPr="002D76CC">
        <w:rPr>
          <w:rFonts w:ascii="Arial" w:hAnsi="Arial" w:cs="Arial"/>
          <w:lang w:eastAsia="en-US"/>
        </w:rPr>
        <w:t>seed</w:t>
      </w:r>
      <w:proofErr w:type="spellEnd"/>
      <w:r w:rsidRPr="002D76CC">
        <w:rPr>
          <w:rFonts w:ascii="Arial" w:hAnsi="Arial" w:cs="Arial"/>
          <w:lang w:eastAsia="en-US"/>
        </w:rPr>
        <w:t xml:space="preserve"> que simulan la operación de una escuela real con 20 estudiantes activos, 5 instructores y 3 vehículos; demostrando estabilidad en concurrencia y recuperación ante fallos.</w:t>
      </w:r>
      <w:r w:rsidR="003143C5" w:rsidRPr="00E245B7">
        <w:rPr>
          <w:rFonts w:ascii="Arial" w:hAnsi="Arial" w:cs="Arial"/>
        </w:rPr>
        <w:br w:type="page"/>
      </w:r>
    </w:p>
    <w:p w14:paraId="1FD1C460" w14:textId="77777777" w:rsidR="002D76CC" w:rsidRDefault="002D76CC" w:rsidP="002D76CC">
      <w:pPr>
        <w:pStyle w:val="Ttulo"/>
        <w:rPr>
          <w:szCs w:val="22"/>
        </w:rPr>
      </w:pPr>
      <w:bookmarkStart w:id="1" w:name="_Toc227521368"/>
    </w:p>
    <w:p w14:paraId="0F936540" w14:textId="77777777" w:rsidR="002D76CC" w:rsidRDefault="002D76CC" w:rsidP="002D76CC">
      <w:pPr>
        <w:pStyle w:val="Ttulo"/>
        <w:rPr>
          <w:szCs w:val="22"/>
        </w:rPr>
      </w:pPr>
    </w:p>
    <w:p w14:paraId="2718F0CC" w14:textId="77777777" w:rsidR="002D76CC" w:rsidRDefault="002D76CC" w:rsidP="002D76CC">
      <w:pPr>
        <w:pStyle w:val="Ttulo"/>
        <w:rPr>
          <w:szCs w:val="22"/>
        </w:rPr>
      </w:pPr>
    </w:p>
    <w:p w14:paraId="161C5C48" w14:textId="77777777" w:rsidR="002D76CC" w:rsidRDefault="002D76CC" w:rsidP="002D76CC">
      <w:pPr>
        <w:pStyle w:val="Ttulo"/>
        <w:rPr>
          <w:szCs w:val="22"/>
        </w:rPr>
      </w:pPr>
    </w:p>
    <w:p w14:paraId="20E1CA1E" w14:textId="02DA91E9" w:rsidR="003143C5" w:rsidRPr="00E245B7" w:rsidRDefault="002D76CC" w:rsidP="002D76CC">
      <w:pPr>
        <w:pStyle w:val="Ttulo1"/>
        <w:rPr>
          <w:szCs w:val="22"/>
        </w:rPr>
      </w:pPr>
      <w:proofErr w:type="spellStart"/>
      <w:r>
        <w:rPr>
          <w:szCs w:val="22"/>
        </w:rPr>
        <w:t>A</w:t>
      </w:r>
      <w:r w:rsidR="003143C5" w:rsidRPr="00E245B7">
        <w:rPr>
          <w:szCs w:val="22"/>
        </w:rPr>
        <w:t>bstract</w:t>
      </w:r>
      <w:bookmarkEnd w:id="1"/>
      <w:proofErr w:type="spellEnd"/>
    </w:p>
    <w:p w14:paraId="71543335"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present</w:t>
      </w:r>
      <w:proofErr w:type="spellEnd"/>
      <w:r w:rsidRPr="002D76CC">
        <w:rPr>
          <w:rFonts w:ascii="Arial" w:hAnsi="Arial" w:cs="Arial"/>
          <w:lang w:eastAsia="en-US"/>
        </w:rPr>
        <w:t xml:space="preserve"> </w:t>
      </w:r>
      <w:proofErr w:type="spellStart"/>
      <w:r w:rsidRPr="002D76CC">
        <w:rPr>
          <w:rFonts w:ascii="Arial" w:hAnsi="Arial" w:cs="Arial"/>
          <w:lang w:eastAsia="en-US"/>
        </w:rPr>
        <w:t>project</w:t>
      </w:r>
      <w:proofErr w:type="spellEnd"/>
      <w:r w:rsidRPr="002D76CC">
        <w:rPr>
          <w:rFonts w:ascii="Arial" w:hAnsi="Arial" w:cs="Arial"/>
          <w:lang w:eastAsia="en-US"/>
        </w:rPr>
        <w:t xml:space="preserve"> </w:t>
      </w:r>
      <w:proofErr w:type="spellStart"/>
      <w:r w:rsidRPr="002D76CC">
        <w:rPr>
          <w:rFonts w:ascii="Arial" w:hAnsi="Arial" w:cs="Arial"/>
          <w:lang w:eastAsia="en-US"/>
        </w:rPr>
        <w:t>addresses</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necessity</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schools</w:t>
      </w:r>
      <w:proofErr w:type="spellEnd"/>
      <w:r w:rsidRPr="002D76CC">
        <w:rPr>
          <w:rFonts w:ascii="Arial" w:hAnsi="Arial" w:cs="Arial"/>
          <w:lang w:eastAsia="en-US"/>
        </w:rPr>
        <w:t xml:space="preserve"> in Ecuador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have</w:t>
      </w:r>
      <w:proofErr w:type="spellEnd"/>
      <w:r w:rsidRPr="002D76CC">
        <w:rPr>
          <w:rFonts w:ascii="Arial" w:hAnsi="Arial" w:cs="Arial"/>
          <w:lang w:eastAsia="en-US"/>
        </w:rPr>
        <w:t xml:space="preserve"> a comprehensive </w:t>
      </w:r>
      <w:proofErr w:type="spellStart"/>
      <w:r w:rsidRPr="002D76CC">
        <w:rPr>
          <w:rFonts w:ascii="Arial" w:hAnsi="Arial" w:cs="Arial"/>
          <w:lang w:eastAsia="en-US"/>
        </w:rPr>
        <w:t>technological</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them</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centralize</w:t>
      </w:r>
      <w:proofErr w:type="spellEnd"/>
      <w:r w:rsidRPr="002D76CC">
        <w:rPr>
          <w:rFonts w:ascii="Arial" w:hAnsi="Arial" w:cs="Arial"/>
          <w:lang w:eastAsia="en-US"/>
        </w:rPr>
        <w:t xml:space="preserve"> and </w:t>
      </w:r>
      <w:proofErr w:type="spellStart"/>
      <w:r w:rsidRPr="002D76CC">
        <w:rPr>
          <w:rFonts w:ascii="Arial" w:hAnsi="Arial" w:cs="Arial"/>
          <w:lang w:eastAsia="en-US"/>
        </w:rPr>
        <w:t>automate</w:t>
      </w:r>
      <w:proofErr w:type="spellEnd"/>
      <w:r w:rsidRPr="002D76CC">
        <w:rPr>
          <w:rFonts w:ascii="Arial" w:hAnsi="Arial" w:cs="Arial"/>
          <w:lang w:eastAsia="en-US"/>
        </w:rPr>
        <w:t xml:space="preserve"> </w:t>
      </w:r>
      <w:proofErr w:type="spellStart"/>
      <w:r w:rsidRPr="002D76CC">
        <w:rPr>
          <w:rFonts w:ascii="Arial" w:hAnsi="Arial" w:cs="Arial"/>
          <w:lang w:eastAsia="en-US"/>
        </w:rPr>
        <w:t>their</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processes</w:t>
      </w:r>
      <w:proofErr w:type="spellEnd"/>
      <w:r w:rsidRPr="002D76CC">
        <w:rPr>
          <w:rFonts w:ascii="Arial" w:hAnsi="Arial" w:cs="Arial"/>
          <w:lang w:eastAsia="en-US"/>
        </w:rPr>
        <w:t xml:space="preserve">. The </w:t>
      </w:r>
      <w:proofErr w:type="spellStart"/>
      <w:r w:rsidRPr="002D76CC">
        <w:rPr>
          <w:rFonts w:ascii="Arial" w:hAnsi="Arial" w:cs="Arial"/>
          <w:lang w:eastAsia="en-US"/>
        </w:rPr>
        <w:t>identified</w:t>
      </w:r>
      <w:proofErr w:type="spellEnd"/>
      <w:r w:rsidRPr="002D76CC">
        <w:rPr>
          <w:rFonts w:ascii="Arial" w:hAnsi="Arial" w:cs="Arial"/>
          <w:lang w:eastAsia="en-US"/>
        </w:rPr>
        <w:t xml:space="preserve"> </w:t>
      </w:r>
      <w:proofErr w:type="spellStart"/>
      <w:r w:rsidRPr="002D76CC">
        <w:rPr>
          <w:rFonts w:ascii="Arial" w:hAnsi="Arial" w:cs="Arial"/>
          <w:lang w:eastAsia="en-US"/>
        </w:rPr>
        <w:t>problematic</w:t>
      </w:r>
      <w:proofErr w:type="spellEnd"/>
      <w:r w:rsidRPr="002D76CC">
        <w:rPr>
          <w:rFonts w:ascii="Arial" w:hAnsi="Arial" w:cs="Arial"/>
          <w:lang w:eastAsia="en-US"/>
        </w:rPr>
        <w:t xml:space="preserve"> </w:t>
      </w:r>
      <w:proofErr w:type="spellStart"/>
      <w:r w:rsidRPr="002D76CC">
        <w:rPr>
          <w:rFonts w:ascii="Arial" w:hAnsi="Arial" w:cs="Arial"/>
          <w:lang w:eastAsia="en-US"/>
        </w:rPr>
        <w:t>stems</w:t>
      </w:r>
      <w:proofErr w:type="spellEnd"/>
      <w:r w:rsidRPr="002D76CC">
        <w:rPr>
          <w:rFonts w:ascii="Arial" w:hAnsi="Arial" w:cs="Arial"/>
          <w:lang w:eastAsia="en-US"/>
        </w:rPr>
        <w:t xml:space="preserve"> </w:t>
      </w:r>
      <w:proofErr w:type="spellStart"/>
      <w:r w:rsidRPr="002D76CC">
        <w:rPr>
          <w:rFonts w:ascii="Arial" w:hAnsi="Arial" w:cs="Arial"/>
          <w:lang w:eastAsia="en-US"/>
        </w:rPr>
        <w:t>from</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fragmentation</w:t>
      </w:r>
      <w:proofErr w:type="spellEnd"/>
      <w:r w:rsidRPr="002D76CC">
        <w:rPr>
          <w:rFonts w:ascii="Arial" w:hAnsi="Arial" w:cs="Arial"/>
          <w:lang w:eastAsia="en-US"/>
        </w:rPr>
        <w:t xml:space="preserve"> </w:t>
      </w:r>
      <w:proofErr w:type="spellStart"/>
      <w:r w:rsidRPr="002D76CC">
        <w:rPr>
          <w:rFonts w:ascii="Arial" w:hAnsi="Arial" w:cs="Arial"/>
          <w:lang w:eastAsia="en-US"/>
        </w:rPr>
        <w:t>caused</w:t>
      </w:r>
      <w:proofErr w:type="spellEnd"/>
      <w:r w:rsidRPr="002D76CC">
        <w:rPr>
          <w:rFonts w:ascii="Arial" w:hAnsi="Arial" w:cs="Arial"/>
          <w:lang w:eastAsia="en-US"/>
        </w:rPr>
        <w:t xml:space="preserve"> </w:t>
      </w:r>
      <w:proofErr w:type="spellStart"/>
      <w:r w:rsidRPr="002D76CC">
        <w:rPr>
          <w:rFonts w:ascii="Arial" w:hAnsi="Arial" w:cs="Arial"/>
          <w:lang w:eastAsia="en-US"/>
        </w:rPr>
        <w:t>by</w:t>
      </w:r>
      <w:proofErr w:type="spellEnd"/>
      <w:r w:rsidRPr="002D76CC">
        <w:rPr>
          <w:rFonts w:ascii="Arial" w:hAnsi="Arial" w:cs="Arial"/>
          <w:lang w:eastAsia="en-US"/>
        </w:rPr>
        <w:t xml:space="preserve"> </w:t>
      </w:r>
      <w:proofErr w:type="spellStart"/>
      <w:r w:rsidRPr="002D76CC">
        <w:rPr>
          <w:rFonts w:ascii="Arial" w:hAnsi="Arial" w:cs="Arial"/>
          <w:lang w:eastAsia="en-US"/>
        </w:rPr>
        <w:t>isolated</w:t>
      </w:r>
      <w:proofErr w:type="spellEnd"/>
      <w:r w:rsidRPr="002D76CC">
        <w:rPr>
          <w:rFonts w:ascii="Arial" w:hAnsi="Arial" w:cs="Arial"/>
          <w:lang w:eastAsia="en-US"/>
        </w:rPr>
        <w:t xml:space="preserve"> </w:t>
      </w:r>
      <w:proofErr w:type="spellStart"/>
      <w:r w:rsidRPr="002D76CC">
        <w:rPr>
          <w:rFonts w:ascii="Arial" w:hAnsi="Arial" w:cs="Arial"/>
          <w:lang w:eastAsia="en-US"/>
        </w:rPr>
        <w:t>systems</w:t>
      </w:r>
      <w:proofErr w:type="spellEnd"/>
      <w:r w:rsidRPr="002D76CC">
        <w:rPr>
          <w:rFonts w:ascii="Arial" w:hAnsi="Arial" w:cs="Arial"/>
          <w:lang w:eastAsia="en-US"/>
        </w:rPr>
        <w:t xml:space="preserve"> and manual </w:t>
      </w:r>
      <w:proofErr w:type="spellStart"/>
      <w:r w:rsidRPr="002D76CC">
        <w:rPr>
          <w:rFonts w:ascii="Arial" w:hAnsi="Arial" w:cs="Arial"/>
          <w:lang w:eastAsia="en-US"/>
        </w:rPr>
        <w:t>processes</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generate</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w:t>
      </w:r>
      <w:proofErr w:type="spellStart"/>
      <w:r w:rsidRPr="002D76CC">
        <w:rPr>
          <w:rFonts w:ascii="Arial" w:hAnsi="Arial" w:cs="Arial"/>
          <w:lang w:eastAsia="en-US"/>
        </w:rPr>
        <w:t>inefficiencies</w:t>
      </w:r>
      <w:proofErr w:type="spellEnd"/>
      <w:r w:rsidRPr="002D76CC">
        <w:rPr>
          <w:rFonts w:ascii="Arial" w:hAnsi="Arial" w:cs="Arial"/>
          <w:lang w:eastAsia="en-US"/>
        </w:rPr>
        <w:t xml:space="preserve">, </w:t>
      </w:r>
      <w:proofErr w:type="spellStart"/>
      <w:r w:rsidRPr="002D76CC">
        <w:rPr>
          <w:rFonts w:ascii="Arial" w:hAnsi="Arial" w:cs="Arial"/>
          <w:lang w:eastAsia="en-US"/>
        </w:rPr>
        <w:t>record</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and </w:t>
      </w:r>
      <w:proofErr w:type="spellStart"/>
      <w:r w:rsidRPr="002D76CC">
        <w:rPr>
          <w:rFonts w:ascii="Arial" w:hAnsi="Arial" w:cs="Arial"/>
          <w:lang w:eastAsia="en-US"/>
        </w:rPr>
        <w:t>limitations</w:t>
      </w:r>
      <w:proofErr w:type="spellEnd"/>
      <w:r w:rsidRPr="002D76CC">
        <w:rPr>
          <w:rFonts w:ascii="Arial" w:hAnsi="Arial" w:cs="Arial"/>
          <w:lang w:eastAsia="en-US"/>
        </w:rPr>
        <w:t xml:space="preserve"> in administrative control. </w:t>
      </w:r>
      <w:proofErr w:type="spellStart"/>
      <w:r w:rsidRPr="002D76CC">
        <w:rPr>
          <w:rFonts w:ascii="Arial" w:hAnsi="Arial" w:cs="Arial"/>
          <w:lang w:eastAsia="en-US"/>
        </w:rPr>
        <w:t>Using</w:t>
      </w:r>
      <w:proofErr w:type="spellEnd"/>
      <w:r w:rsidRPr="002D76CC">
        <w:rPr>
          <w:rFonts w:ascii="Arial" w:hAnsi="Arial" w:cs="Arial"/>
          <w:lang w:eastAsia="en-US"/>
        </w:rPr>
        <w:t xml:space="preserve"> Agile Scrum </w:t>
      </w:r>
      <w:proofErr w:type="spellStart"/>
      <w:r w:rsidRPr="002D76CC">
        <w:rPr>
          <w:rFonts w:ascii="Arial" w:hAnsi="Arial" w:cs="Arial"/>
          <w:lang w:eastAsia="en-US"/>
        </w:rPr>
        <w:t>methodology</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one-week</w:t>
      </w:r>
      <w:proofErr w:type="spellEnd"/>
      <w:r w:rsidRPr="002D76CC">
        <w:rPr>
          <w:rFonts w:ascii="Arial" w:hAnsi="Arial" w:cs="Arial"/>
          <w:lang w:eastAsia="en-US"/>
        </w:rPr>
        <w:t xml:space="preserve"> </w:t>
      </w:r>
      <w:proofErr w:type="spellStart"/>
      <w:r w:rsidRPr="002D76CC">
        <w:rPr>
          <w:rFonts w:ascii="Arial" w:hAnsi="Arial" w:cs="Arial"/>
          <w:lang w:eastAsia="en-US"/>
        </w:rPr>
        <w:t>cycles</w:t>
      </w:r>
      <w:proofErr w:type="spellEnd"/>
      <w:r w:rsidRPr="002D76CC">
        <w:rPr>
          <w:rFonts w:ascii="Arial" w:hAnsi="Arial" w:cs="Arial"/>
          <w:lang w:eastAsia="en-US"/>
        </w:rPr>
        <w:t xml:space="preserve">, a responsive web </w:t>
      </w:r>
      <w:proofErr w:type="spellStart"/>
      <w:r w:rsidRPr="002D76CC">
        <w:rPr>
          <w:rFonts w:ascii="Arial" w:hAnsi="Arial" w:cs="Arial"/>
          <w:lang w:eastAsia="en-US"/>
        </w:rPr>
        <w:t>application</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developed</w:t>
      </w:r>
      <w:proofErr w:type="spellEnd"/>
      <w:r w:rsidRPr="002D76CC">
        <w:rPr>
          <w:rFonts w:ascii="Arial" w:hAnsi="Arial" w:cs="Arial"/>
          <w:lang w:eastAsia="en-US"/>
        </w:rPr>
        <w:t xml:space="preserve"> </w:t>
      </w:r>
      <w:proofErr w:type="spellStart"/>
      <w:r w:rsidRPr="002D76CC">
        <w:rPr>
          <w:rFonts w:ascii="Arial" w:hAnsi="Arial" w:cs="Arial"/>
          <w:lang w:eastAsia="en-US"/>
        </w:rPr>
        <w:t>based</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w:t>
      </w:r>
      <w:proofErr w:type="spellStart"/>
      <w:r w:rsidRPr="002D76CC">
        <w:rPr>
          <w:rFonts w:ascii="Arial" w:hAnsi="Arial" w:cs="Arial"/>
          <w:lang w:eastAsia="en-US"/>
        </w:rPr>
        <w:t>an</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eight</w:t>
      </w:r>
      <w:proofErr w:type="spellEnd"/>
      <w:r w:rsidRPr="002D76CC">
        <w:rPr>
          <w:rFonts w:ascii="Arial" w:hAnsi="Arial" w:cs="Arial"/>
          <w:lang w:eastAsia="en-US"/>
        </w:rPr>
        <w:t xml:space="preserve"> </w:t>
      </w:r>
      <w:proofErr w:type="spellStart"/>
      <w:r w:rsidRPr="002D76CC">
        <w:rPr>
          <w:rFonts w:ascii="Arial" w:hAnsi="Arial" w:cs="Arial"/>
          <w:lang w:eastAsia="en-US"/>
        </w:rPr>
        <w:t>independent</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integrating</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technologies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and Vue.js 3; </w:t>
      </w:r>
      <w:proofErr w:type="spellStart"/>
      <w:r w:rsidRPr="002D76CC">
        <w:rPr>
          <w:rFonts w:ascii="Arial" w:hAnsi="Arial" w:cs="Arial"/>
          <w:lang w:eastAsia="en-US"/>
        </w:rPr>
        <w:t>this</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each</w:t>
      </w:r>
      <w:proofErr w:type="spellEnd"/>
      <w:r w:rsidRPr="002D76CC">
        <w:rPr>
          <w:rFonts w:ascii="Arial" w:hAnsi="Arial" w:cs="Arial"/>
          <w:lang w:eastAsia="en-US"/>
        </w:rPr>
        <w:t xml:space="preserve"> </w:t>
      </w:r>
      <w:proofErr w:type="spellStart"/>
      <w:r w:rsidRPr="002D76CC">
        <w:rPr>
          <w:rFonts w:ascii="Arial" w:hAnsi="Arial" w:cs="Arial"/>
          <w:lang w:eastAsia="en-US"/>
        </w:rPr>
        <w:t>component</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scale</w:t>
      </w:r>
      <w:proofErr w:type="spellEnd"/>
      <w:r w:rsidRPr="002D76CC">
        <w:rPr>
          <w:rFonts w:ascii="Arial" w:hAnsi="Arial" w:cs="Arial"/>
          <w:lang w:eastAsia="en-US"/>
        </w:rPr>
        <w:t xml:space="preserve"> </w:t>
      </w:r>
      <w:proofErr w:type="spellStart"/>
      <w:r w:rsidRPr="002D76CC">
        <w:rPr>
          <w:rFonts w:ascii="Arial" w:hAnsi="Arial" w:cs="Arial"/>
          <w:lang w:eastAsia="en-US"/>
        </w:rPr>
        <w:t>autonomously</w:t>
      </w:r>
      <w:proofErr w:type="spellEnd"/>
      <w:r w:rsidRPr="002D76CC">
        <w:rPr>
          <w:rFonts w:ascii="Arial" w:hAnsi="Arial" w:cs="Arial"/>
          <w:lang w:eastAsia="en-US"/>
        </w:rPr>
        <w:t xml:space="preserve"> and </w:t>
      </w:r>
      <w:proofErr w:type="spellStart"/>
      <w:r w:rsidRPr="002D76CC">
        <w:rPr>
          <w:rFonts w:ascii="Arial" w:hAnsi="Arial" w:cs="Arial"/>
          <w:lang w:eastAsia="en-US"/>
        </w:rPr>
        <w:t>guarantees</w:t>
      </w:r>
      <w:proofErr w:type="spellEnd"/>
      <w:r w:rsidRPr="002D76CC">
        <w:rPr>
          <w:rFonts w:ascii="Arial" w:hAnsi="Arial" w:cs="Arial"/>
          <w:lang w:eastAsia="en-US"/>
        </w:rPr>
        <w:t xml:space="preserve"> </w:t>
      </w:r>
      <w:proofErr w:type="spellStart"/>
      <w:r w:rsidRPr="002D76CC">
        <w:rPr>
          <w:rFonts w:ascii="Arial" w:hAnsi="Arial" w:cs="Arial"/>
          <w:lang w:eastAsia="en-US"/>
        </w:rPr>
        <w:t>reliability</w:t>
      </w:r>
      <w:proofErr w:type="spellEnd"/>
      <w:r w:rsidRPr="002D76CC">
        <w:rPr>
          <w:rFonts w:ascii="Arial" w:hAnsi="Arial" w:cs="Arial"/>
          <w:lang w:eastAsia="en-US"/>
        </w:rPr>
        <w:t xml:space="preserve"> in </w:t>
      </w:r>
      <w:proofErr w:type="spellStart"/>
      <w:r w:rsidRPr="002D76CC">
        <w:rPr>
          <w:rFonts w:ascii="Arial" w:hAnsi="Arial" w:cs="Arial"/>
          <w:lang w:eastAsia="en-US"/>
        </w:rPr>
        <w:t>concurrent</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w:t>
      </w:r>
    </w:p>
    <w:p w14:paraId="463D5C22"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implemented</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encompasses</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functional</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authentication</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24-hour JWT and </w:t>
      </w:r>
      <w:proofErr w:type="spellStart"/>
      <w:r w:rsidRPr="002D76CC">
        <w:rPr>
          <w:rFonts w:ascii="Arial" w:hAnsi="Arial" w:cs="Arial"/>
          <w:lang w:eastAsia="en-US"/>
        </w:rPr>
        <w:t>account</w:t>
      </w:r>
      <w:proofErr w:type="spellEnd"/>
      <w:r w:rsidRPr="002D76CC">
        <w:rPr>
          <w:rFonts w:ascii="Arial" w:hAnsi="Arial" w:cs="Arial"/>
          <w:lang w:eastAsia="en-US"/>
        </w:rPr>
        <w:t xml:space="preserve"> lockout after </w:t>
      </w:r>
      <w:proofErr w:type="spellStart"/>
      <w:r w:rsidRPr="002D76CC">
        <w:rPr>
          <w:rFonts w:ascii="Arial" w:hAnsi="Arial" w:cs="Arial"/>
          <w:lang w:eastAsia="en-US"/>
        </w:rPr>
        <w:t>three</w:t>
      </w:r>
      <w:proofErr w:type="spellEnd"/>
      <w:r w:rsidRPr="002D76CC">
        <w:rPr>
          <w:rFonts w:ascii="Arial" w:hAnsi="Arial" w:cs="Arial"/>
          <w:lang w:eastAsia="en-US"/>
        </w:rPr>
        <w:t xml:space="preserve"> </w:t>
      </w:r>
      <w:proofErr w:type="spellStart"/>
      <w:r w:rsidRPr="002D76CC">
        <w:rPr>
          <w:rFonts w:ascii="Arial" w:hAnsi="Arial" w:cs="Arial"/>
          <w:lang w:eastAsia="en-US"/>
        </w:rPr>
        <w:t>failed</w:t>
      </w:r>
      <w:proofErr w:type="spellEnd"/>
      <w:r w:rsidRPr="002D76CC">
        <w:rPr>
          <w:rFonts w:ascii="Arial" w:hAnsi="Arial" w:cs="Arial"/>
          <w:lang w:eastAsia="en-US"/>
        </w:rPr>
        <w:t xml:space="preserve"> </w:t>
      </w:r>
      <w:proofErr w:type="spellStart"/>
      <w:r w:rsidRPr="002D76CC">
        <w:rPr>
          <w:rFonts w:ascii="Arial" w:hAnsi="Arial" w:cs="Arial"/>
          <w:lang w:eastAsia="en-US"/>
        </w:rPr>
        <w:t>attempts</w:t>
      </w:r>
      <w:proofErr w:type="spellEnd"/>
      <w:r w:rsidRPr="002D76CC">
        <w:rPr>
          <w:rFonts w:ascii="Arial" w:hAnsi="Arial" w:cs="Arial"/>
          <w:lang w:eastAsia="en-US"/>
        </w:rPr>
        <w:t xml:space="preserve">; </w:t>
      </w:r>
      <w:proofErr w:type="spellStart"/>
      <w:r w:rsidRPr="002D76CC">
        <w:rPr>
          <w:rFonts w:ascii="Arial" w:hAnsi="Arial" w:cs="Arial"/>
          <w:lang w:eastAsia="en-US"/>
        </w:rPr>
        <w:t>student</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academic</w:t>
      </w:r>
      <w:proofErr w:type="spellEnd"/>
      <w:r w:rsidRPr="002D76CC">
        <w:rPr>
          <w:rFonts w:ascii="Arial" w:hAnsi="Arial" w:cs="Arial"/>
          <w:lang w:eastAsia="en-US"/>
        </w:rPr>
        <w:t xml:space="preserve"> </w:t>
      </w:r>
      <w:proofErr w:type="spellStart"/>
      <w:r w:rsidRPr="002D76CC">
        <w:rPr>
          <w:rFonts w:ascii="Arial" w:hAnsi="Arial" w:cs="Arial"/>
          <w:lang w:eastAsia="en-US"/>
        </w:rPr>
        <w:t>progress</w:t>
      </w:r>
      <w:proofErr w:type="spellEnd"/>
      <w:r w:rsidRPr="002D76CC">
        <w:rPr>
          <w:rFonts w:ascii="Arial" w:hAnsi="Arial" w:cs="Arial"/>
          <w:lang w:eastAsia="en-US"/>
        </w:rPr>
        <w:t xml:space="preserve"> tracking in </w:t>
      </w:r>
      <w:proofErr w:type="spellStart"/>
      <w:r w:rsidRPr="002D76CC">
        <w:rPr>
          <w:rFonts w:ascii="Arial" w:hAnsi="Arial" w:cs="Arial"/>
          <w:lang w:eastAsia="en-US"/>
        </w:rPr>
        <w:t>hours</w:t>
      </w:r>
      <w:proofErr w:type="spellEnd"/>
      <w:r w:rsidRPr="002D76CC">
        <w:rPr>
          <w:rFonts w:ascii="Arial" w:hAnsi="Arial" w:cs="Arial"/>
          <w:lang w:eastAsia="en-US"/>
        </w:rPr>
        <w:t xml:space="preserve">; tripartite </w:t>
      </w:r>
      <w:proofErr w:type="spellStart"/>
      <w:r w:rsidRPr="002D76CC">
        <w:rPr>
          <w:rFonts w:ascii="Arial" w:hAnsi="Arial" w:cs="Arial"/>
          <w:lang w:eastAsia="en-US"/>
        </w:rPr>
        <w:t>resource</w:t>
      </w:r>
      <w:proofErr w:type="spellEnd"/>
      <w:r w:rsidRPr="002D76CC">
        <w:rPr>
          <w:rFonts w:ascii="Arial" w:hAnsi="Arial" w:cs="Arial"/>
          <w:lang w:eastAsia="en-US"/>
        </w:rPr>
        <w:t xml:space="preserve"> </w:t>
      </w:r>
      <w:proofErr w:type="spellStart"/>
      <w:r w:rsidRPr="002D76CC">
        <w:rPr>
          <w:rFonts w:ascii="Arial" w:hAnsi="Arial" w:cs="Arial"/>
          <w:lang w:eastAsia="en-US"/>
        </w:rPr>
        <w:t>assignment</w:t>
      </w:r>
      <w:proofErr w:type="spellEnd"/>
      <w:r w:rsidRPr="002D76CC">
        <w:rPr>
          <w:rFonts w:ascii="Arial" w:hAnsi="Arial" w:cs="Arial"/>
          <w:lang w:eastAsia="en-US"/>
        </w:rPr>
        <w:t xml:space="preserve"> (instructor, </w:t>
      </w:r>
      <w:proofErr w:type="spellStart"/>
      <w:r w:rsidRPr="002D76CC">
        <w:rPr>
          <w:rFonts w:ascii="Arial" w:hAnsi="Arial" w:cs="Arial"/>
          <w:lang w:eastAsia="en-US"/>
        </w:rPr>
        <w:t>student</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cross-validated</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checks</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SOAT, RTV, and </w:t>
      </w:r>
      <w:proofErr w:type="spellStart"/>
      <w:r w:rsidRPr="002D76CC">
        <w:rPr>
          <w:rFonts w:ascii="Arial" w:hAnsi="Arial" w:cs="Arial"/>
          <w:lang w:eastAsia="en-US"/>
        </w:rPr>
        <w:t>mileage</w:t>
      </w:r>
      <w:proofErr w:type="spellEnd"/>
      <w:r w:rsidRPr="002D76CC">
        <w:rPr>
          <w:rFonts w:ascii="Arial" w:hAnsi="Arial" w:cs="Arial"/>
          <w:lang w:eastAsia="en-US"/>
        </w:rPr>
        <w:t xml:space="preserve"> tracking;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management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invoicing</w:t>
      </w:r>
      <w:proofErr w:type="spellEnd"/>
      <w:r w:rsidRPr="002D76CC">
        <w:rPr>
          <w:rFonts w:ascii="Arial" w:hAnsi="Arial" w:cs="Arial"/>
          <w:lang w:eastAsia="en-US"/>
        </w:rPr>
        <w:t xml:space="preserve"> and </w:t>
      </w:r>
      <w:proofErr w:type="spellStart"/>
      <w:r w:rsidRPr="002D76CC">
        <w:rPr>
          <w:rFonts w:ascii="Arial" w:hAnsi="Arial" w:cs="Arial"/>
          <w:lang w:eastAsia="en-US"/>
        </w:rPr>
        <w:t>partial</w:t>
      </w:r>
      <w:proofErr w:type="spellEnd"/>
      <w:r w:rsidRPr="002D76CC">
        <w:rPr>
          <w:rFonts w:ascii="Arial" w:hAnsi="Arial" w:cs="Arial"/>
          <w:lang w:eastAsia="en-US"/>
        </w:rPr>
        <w:t xml:space="preserve">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support</w:t>
      </w:r>
      <w:proofErr w:type="spellEnd"/>
      <w:r w:rsidRPr="002D76CC">
        <w:rPr>
          <w:rFonts w:ascii="Arial" w:hAnsi="Arial" w:cs="Arial"/>
          <w:lang w:eastAsia="en-US"/>
        </w:rPr>
        <w:t xml:space="preserve">; and </w:t>
      </w:r>
      <w:proofErr w:type="spellStart"/>
      <w:r w:rsidRPr="002D76CC">
        <w:rPr>
          <w:rFonts w:ascii="Arial" w:hAnsi="Arial" w:cs="Arial"/>
          <w:lang w:eastAsia="en-US"/>
        </w:rPr>
        <w:t>instructors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configurable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Complementarily</w:t>
      </w:r>
      <w:proofErr w:type="spellEnd"/>
      <w:r w:rsidRPr="002D76CC">
        <w:rPr>
          <w:rFonts w:ascii="Arial" w:hAnsi="Arial" w:cs="Arial"/>
          <w:lang w:eastAsia="en-US"/>
        </w:rPr>
        <w:t xml:space="preserve">, </w:t>
      </w:r>
      <w:proofErr w:type="spellStart"/>
      <w:r w:rsidRPr="002D76CC">
        <w:rPr>
          <w:rFonts w:ascii="Arial" w:hAnsi="Arial" w:cs="Arial"/>
          <w:lang w:eastAsia="en-US"/>
        </w:rPr>
        <w:t>two</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were</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notifications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email </w:t>
      </w:r>
      <w:proofErr w:type="spellStart"/>
      <w:r w:rsidRPr="002D76CC">
        <w:rPr>
          <w:rFonts w:ascii="Arial" w:hAnsi="Arial" w:cs="Arial"/>
          <w:lang w:eastAsia="en-US"/>
        </w:rPr>
        <w:t>templates</w:t>
      </w:r>
      <w:proofErr w:type="spellEnd"/>
      <w:r w:rsidRPr="002D76CC">
        <w:rPr>
          <w:rFonts w:ascii="Arial" w:hAnsi="Arial" w:cs="Arial"/>
          <w:lang w:eastAsia="en-US"/>
        </w:rPr>
        <w:t xml:space="preserve"> and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w:t>
      </w:r>
      <w:proofErr w:type="spellStart"/>
      <w:r w:rsidRPr="002D76CC">
        <w:rPr>
          <w:rFonts w:ascii="Arial" w:hAnsi="Arial" w:cs="Arial"/>
          <w:lang w:eastAsia="en-US"/>
        </w:rPr>
        <w:t>alerts</w:t>
      </w:r>
      <w:proofErr w:type="spellEnd"/>
      <w:r w:rsidRPr="002D76CC">
        <w:rPr>
          <w:rFonts w:ascii="Arial" w:hAnsi="Arial" w:cs="Arial"/>
          <w:lang w:eastAsia="en-US"/>
        </w:rPr>
        <w:t xml:space="preserve">, and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PDF and Excel </w:t>
      </w:r>
      <w:proofErr w:type="spellStart"/>
      <w:r w:rsidRPr="002D76CC">
        <w:rPr>
          <w:rFonts w:ascii="Arial" w:hAnsi="Arial" w:cs="Arial"/>
          <w:lang w:eastAsia="en-US"/>
        </w:rPr>
        <w:t>export</w:t>
      </w:r>
      <w:proofErr w:type="spellEnd"/>
      <w:r w:rsidRPr="002D76CC">
        <w:rPr>
          <w:rFonts w:ascii="Arial" w:hAnsi="Arial" w:cs="Arial"/>
          <w:lang w:eastAsia="en-US"/>
        </w:rPr>
        <w:t xml:space="preserve">. The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incorporates</w:t>
      </w:r>
      <w:proofErr w:type="spellEnd"/>
      <w:r w:rsidRPr="002D76CC">
        <w:rPr>
          <w:rFonts w:ascii="Arial" w:hAnsi="Arial" w:cs="Arial"/>
          <w:lang w:eastAsia="en-US"/>
        </w:rPr>
        <w:t xml:space="preserve"> </w:t>
      </w:r>
      <w:proofErr w:type="spellStart"/>
      <w:r w:rsidRPr="002D76CC">
        <w:rPr>
          <w:rFonts w:ascii="Arial" w:hAnsi="Arial" w:cs="Arial"/>
          <w:lang w:eastAsia="en-US"/>
        </w:rPr>
        <w:t>enterprise</w:t>
      </w:r>
      <w:proofErr w:type="spellEnd"/>
      <w:r w:rsidRPr="002D76CC">
        <w:rPr>
          <w:rFonts w:ascii="Arial" w:hAnsi="Arial" w:cs="Arial"/>
          <w:lang w:eastAsia="en-US"/>
        </w:rPr>
        <w:t xml:space="preserve"> </w:t>
      </w:r>
      <w:proofErr w:type="spellStart"/>
      <w:r w:rsidRPr="002D76CC">
        <w:rPr>
          <w:rFonts w:ascii="Arial" w:hAnsi="Arial" w:cs="Arial"/>
          <w:lang w:eastAsia="en-US"/>
        </w:rPr>
        <w:t>patterns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w:t>
      </w:r>
      <w:proofErr w:type="spellStart"/>
      <w:r w:rsidRPr="002D76CC">
        <w:rPr>
          <w:rFonts w:ascii="Arial" w:hAnsi="Arial" w:cs="Arial"/>
          <w:lang w:eastAsia="en-US"/>
        </w:rPr>
        <w:t>with</w:t>
      </w:r>
      <w:proofErr w:type="spellEnd"/>
      <w:r w:rsidRPr="002D76CC">
        <w:rPr>
          <w:rFonts w:ascii="Arial" w:hAnsi="Arial" w:cs="Arial"/>
          <w:lang w:eastAsia="en-US"/>
        </w:rPr>
        <w:t xml:space="preserve">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in-memory</w:t>
      </w:r>
      <w:proofErr w:type="spellEnd"/>
      <w:r w:rsidRPr="002D76CC">
        <w:rPr>
          <w:rFonts w:ascii="Arial" w:hAnsi="Arial" w:cs="Arial"/>
          <w:lang w:eastAsia="en-US"/>
        </w:rPr>
        <w:t xml:space="preserve"> </w:t>
      </w:r>
      <w:proofErr w:type="spellStart"/>
      <w:r w:rsidRPr="002D76CC">
        <w:rPr>
          <w:rFonts w:ascii="Arial" w:hAnsi="Arial" w:cs="Arial"/>
          <w:lang w:eastAsia="en-US"/>
        </w:rPr>
        <w:t>caching</w:t>
      </w:r>
      <w:proofErr w:type="spellEnd"/>
      <w:r w:rsidRPr="002D76CC">
        <w:rPr>
          <w:rFonts w:ascii="Arial" w:hAnsi="Arial" w:cs="Arial"/>
          <w:lang w:eastAsia="en-US"/>
        </w:rPr>
        <w:t xml:space="preserve">, and </w:t>
      </w:r>
      <w:proofErr w:type="spellStart"/>
      <w:r w:rsidRPr="002D76CC">
        <w:rPr>
          <w:rFonts w:ascii="Arial" w:hAnsi="Arial" w:cs="Arial"/>
          <w:lang w:eastAsia="en-US"/>
        </w:rPr>
        <w:t>idempotence</w:t>
      </w:r>
      <w:proofErr w:type="spellEnd"/>
      <w:r w:rsidRPr="002D76CC">
        <w:rPr>
          <w:rFonts w:ascii="Arial" w:hAnsi="Arial" w:cs="Arial"/>
          <w:lang w:eastAsia="en-US"/>
        </w:rPr>
        <w:t xml:space="preserve"> in </w:t>
      </w:r>
      <w:proofErr w:type="spellStart"/>
      <w:r w:rsidRPr="002D76CC">
        <w:rPr>
          <w:rFonts w:ascii="Arial" w:hAnsi="Arial" w:cs="Arial"/>
          <w:lang w:eastAsia="en-US"/>
        </w:rPr>
        <w:t>RabbitMQ</w:t>
      </w:r>
      <w:proofErr w:type="spellEnd"/>
      <w:r w:rsidRPr="002D76CC">
        <w:rPr>
          <w:rFonts w:ascii="Arial" w:hAnsi="Arial" w:cs="Arial"/>
          <w:lang w:eastAsia="en-US"/>
        </w:rPr>
        <w:t xml:space="preserve"> </w:t>
      </w:r>
      <w:proofErr w:type="spellStart"/>
      <w:r w:rsidRPr="002D76CC">
        <w:rPr>
          <w:rFonts w:ascii="Arial" w:hAnsi="Arial" w:cs="Arial"/>
          <w:lang w:eastAsia="en-US"/>
        </w:rPr>
        <w:t>event</w:t>
      </w:r>
      <w:proofErr w:type="spellEnd"/>
      <w:r w:rsidRPr="002D76CC">
        <w:rPr>
          <w:rFonts w:ascii="Arial" w:hAnsi="Arial" w:cs="Arial"/>
          <w:lang w:eastAsia="en-US"/>
        </w:rPr>
        <w:t xml:space="preserve"> </w:t>
      </w:r>
      <w:proofErr w:type="spellStart"/>
      <w:r w:rsidRPr="002D76CC">
        <w:rPr>
          <w:rFonts w:ascii="Arial" w:hAnsi="Arial" w:cs="Arial"/>
          <w:lang w:eastAsia="en-US"/>
        </w:rPr>
        <w:t>consumers</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ensure</w:t>
      </w:r>
      <w:proofErr w:type="spellEnd"/>
      <w:r w:rsidRPr="002D76CC">
        <w:rPr>
          <w:rFonts w:ascii="Arial" w:hAnsi="Arial" w:cs="Arial"/>
          <w:lang w:eastAsia="en-US"/>
        </w:rPr>
        <w:t xml:space="preserve"> </w:t>
      </w:r>
      <w:proofErr w:type="spellStart"/>
      <w:r w:rsidRPr="002D76CC">
        <w:rPr>
          <w:rFonts w:ascii="Arial" w:hAnsi="Arial" w:cs="Arial"/>
          <w:lang w:eastAsia="en-US"/>
        </w:rPr>
        <w:t>consistency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53440E5D" w14:textId="10EE04E6" w:rsidR="00695798"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performed</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172 </w:t>
      </w:r>
      <w:proofErr w:type="spellStart"/>
      <w:r w:rsidRPr="002D76CC">
        <w:rPr>
          <w:rFonts w:ascii="Arial" w:hAnsi="Arial" w:cs="Arial"/>
          <w:lang w:eastAsia="en-US"/>
        </w:rPr>
        <w:t>automated</w:t>
      </w:r>
      <w:proofErr w:type="spellEnd"/>
      <w:r w:rsidRPr="002D76CC">
        <w:rPr>
          <w:rFonts w:ascii="Arial" w:hAnsi="Arial" w:cs="Arial"/>
          <w:lang w:eastAsia="en-US"/>
        </w:rPr>
        <w:t xml:space="preserve"> </w:t>
      </w:r>
      <w:proofErr w:type="spellStart"/>
      <w:r w:rsidRPr="002D76CC">
        <w:rPr>
          <w:rFonts w:ascii="Arial" w:hAnsi="Arial" w:cs="Arial"/>
          <w:lang w:eastAsia="en-US"/>
        </w:rPr>
        <w:t>backend</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JaCoCo</w:t>
      </w:r>
      <w:proofErr w:type="spellEnd"/>
      <w:r w:rsidRPr="002D76CC">
        <w:rPr>
          <w:rFonts w:ascii="Arial" w:hAnsi="Arial" w:cs="Arial"/>
          <w:lang w:eastAsia="en-US"/>
        </w:rPr>
        <w:t xml:space="preserve"> </w:t>
      </w:r>
      <w:proofErr w:type="spellStart"/>
      <w:r w:rsidRPr="002D76CC">
        <w:rPr>
          <w:rFonts w:ascii="Arial" w:hAnsi="Arial" w:cs="Arial"/>
          <w:lang w:eastAsia="en-US"/>
        </w:rPr>
        <w:t>coverage</w:t>
      </w:r>
      <w:proofErr w:type="spellEnd"/>
      <w:r w:rsidRPr="002D76CC">
        <w:rPr>
          <w:rFonts w:ascii="Arial" w:hAnsi="Arial" w:cs="Arial"/>
          <w:lang w:eastAsia="en-US"/>
        </w:rPr>
        <w:t xml:space="preserve"> </w:t>
      </w:r>
      <w:proofErr w:type="spellStart"/>
      <w:r w:rsidRPr="002D76CC">
        <w:rPr>
          <w:rFonts w:ascii="Arial" w:hAnsi="Arial" w:cs="Arial"/>
          <w:lang w:eastAsia="en-US"/>
        </w:rPr>
        <w:t>greater</w:t>
      </w:r>
      <w:proofErr w:type="spellEnd"/>
      <w:r w:rsidRPr="002D76CC">
        <w:rPr>
          <w:rFonts w:ascii="Arial" w:hAnsi="Arial" w:cs="Arial"/>
          <w:lang w:eastAsia="en-US"/>
        </w:rPr>
        <w:t xml:space="preserve"> </w:t>
      </w:r>
      <w:proofErr w:type="spellStart"/>
      <w:r w:rsidRPr="002D76CC">
        <w:rPr>
          <w:rFonts w:ascii="Arial" w:hAnsi="Arial" w:cs="Arial"/>
          <w:lang w:eastAsia="en-US"/>
        </w:rPr>
        <w:t>than</w:t>
      </w:r>
      <w:proofErr w:type="spellEnd"/>
      <w:r w:rsidRPr="002D76CC">
        <w:rPr>
          <w:rFonts w:ascii="Arial" w:hAnsi="Arial" w:cs="Arial"/>
          <w:lang w:eastAsia="en-US"/>
        </w:rPr>
        <w:t xml:space="preserve"> 80% in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integration</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PostgreSQL </w:t>
      </w:r>
      <w:proofErr w:type="spellStart"/>
      <w:r w:rsidRPr="002D76CC">
        <w:rPr>
          <w:rFonts w:ascii="Arial" w:hAnsi="Arial" w:cs="Arial"/>
          <w:lang w:eastAsia="en-US"/>
        </w:rPr>
        <w:t>database</w:t>
      </w:r>
      <w:proofErr w:type="spellEnd"/>
      <w:r w:rsidRPr="002D76CC">
        <w:rPr>
          <w:rFonts w:ascii="Arial" w:hAnsi="Arial" w:cs="Arial"/>
          <w:lang w:eastAsia="en-US"/>
        </w:rPr>
        <w:t xml:space="preserve">; </w:t>
      </w:r>
      <w:proofErr w:type="spellStart"/>
      <w:r w:rsidRPr="002D76CC">
        <w:rPr>
          <w:rFonts w:ascii="Arial" w:hAnsi="Arial" w:cs="Arial"/>
          <w:lang w:eastAsia="en-US"/>
        </w:rPr>
        <w:t>validation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controls</w:t>
      </w:r>
      <w:proofErr w:type="spellEnd"/>
      <w:r w:rsidRPr="002D76CC">
        <w:rPr>
          <w:rFonts w:ascii="Arial" w:hAnsi="Arial" w:cs="Arial"/>
          <w:lang w:eastAsia="en-US"/>
        </w:rPr>
        <w:t xml:space="preserve"> in </w:t>
      </w:r>
      <w:proofErr w:type="spellStart"/>
      <w:r w:rsidRPr="002D76CC">
        <w:rPr>
          <w:rFonts w:ascii="Arial" w:hAnsi="Arial" w:cs="Arial"/>
          <w:lang w:eastAsia="en-US"/>
        </w:rPr>
        <w:t>assignments</w:t>
      </w:r>
      <w:proofErr w:type="spellEnd"/>
      <w:r w:rsidRPr="002D76CC">
        <w:rPr>
          <w:rFonts w:ascii="Arial" w:hAnsi="Arial" w:cs="Arial"/>
          <w:lang w:eastAsia="en-US"/>
        </w:rPr>
        <w:t xml:space="preserve">; and </w:t>
      </w:r>
      <w:proofErr w:type="spellStart"/>
      <w:r w:rsidRPr="002D76CC">
        <w:rPr>
          <w:rFonts w:ascii="Arial" w:hAnsi="Arial" w:cs="Arial"/>
          <w:lang w:eastAsia="en-US"/>
        </w:rPr>
        <w:t>containerized</w:t>
      </w:r>
      <w:proofErr w:type="spellEnd"/>
      <w:r w:rsidRPr="002D76CC">
        <w:rPr>
          <w:rFonts w:ascii="Arial" w:hAnsi="Arial" w:cs="Arial"/>
          <w:lang w:eastAsia="en-US"/>
        </w:rPr>
        <w:t xml:space="preserve"> </w:t>
      </w:r>
      <w:proofErr w:type="spellStart"/>
      <w:r w:rsidRPr="002D76CC">
        <w:rPr>
          <w:rFonts w:ascii="Arial" w:hAnsi="Arial" w:cs="Arial"/>
          <w:lang w:eastAsia="en-US"/>
        </w:rPr>
        <w:t>deployment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Docker and </w:t>
      </w:r>
      <w:proofErr w:type="spellStart"/>
      <w:r w:rsidRPr="002D76CC">
        <w:rPr>
          <w:rFonts w:ascii="Arial" w:hAnsi="Arial" w:cs="Arial"/>
          <w:lang w:eastAsia="en-US"/>
        </w:rPr>
        <w:t>orchestration</w:t>
      </w:r>
      <w:proofErr w:type="spellEnd"/>
      <w:r w:rsidRPr="002D76CC">
        <w:rPr>
          <w:rFonts w:ascii="Arial" w:hAnsi="Arial" w:cs="Arial"/>
          <w:lang w:eastAsia="en-US"/>
        </w:rPr>
        <w:t xml:space="preserve"> </w:t>
      </w:r>
      <w:proofErr w:type="spellStart"/>
      <w:r w:rsidRPr="002D76CC">
        <w:rPr>
          <w:rFonts w:ascii="Arial" w:hAnsi="Arial" w:cs="Arial"/>
          <w:lang w:eastAsia="en-US"/>
        </w:rPr>
        <w:t>via</w:t>
      </w:r>
      <w:proofErr w:type="spellEnd"/>
      <w:r w:rsidRPr="002D76CC">
        <w:rPr>
          <w:rFonts w:ascii="Arial" w:hAnsi="Arial" w:cs="Arial"/>
          <w:lang w:eastAsia="en-US"/>
        </w:rPr>
        <w:t xml:space="preserve"> </w:t>
      </w:r>
      <w:proofErr w:type="spellStart"/>
      <w:r w:rsidRPr="002D76CC">
        <w:rPr>
          <w:rFonts w:ascii="Arial" w:hAnsi="Arial" w:cs="Arial"/>
          <w:lang w:eastAsia="en-US"/>
        </w:rPr>
        <w:t>Kubernetes</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Oracle Cloud Free Tier. The </w:t>
      </w:r>
      <w:proofErr w:type="spellStart"/>
      <w:r w:rsidRPr="002D76CC">
        <w:rPr>
          <w:rFonts w:ascii="Arial" w:hAnsi="Arial" w:cs="Arial"/>
          <w:lang w:eastAsia="en-US"/>
        </w:rPr>
        <w:t>results</w:t>
      </w:r>
      <w:proofErr w:type="spellEnd"/>
      <w:r w:rsidRPr="002D76CC">
        <w:rPr>
          <w:rFonts w:ascii="Arial" w:hAnsi="Arial" w:cs="Arial"/>
          <w:lang w:eastAsia="en-US"/>
        </w:rPr>
        <w:t xml:space="preserve"> </w:t>
      </w:r>
      <w:proofErr w:type="spellStart"/>
      <w:r w:rsidRPr="002D76CC">
        <w:rPr>
          <w:rFonts w:ascii="Arial" w:hAnsi="Arial" w:cs="Arial"/>
          <w:lang w:eastAsia="en-US"/>
        </w:rPr>
        <w:t>demonstrate</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achieved</w:t>
      </w:r>
      <w:proofErr w:type="spellEnd"/>
      <w:r w:rsidRPr="002D76CC">
        <w:rPr>
          <w:rFonts w:ascii="Arial" w:hAnsi="Arial" w:cs="Arial"/>
          <w:lang w:eastAsia="en-US"/>
        </w:rPr>
        <w:t xml:space="preserve"> </w:t>
      </w:r>
      <w:proofErr w:type="spellStart"/>
      <w:r w:rsidRPr="002D76CC">
        <w:rPr>
          <w:rFonts w:ascii="Arial" w:hAnsi="Arial" w:cs="Arial"/>
          <w:lang w:eastAsia="en-US"/>
        </w:rPr>
        <w:t>centralization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reduction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process</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w:t>
      </w:r>
      <w:proofErr w:type="gramStart"/>
      <w:r w:rsidRPr="002D76CC">
        <w:rPr>
          <w:rFonts w:ascii="Arial" w:hAnsi="Arial" w:cs="Arial"/>
          <w:lang w:eastAsia="en-US"/>
        </w:rPr>
        <w:t>establishment</w:t>
      </w:r>
      <w:proofErr w:type="gram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complete </w:t>
      </w:r>
      <w:proofErr w:type="spellStart"/>
      <w:r w:rsidRPr="002D76CC">
        <w:rPr>
          <w:rFonts w:ascii="Arial" w:hAnsi="Arial" w:cs="Arial"/>
          <w:lang w:eastAsia="en-US"/>
        </w:rPr>
        <w:t>traceability</w:t>
      </w:r>
      <w:proofErr w:type="spellEnd"/>
      <w:r w:rsidRPr="002D76CC">
        <w:rPr>
          <w:rFonts w:ascii="Arial" w:hAnsi="Arial" w:cs="Arial"/>
          <w:lang w:eastAsia="en-US"/>
        </w:rPr>
        <w:t xml:space="preserve"> </w:t>
      </w:r>
      <w:proofErr w:type="spellStart"/>
      <w:r w:rsidRPr="002D76CC">
        <w:rPr>
          <w:rFonts w:ascii="Arial" w:hAnsi="Arial" w:cs="Arial"/>
          <w:lang w:eastAsia="en-US"/>
        </w:rPr>
        <w:t>through</w:t>
      </w:r>
      <w:proofErr w:type="spellEnd"/>
      <w:r w:rsidRPr="002D76CC">
        <w:rPr>
          <w:rFonts w:ascii="Arial" w:hAnsi="Arial" w:cs="Arial"/>
          <w:lang w:eastAsia="en-US"/>
        </w:rPr>
        <w:t xml:space="preserve"> </w:t>
      </w:r>
      <w:proofErr w:type="spellStart"/>
      <w:r w:rsidRPr="002D76CC">
        <w:rPr>
          <w:rFonts w:ascii="Arial" w:hAnsi="Arial" w:cs="Arial"/>
          <w:lang w:eastAsia="en-US"/>
        </w:rPr>
        <w:t>auditing</w:t>
      </w:r>
      <w:proofErr w:type="spellEnd"/>
      <w:r w:rsidRPr="002D76CC">
        <w:rPr>
          <w:rFonts w:ascii="Arial" w:hAnsi="Arial" w:cs="Arial"/>
          <w:lang w:eastAsia="en-US"/>
        </w:rPr>
        <w:t xml:space="preserve">, and </w:t>
      </w:r>
      <w:proofErr w:type="spellStart"/>
      <w:r w:rsidRPr="002D76CC">
        <w:rPr>
          <w:rFonts w:ascii="Arial" w:hAnsi="Arial" w:cs="Arial"/>
          <w:lang w:eastAsia="en-US"/>
        </w:rPr>
        <w:t>enablement</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updated</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decision</w:t>
      </w:r>
      <w:proofErr w:type="spellEnd"/>
      <w:r w:rsidRPr="002D76CC">
        <w:rPr>
          <w:rFonts w:ascii="Arial" w:hAnsi="Arial" w:cs="Arial"/>
          <w:lang w:eastAsia="en-US"/>
        </w:rPr>
        <w:t xml:space="preserve"> </w:t>
      </w:r>
      <w:proofErr w:type="spellStart"/>
      <w:r w:rsidRPr="002D76CC">
        <w:rPr>
          <w:rFonts w:ascii="Arial" w:hAnsi="Arial" w:cs="Arial"/>
          <w:lang w:eastAsia="en-US"/>
        </w:rPr>
        <w:t>making</w:t>
      </w:r>
      <w:proofErr w:type="spellEnd"/>
      <w:r w:rsidRPr="002D76CC">
        <w:rPr>
          <w:rFonts w:ascii="Arial" w:hAnsi="Arial" w:cs="Arial"/>
          <w:lang w:eastAsia="en-US"/>
        </w:rPr>
        <w:t xml:space="preserve">. The </w:t>
      </w:r>
      <w:proofErr w:type="spellStart"/>
      <w:r w:rsidRPr="002D76CC">
        <w:rPr>
          <w:rFonts w:ascii="Arial" w:hAnsi="Arial" w:cs="Arial"/>
          <w:lang w:eastAsia="en-US"/>
        </w:rPr>
        <w:t>system</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validated</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seed</w:t>
      </w:r>
      <w:proofErr w:type="spellEnd"/>
      <w:r w:rsidRPr="002D76CC">
        <w:rPr>
          <w:rFonts w:ascii="Arial" w:hAnsi="Arial" w:cs="Arial"/>
          <w:lang w:eastAsia="en-US"/>
        </w:rPr>
        <w:t xml:space="preserve"> data </w:t>
      </w:r>
      <w:proofErr w:type="spellStart"/>
      <w:r w:rsidRPr="002D76CC">
        <w:rPr>
          <w:rFonts w:ascii="Arial" w:hAnsi="Arial" w:cs="Arial"/>
          <w:lang w:eastAsia="en-US"/>
        </w:rPr>
        <w:t>simulating</w:t>
      </w:r>
      <w:proofErr w:type="spellEnd"/>
      <w:r w:rsidRPr="002D76CC">
        <w:rPr>
          <w:rFonts w:ascii="Arial" w:hAnsi="Arial" w:cs="Arial"/>
          <w:lang w:eastAsia="en-US"/>
        </w:rPr>
        <w:t xml:space="preserve"> real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20 active </w:t>
      </w:r>
      <w:proofErr w:type="spellStart"/>
      <w:r w:rsidRPr="002D76CC">
        <w:rPr>
          <w:rFonts w:ascii="Arial" w:hAnsi="Arial" w:cs="Arial"/>
          <w:lang w:eastAsia="en-US"/>
        </w:rPr>
        <w:t>students</w:t>
      </w:r>
      <w:proofErr w:type="spellEnd"/>
      <w:r w:rsidRPr="002D76CC">
        <w:rPr>
          <w:rFonts w:ascii="Arial" w:hAnsi="Arial" w:cs="Arial"/>
          <w:lang w:eastAsia="en-US"/>
        </w:rPr>
        <w:t xml:space="preserve">, 5 </w:t>
      </w:r>
      <w:proofErr w:type="spellStart"/>
      <w:r w:rsidRPr="002D76CC">
        <w:rPr>
          <w:rFonts w:ascii="Arial" w:hAnsi="Arial" w:cs="Arial"/>
          <w:lang w:eastAsia="en-US"/>
        </w:rPr>
        <w:t>instructors</w:t>
      </w:r>
      <w:proofErr w:type="spellEnd"/>
      <w:r w:rsidRPr="002D76CC">
        <w:rPr>
          <w:rFonts w:ascii="Arial" w:hAnsi="Arial" w:cs="Arial"/>
          <w:lang w:eastAsia="en-US"/>
        </w:rPr>
        <w:t xml:space="preserve">, and 3 </w:t>
      </w:r>
      <w:proofErr w:type="spellStart"/>
      <w:r w:rsidRPr="002D76CC">
        <w:rPr>
          <w:rFonts w:ascii="Arial" w:hAnsi="Arial" w:cs="Arial"/>
          <w:lang w:eastAsia="en-US"/>
        </w:rPr>
        <w:t>vehicles</w:t>
      </w:r>
      <w:proofErr w:type="spellEnd"/>
      <w:r w:rsidRPr="002D76CC">
        <w:rPr>
          <w:rFonts w:ascii="Arial" w:hAnsi="Arial" w:cs="Arial"/>
          <w:lang w:eastAsia="en-US"/>
        </w:rPr>
        <w:t xml:space="preserve">; </w:t>
      </w:r>
      <w:proofErr w:type="spellStart"/>
      <w:r w:rsidRPr="002D76CC">
        <w:rPr>
          <w:rFonts w:ascii="Arial" w:hAnsi="Arial" w:cs="Arial"/>
          <w:lang w:eastAsia="en-US"/>
        </w:rPr>
        <w:t>demonstrating</w:t>
      </w:r>
      <w:proofErr w:type="spellEnd"/>
      <w:r w:rsidRPr="002D76CC">
        <w:rPr>
          <w:rFonts w:ascii="Arial" w:hAnsi="Arial" w:cs="Arial"/>
          <w:lang w:eastAsia="en-US"/>
        </w:rPr>
        <w:t xml:space="preserve"> </w:t>
      </w:r>
      <w:proofErr w:type="spellStart"/>
      <w:r w:rsidRPr="002D76CC">
        <w:rPr>
          <w:rFonts w:ascii="Arial" w:hAnsi="Arial" w:cs="Arial"/>
          <w:lang w:eastAsia="en-US"/>
        </w:rPr>
        <w:t>stability</w:t>
      </w:r>
      <w:proofErr w:type="spellEnd"/>
      <w:r w:rsidRPr="002D76CC">
        <w:rPr>
          <w:rFonts w:ascii="Arial" w:hAnsi="Arial" w:cs="Arial"/>
          <w:lang w:eastAsia="en-US"/>
        </w:rPr>
        <w:t xml:space="preserve"> </w:t>
      </w:r>
      <w:proofErr w:type="spellStart"/>
      <w:r w:rsidRPr="002D76CC">
        <w:rPr>
          <w:rFonts w:ascii="Arial" w:hAnsi="Arial" w:cs="Arial"/>
          <w:lang w:eastAsia="en-US"/>
        </w:rPr>
        <w:t>under</w:t>
      </w:r>
      <w:proofErr w:type="spellEnd"/>
      <w:r w:rsidRPr="002D76CC">
        <w:rPr>
          <w:rFonts w:ascii="Arial" w:hAnsi="Arial" w:cs="Arial"/>
          <w:lang w:eastAsia="en-US"/>
        </w:rPr>
        <w:t xml:space="preserve"> </w:t>
      </w:r>
      <w:proofErr w:type="spellStart"/>
      <w:r w:rsidRPr="002D76CC">
        <w:rPr>
          <w:rFonts w:ascii="Arial" w:hAnsi="Arial" w:cs="Arial"/>
          <w:lang w:eastAsia="en-US"/>
        </w:rPr>
        <w:t>concurrency</w:t>
      </w:r>
      <w:proofErr w:type="spellEnd"/>
      <w:r w:rsidRPr="002D76CC">
        <w:rPr>
          <w:rFonts w:ascii="Arial" w:hAnsi="Arial" w:cs="Arial"/>
          <w:lang w:eastAsia="en-US"/>
        </w:rPr>
        <w:t xml:space="preserve"> and </w:t>
      </w:r>
      <w:proofErr w:type="spellStart"/>
      <w:r w:rsidRPr="002D76CC">
        <w:rPr>
          <w:rFonts w:ascii="Arial" w:hAnsi="Arial" w:cs="Arial"/>
          <w:lang w:eastAsia="en-US"/>
        </w:rPr>
        <w:t>recovery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049990E5" w14:textId="77777777" w:rsidR="002D76CC" w:rsidRPr="00E245B7" w:rsidRDefault="002D76CC" w:rsidP="006B437D">
      <w:pPr>
        <w:spacing w:line="480" w:lineRule="auto"/>
        <w:jc w:val="both"/>
        <w:rPr>
          <w:rFonts w:ascii="Arial" w:hAnsi="Arial" w:cs="Arial"/>
        </w:rPr>
      </w:pPr>
    </w:p>
    <w:p w14:paraId="0126F005" w14:textId="4DD2B37A" w:rsidR="00695798" w:rsidRPr="00E245B7" w:rsidRDefault="00695798" w:rsidP="006B437D">
      <w:pPr>
        <w:spacing w:line="480" w:lineRule="auto"/>
        <w:jc w:val="both"/>
        <w:rPr>
          <w:rFonts w:ascii="Arial" w:eastAsia="Times New Roman" w:hAnsi="Arial" w:cs="Arial"/>
          <w:b/>
          <w:bCs/>
          <w:lang w:val="es-ES" w:eastAsia="en-US"/>
        </w:rPr>
      </w:pPr>
      <w:r w:rsidRPr="00E245B7">
        <w:rPr>
          <w:rFonts w:ascii="Arial" w:hAnsi="Arial" w:cs="Arial"/>
        </w:rPr>
        <w:lastRenderedPageBreak/>
        <w:br w:type="page"/>
      </w:r>
    </w:p>
    <w:p w14:paraId="31E16375" w14:textId="25B5E80B" w:rsidR="0011584A" w:rsidRPr="00A52395" w:rsidRDefault="0084433E" w:rsidP="000B258D">
      <w:pPr>
        <w:pStyle w:val="Ttulo1"/>
        <w:numPr>
          <w:ilvl w:val="0"/>
          <w:numId w:val="1"/>
        </w:numPr>
        <w:spacing w:before="240" w:after="240" w:line="360" w:lineRule="auto"/>
        <w:ind w:left="0" w:firstLine="0"/>
        <w:jc w:val="both"/>
        <w:rPr>
          <w:rFonts w:cs="Arial"/>
          <w:szCs w:val="22"/>
        </w:rPr>
      </w:pPr>
      <w:bookmarkStart w:id="2" w:name="_Toc227521369"/>
      <w:r w:rsidRPr="00A52395">
        <w:rPr>
          <w:rFonts w:cs="Arial"/>
          <w:szCs w:val="22"/>
        </w:rPr>
        <w:lastRenderedPageBreak/>
        <w:t>Introducción</w:t>
      </w:r>
      <w:bookmarkEnd w:id="2"/>
    </w:p>
    <w:p w14:paraId="45425279" w14:textId="13D234F0" w:rsidR="002D0251" w:rsidRPr="00A52395" w:rsidRDefault="00D465B4" w:rsidP="000B258D">
      <w:pPr>
        <w:pStyle w:val="Ttulo2"/>
        <w:numPr>
          <w:ilvl w:val="1"/>
          <w:numId w:val="1"/>
        </w:numPr>
        <w:spacing w:before="240" w:after="240" w:line="360" w:lineRule="auto"/>
        <w:ind w:left="0" w:firstLine="0"/>
        <w:jc w:val="both"/>
        <w:rPr>
          <w:rFonts w:cs="Arial"/>
          <w:bCs/>
          <w:color w:val="auto"/>
          <w:szCs w:val="22"/>
          <w:lang w:eastAsia="en-US"/>
        </w:rPr>
      </w:pPr>
      <w:bookmarkStart w:id="3" w:name="_Toc227521370"/>
      <w:r w:rsidRPr="00A52395">
        <w:rPr>
          <w:rFonts w:cs="Arial"/>
          <w:bCs/>
          <w:color w:val="auto"/>
          <w:szCs w:val="22"/>
          <w:lang w:eastAsia="en-US"/>
        </w:rPr>
        <w:t>Identificación y d</w:t>
      </w:r>
      <w:r w:rsidR="002D0251" w:rsidRPr="00A52395">
        <w:rPr>
          <w:rFonts w:cs="Arial"/>
          <w:bCs/>
          <w:color w:val="auto"/>
          <w:szCs w:val="22"/>
          <w:lang w:eastAsia="en-US"/>
        </w:rPr>
        <w:t>escripción del problema o necesidad</w:t>
      </w:r>
      <w:bookmarkEnd w:id="3"/>
    </w:p>
    <w:p w14:paraId="79B2C589"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El control operativo para escuelas de conducción en Ecuador, enfrenta desafíos significativos relacionados con la administración de sus procesos internos, la complejidad de coordinar múltiples aspectos simultáneamente, tales como: la asignación de instructores, mantenimiento y control vehicular, la programación de horarios, el control de estudiantes y el manejo financiero-administrativo, ha evidenciado el problema de herramientas tecnológicas no especializadas que permitan una administración eficiente e integrada.</w:t>
      </w:r>
    </w:p>
    <w:p w14:paraId="5A51045E"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problemática central identificada en este proyecto se origina en la inoperancia de herramientas tecnológicas especializadas que dificulta la operatividad administrativa y financiera, esta situación genera ineficiencias operativas, duplicidad de procesos manuales, errores en el registro de información y limitaciones en el control financiero; mediante un análisis del sector se reveló las deficiencias tecnológicas existentes y su impacto negativo en estas.</w:t>
      </w:r>
    </w:p>
    <w:p w14:paraId="71215DB1"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Actualmente, las escuelas de conducción opera mediante sistemas aislados y procesos manuales, el control cotidiano se realiza mediante herramientas básicas como: hojas de cálculo en Microsoft Excel, registros físicos en papel; y, en algunos casos, software genérico que no contempla las particularidades y requerimientos específicos, esta fragmentación de la información y la ausencia de integración entre las diferentes áreas funcionales impiden una visión global y actualizada del estado operativo y financiero.</w:t>
      </w:r>
    </w:p>
    <w:p w14:paraId="28143D72"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magnitud de esta problemática se ve reflejada en estudios previos realizados en el sector, un análisis de control organizacional aplicado a una escuela de conducción ecuatoriana identificó un cumplimiento de 16.67% en requisito sobre identificación de procesos, y un 22.22% en requisito sobre liderazgo, procesos claves en la administración interna. (Mena &amp; Moyano, 2020); estos datos indican que más del 80% de los procesos y la documentación asociada, no estaban formalizados ni controlados adecuadamente dentro de la institución, evidenciando un déficit estructural en el control administrativo.</w:t>
      </w:r>
    </w:p>
    <w:p w14:paraId="2B8618DB"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Considerando que existen 563 escuelas de conducción autorizadas en Ecuador (Ecuador221, 2024), y que cada una emplea entre 5 a 10 personas en funciones administrativas, se estima que aproximadamente entre 2,815 y 5,630 personas a nivel nacional se ven afectadas de acuerdo con la información presentada.</w:t>
      </w:r>
    </w:p>
    <w:p w14:paraId="35C60656" w14:textId="52744640" w:rsidR="00A95615" w:rsidRPr="00A52395" w:rsidRDefault="004B43C3" w:rsidP="004B43C3">
      <w:pPr>
        <w:spacing w:line="360" w:lineRule="auto"/>
        <w:jc w:val="both"/>
        <w:rPr>
          <w:rFonts w:ascii="Arial" w:hAnsi="Arial" w:cs="Arial"/>
          <w:lang w:eastAsia="en-US"/>
        </w:rPr>
      </w:pPr>
      <w:r w:rsidRPr="00A52395">
        <w:rPr>
          <w:rFonts w:ascii="Arial" w:hAnsi="Arial" w:cs="Arial"/>
          <w:lang w:eastAsia="en-US"/>
        </w:rPr>
        <w:lastRenderedPageBreak/>
        <w:t>El diagrama llamado causa-efecto (entre otros nombres), que se muestra a continuación, es una herramienta que nos permite evidenciar el problema central, y las causas por el que este, se origina.</w:t>
      </w:r>
    </w:p>
    <w:p w14:paraId="4B52A4AA" w14:textId="63DBCE11" w:rsidR="007558AF" w:rsidRPr="00A52395" w:rsidRDefault="00F53F7F" w:rsidP="004B43C3">
      <w:pPr>
        <w:spacing w:line="360" w:lineRule="auto"/>
        <w:jc w:val="both"/>
        <w:rPr>
          <w:rFonts w:ascii="Arial" w:hAnsi="Arial" w:cs="Arial"/>
          <w:lang w:eastAsia="en-US"/>
        </w:rPr>
      </w:pPr>
      <w:r w:rsidRPr="00A52395">
        <w:rPr>
          <w:rFonts w:ascii="Arial" w:hAnsi="Arial" w:cs="Arial"/>
          <w:noProof/>
        </w:rPr>
        <w:drawing>
          <wp:inline distT="0" distB="0" distL="0" distR="0" wp14:anchorId="6D22F1A0" wp14:editId="709C7FD5">
            <wp:extent cx="5400000" cy="3382810"/>
            <wp:effectExtent l="76200" t="76200" r="125095" b="141605"/>
            <wp:docPr id="1161925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5523" name="Picture 1161925523"/>
                    <pic:cNvPicPr/>
                  </pic:nvPicPr>
                  <pic:blipFill>
                    <a:blip r:embed="rId15">
                      <a:extLst>
                        <a:ext uri="{28A0092B-C50C-407E-A947-70E740481C1C}">
                          <a14:useLocalDpi xmlns:a14="http://schemas.microsoft.com/office/drawing/2010/main"/>
                        </a:ext>
                      </a:extLst>
                    </a:blip>
                    <a:stretch>
                      <a:fillRect/>
                    </a:stretch>
                  </pic:blipFill>
                  <pic:spPr>
                    <a:xfrm>
                      <a:off x="0" y="0"/>
                      <a:ext cx="5400000" cy="3382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B0D48" w:rsidRPr="00A52395">
        <w:rPr>
          <w:rFonts w:ascii="Arial" w:hAnsi="Arial" w:cs="Arial"/>
          <w:lang w:eastAsia="en-US"/>
        </w:rPr>
        <w:br/>
      </w:r>
      <w:r w:rsidR="007558AF" w:rsidRPr="00A52395">
        <w:rPr>
          <w:rFonts w:ascii="Arial" w:hAnsi="Arial" w:cs="Arial"/>
          <w:lang w:eastAsia="en-US"/>
        </w:rPr>
        <w:t>Ilustración 1: Ishikawa - Causas de la ineficiencia en el control administrativo y financiero en escuelas de conducción</w:t>
      </w:r>
    </w:p>
    <w:p w14:paraId="1E26848B" w14:textId="3B153900" w:rsidR="004E0685" w:rsidRPr="00A52395" w:rsidRDefault="002D0251" w:rsidP="000B258D">
      <w:pPr>
        <w:pStyle w:val="Ttulo2"/>
        <w:numPr>
          <w:ilvl w:val="1"/>
          <w:numId w:val="1"/>
        </w:numPr>
        <w:spacing w:before="240" w:after="240" w:line="480" w:lineRule="auto"/>
        <w:ind w:left="0" w:firstLine="0"/>
        <w:jc w:val="both"/>
        <w:rPr>
          <w:rFonts w:cs="Arial"/>
          <w:bCs/>
          <w:color w:val="auto"/>
          <w:szCs w:val="22"/>
          <w:lang w:eastAsia="en-US"/>
        </w:rPr>
      </w:pPr>
      <w:bookmarkStart w:id="4" w:name="_Toc227521371"/>
      <w:r w:rsidRPr="00A52395">
        <w:rPr>
          <w:rFonts w:cs="Arial"/>
          <w:bCs/>
          <w:color w:val="auto"/>
          <w:szCs w:val="22"/>
          <w:lang w:eastAsia="en-US"/>
        </w:rPr>
        <w:t xml:space="preserve">Descripción de la </w:t>
      </w:r>
      <w:r w:rsidR="1DEAA21C" w:rsidRPr="00A52395">
        <w:rPr>
          <w:rFonts w:cs="Arial"/>
          <w:bCs/>
          <w:color w:val="auto"/>
          <w:szCs w:val="22"/>
          <w:lang w:eastAsia="en-US"/>
        </w:rPr>
        <w:t>organizaci</w:t>
      </w:r>
      <w:r w:rsidR="7B6117ED" w:rsidRPr="00A52395">
        <w:rPr>
          <w:rFonts w:cs="Arial"/>
          <w:bCs/>
          <w:color w:val="auto"/>
          <w:szCs w:val="22"/>
          <w:lang w:eastAsia="en-US"/>
        </w:rPr>
        <w:t>ó</w:t>
      </w:r>
      <w:r w:rsidR="1DEAA21C" w:rsidRPr="00A52395">
        <w:rPr>
          <w:rFonts w:cs="Arial"/>
          <w:bCs/>
          <w:color w:val="auto"/>
          <w:szCs w:val="22"/>
          <w:lang w:eastAsia="en-US"/>
        </w:rPr>
        <w:t>n</w:t>
      </w:r>
      <w:bookmarkEnd w:id="4"/>
    </w:p>
    <w:p w14:paraId="72AF326A" w14:textId="77777777" w:rsidR="0041379E" w:rsidRPr="00A52395" w:rsidRDefault="0041379E" w:rsidP="0041379E">
      <w:pPr>
        <w:spacing w:line="360" w:lineRule="auto"/>
        <w:ind w:left="204"/>
        <w:jc w:val="both"/>
        <w:rPr>
          <w:rFonts w:ascii="Arial" w:hAnsi="Arial" w:cs="Arial"/>
          <w:lang w:eastAsia="en-US"/>
        </w:rPr>
      </w:pPr>
      <w:proofErr w:type="spellStart"/>
      <w:r w:rsidRPr="00A52395">
        <w:rPr>
          <w:rFonts w:ascii="Arial" w:hAnsi="Arial" w:cs="Arial"/>
          <w:lang w:eastAsia="en-US"/>
        </w:rPr>
        <w:t>Kynsoft</w:t>
      </w:r>
      <w:proofErr w:type="spellEnd"/>
      <w:r w:rsidRPr="00A52395">
        <w:rPr>
          <w:rFonts w:ascii="Arial" w:hAnsi="Arial" w:cs="Arial"/>
          <w:lang w:eastAsia="en-US"/>
        </w:rPr>
        <w:t xml:space="preserve"> es una organización de consultoría y desarrollo de software, ubicada en Quito Ecuador, fue fundada hace más de 15 años, y su especialidad es la integración y automatización de procesos, cuyo objeto es ayudar a sus clientes a mejorar la eficiencia y productividad; a través, de soluciones tecnológicas innovadoras y a la medida.</w:t>
      </w:r>
    </w:p>
    <w:p w14:paraId="462E13D4"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Misión:</w:t>
      </w:r>
      <w:r w:rsidRPr="00A52395">
        <w:rPr>
          <w:rFonts w:ascii="Arial" w:hAnsi="Arial" w:cs="Arial"/>
          <w:lang w:eastAsia="en-US"/>
        </w:rPr>
        <w:t xml:space="preserve"> Proporcionar servicios de consultoría y desarrollo de software y hardware de alta calidad, especializados en la integración y automatización de procesos. Nos esforzamos por entender y satisfacer las necesidades únicas de cada cliente, ayudándolos a alcanzar sus objetivos con tecnología avanzada y un equipo altamente capacitado y comprometido.</w:t>
      </w:r>
    </w:p>
    <w:p w14:paraId="70BB87A6"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Vision:</w:t>
      </w:r>
      <w:r w:rsidRPr="00A52395">
        <w:rPr>
          <w:rFonts w:ascii="Arial" w:hAnsi="Arial" w:cs="Arial"/>
          <w:lang w:eastAsia="en-US"/>
        </w:rPr>
        <w:t xml:space="preserve"> Nos visualizamos como la empresa de referencia en consultoría y desarrollo de software y hardware, destacándonos por nuestra capacidad para transformar la tecnología en un motor de crecimiento y eficiencia para nuestros clientes, estableciendo nuevos estándares de calidad y excelencia en la industria.</w:t>
      </w:r>
    </w:p>
    <w:p w14:paraId="654FF120" w14:textId="77777777" w:rsidR="0041379E" w:rsidRPr="00A52395" w:rsidRDefault="0041379E" w:rsidP="0041379E">
      <w:pPr>
        <w:spacing w:line="360" w:lineRule="auto"/>
        <w:ind w:left="204"/>
        <w:jc w:val="both"/>
        <w:rPr>
          <w:rFonts w:ascii="Arial" w:hAnsi="Arial" w:cs="Arial"/>
          <w:b/>
          <w:bCs/>
          <w:lang w:eastAsia="en-US"/>
        </w:rPr>
      </w:pPr>
      <w:r w:rsidRPr="00A52395">
        <w:rPr>
          <w:rFonts w:ascii="Arial" w:hAnsi="Arial" w:cs="Arial"/>
          <w:b/>
          <w:bCs/>
          <w:lang w:eastAsia="en-US"/>
        </w:rPr>
        <w:lastRenderedPageBreak/>
        <w:t>La estructura organizacional está compuesta por:</w:t>
      </w:r>
    </w:p>
    <w:p w14:paraId="46E24259"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lang w:eastAsia="en-US"/>
        </w:rPr>
        <w:t>El organigrama que se presenta a continuación nos permite visualizar la estructura organizativa de una empresa, mostrando la distribución de funciones, responsabilidades y niveles de autorización.</w:t>
      </w:r>
    </w:p>
    <w:p w14:paraId="7118357C" w14:textId="77777777" w:rsidR="0041379E" w:rsidRPr="00A52395" w:rsidRDefault="0041379E" w:rsidP="0041379E">
      <w:pPr>
        <w:pStyle w:val="NormalWeb"/>
        <w:ind w:left="360"/>
        <w:jc w:val="center"/>
        <w:rPr>
          <w:rFonts w:ascii="Arial" w:eastAsiaTheme="minorEastAsia" w:hAnsi="Arial" w:cs="Arial"/>
          <w:sz w:val="22"/>
          <w:szCs w:val="22"/>
          <w:lang w:eastAsia="en-US"/>
        </w:rPr>
      </w:pPr>
      <w:r w:rsidRPr="00A52395">
        <w:rPr>
          <w:rFonts w:ascii="Arial" w:eastAsiaTheme="minorEastAsia" w:hAnsi="Arial" w:cs="Arial"/>
          <w:noProof/>
          <w:sz w:val="22"/>
          <w:szCs w:val="22"/>
          <w:lang w:eastAsia="en-US"/>
        </w:rPr>
        <w:drawing>
          <wp:inline distT="0" distB="0" distL="0" distR="0" wp14:anchorId="7688861E" wp14:editId="6E8E1C17">
            <wp:extent cx="5400000" cy="3107828"/>
            <wp:effectExtent l="76200" t="76200" r="125095" b="130810"/>
            <wp:docPr id="150574291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914" name="Imagen 2" descr="Interfaz de usuario gráfic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215"/>
                    <a:stretch>
                      <a:fillRect/>
                    </a:stretch>
                  </pic:blipFill>
                  <pic:spPr bwMode="auto">
                    <a:xfrm>
                      <a:off x="0" y="0"/>
                      <a:ext cx="5400000" cy="310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C8B821" w14:textId="77777777" w:rsidR="0041379E" w:rsidRPr="00A52395" w:rsidRDefault="0041379E" w:rsidP="0041379E">
      <w:pPr>
        <w:pStyle w:val="Descripcin"/>
        <w:jc w:val="both"/>
        <w:rPr>
          <w:rFonts w:cs="Arial"/>
          <w:i w:val="0"/>
          <w:iCs w:val="0"/>
          <w:color w:val="auto"/>
          <w:szCs w:val="22"/>
          <w:lang w:eastAsia="en-US"/>
        </w:rPr>
      </w:pPr>
      <w:bookmarkStart w:id="5" w:name="_Toc219987441"/>
      <w:r w:rsidRPr="00A52395">
        <w:rPr>
          <w:rFonts w:cs="Arial"/>
          <w:i w:val="0"/>
          <w:iCs w:val="0"/>
          <w:color w:val="auto"/>
          <w:szCs w:val="22"/>
          <w:lang w:eastAsia="en-US"/>
        </w:rPr>
        <w:t xml:space="preserve">Ilustración </w:t>
      </w:r>
      <w:r w:rsidRPr="00A52395">
        <w:rPr>
          <w:rFonts w:cs="Arial"/>
          <w:i w:val="0"/>
          <w:iCs w:val="0"/>
          <w:color w:val="auto"/>
          <w:szCs w:val="22"/>
          <w:lang w:eastAsia="en-US"/>
        </w:rPr>
        <w:fldChar w:fldCharType="begin"/>
      </w:r>
      <w:r w:rsidRPr="00A52395">
        <w:rPr>
          <w:rFonts w:cs="Arial"/>
          <w:i w:val="0"/>
          <w:iCs w:val="0"/>
          <w:color w:val="auto"/>
          <w:szCs w:val="22"/>
          <w:lang w:eastAsia="en-US"/>
        </w:rPr>
        <w:instrText xml:space="preserve"> SEQ Ilustración \* ARABIC </w:instrText>
      </w:r>
      <w:r w:rsidRPr="00A52395">
        <w:rPr>
          <w:rFonts w:cs="Arial"/>
          <w:i w:val="0"/>
          <w:iCs w:val="0"/>
          <w:color w:val="auto"/>
          <w:szCs w:val="22"/>
          <w:lang w:eastAsia="en-US"/>
        </w:rPr>
        <w:fldChar w:fldCharType="separate"/>
      </w:r>
      <w:r w:rsidRPr="00A52395">
        <w:rPr>
          <w:rFonts w:cs="Arial"/>
          <w:i w:val="0"/>
          <w:iCs w:val="0"/>
          <w:color w:val="auto"/>
          <w:szCs w:val="22"/>
          <w:lang w:eastAsia="en-US"/>
        </w:rPr>
        <w:t>2</w:t>
      </w:r>
      <w:r w:rsidRPr="00A52395">
        <w:rPr>
          <w:rFonts w:cs="Arial"/>
          <w:i w:val="0"/>
          <w:iCs w:val="0"/>
          <w:color w:val="auto"/>
          <w:szCs w:val="22"/>
          <w:lang w:eastAsia="en-US"/>
        </w:rPr>
        <w:fldChar w:fldCharType="end"/>
      </w:r>
      <w:r w:rsidRPr="00A52395">
        <w:rPr>
          <w:rFonts w:cs="Arial"/>
          <w:i w:val="0"/>
          <w:iCs w:val="0"/>
          <w:color w:val="auto"/>
          <w:szCs w:val="22"/>
          <w:lang w:eastAsia="en-US"/>
        </w:rPr>
        <w:t xml:space="preserve">: Organigrama de </w:t>
      </w:r>
      <w:proofErr w:type="spellStart"/>
      <w:r w:rsidRPr="00A52395">
        <w:rPr>
          <w:rFonts w:cs="Arial"/>
          <w:i w:val="0"/>
          <w:iCs w:val="0"/>
          <w:color w:val="auto"/>
          <w:szCs w:val="22"/>
          <w:lang w:eastAsia="en-US"/>
        </w:rPr>
        <w:t>Kynsoft</w:t>
      </w:r>
      <w:bookmarkEnd w:id="5"/>
      <w:proofErr w:type="spellEnd"/>
    </w:p>
    <w:p w14:paraId="574C9AFC" w14:textId="77777777" w:rsidR="0041379E" w:rsidRPr="00A52395" w:rsidRDefault="0041379E" w:rsidP="0041379E">
      <w:pPr>
        <w:spacing w:line="360" w:lineRule="auto"/>
        <w:jc w:val="both"/>
        <w:rPr>
          <w:rFonts w:ascii="Arial" w:hAnsi="Arial" w:cs="Arial"/>
          <w:b/>
          <w:bCs/>
          <w:lang w:eastAsia="en-US"/>
        </w:rPr>
      </w:pPr>
      <w:r w:rsidRPr="00A52395">
        <w:rPr>
          <w:rFonts w:ascii="Arial" w:hAnsi="Arial" w:cs="Arial"/>
          <w:b/>
          <w:bCs/>
          <w:lang w:eastAsia="en-US"/>
        </w:rPr>
        <w:t xml:space="preserve">Los servicios ofrecidos por </w:t>
      </w:r>
      <w:proofErr w:type="spellStart"/>
      <w:r w:rsidRPr="00A52395">
        <w:rPr>
          <w:rFonts w:ascii="Arial" w:hAnsi="Arial" w:cs="Arial"/>
          <w:b/>
          <w:bCs/>
          <w:lang w:eastAsia="en-US"/>
        </w:rPr>
        <w:t>Kynsoft</w:t>
      </w:r>
      <w:proofErr w:type="spellEnd"/>
      <w:r w:rsidRPr="00A52395">
        <w:rPr>
          <w:rFonts w:ascii="Arial" w:hAnsi="Arial" w:cs="Arial"/>
          <w:b/>
          <w:bCs/>
          <w:lang w:eastAsia="en-US"/>
        </w:rPr>
        <w:t xml:space="preserve"> son:</w:t>
      </w:r>
    </w:p>
    <w:p w14:paraId="30E29CF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a la medida</w:t>
      </w:r>
    </w:p>
    <w:p w14:paraId="00ABE3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Arquitectura empresarial</w:t>
      </w:r>
    </w:p>
    <w:p w14:paraId="5D3916D0"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proofErr w:type="spellStart"/>
      <w:r w:rsidRPr="00A52395">
        <w:rPr>
          <w:rFonts w:ascii="Arial" w:hAnsi="Arial" w:cs="Arial"/>
          <w:lang w:eastAsia="en-US"/>
        </w:rPr>
        <w:t>Blockchain</w:t>
      </w:r>
      <w:proofErr w:type="spellEnd"/>
    </w:p>
    <w:p w14:paraId="722D15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Soporte de PostgreSQL</w:t>
      </w:r>
    </w:p>
    <w:p w14:paraId="469484C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Soporte de Oracle  </w:t>
      </w:r>
    </w:p>
    <w:p w14:paraId="4AB682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DevOps </w:t>
      </w:r>
    </w:p>
    <w:p w14:paraId="56A67E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Diseño de UX/UI</w:t>
      </w:r>
    </w:p>
    <w:p w14:paraId="4C3D198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web con CMS</w:t>
      </w:r>
    </w:p>
    <w:p w14:paraId="5F08FAC0" w14:textId="77777777" w:rsidR="0041379E" w:rsidRPr="00A52395" w:rsidRDefault="0041379E" w:rsidP="0041379E">
      <w:pPr>
        <w:spacing w:line="360" w:lineRule="auto"/>
        <w:jc w:val="both"/>
        <w:rPr>
          <w:rFonts w:ascii="Arial" w:hAnsi="Arial" w:cs="Arial"/>
          <w:lang w:eastAsia="en-US"/>
        </w:rPr>
      </w:pPr>
      <w:r w:rsidRPr="00A52395">
        <w:rPr>
          <w:rFonts w:ascii="Arial" w:hAnsi="Arial" w:cs="Arial"/>
          <w:lang w:eastAsia="en-US"/>
        </w:rPr>
        <w:t xml:space="preserve">Este proyecto surge de la problemática de un cliente cuyo </w:t>
      </w:r>
      <w:proofErr w:type="spellStart"/>
      <w:r w:rsidRPr="00A52395">
        <w:rPr>
          <w:rFonts w:ascii="Arial" w:hAnsi="Arial" w:cs="Arial"/>
          <w:lang w:eastAsia="en-US"/>
        </w:rPr>
        <w:t>core</w:t>
      </w:r>
      <w:proofErr w:type="spellEnd"/>
      <w:r w:rsidRPr="00A52395">
        <w:rPr>
          <w:rFonts w:ascii="Arial" w:hAnsi="Arial" w:cs="Arial"/>
          <w:lang w:eastAsia="en-US"/>
        </w:rPr>
        <w:t xml:space="preserve"> del negocio es la administración y control de una escuela de conducción, viendo la empresa una oportunidad para ofrecer una solución tecnológica innovadora en un mercado en donde existen sistemas de información similares que requieren mejoras en la funcionalidad.</w:t>
      </w:r>
    </w:p>
    <w:p w14:paraId="3510B6F7" w14:textId="60568813" w:rsidR="002D0251" w:rsidRPr="00E245B7" w:rsidRDefault="002D0251" w:rsidP="00964363">
      <w:pPr>
        <w:spacing w:before="240" w:after="240" w:line="480" w:lineRule="auto"/>
        <w:jc w:val="both"/>
        <w:rPr>
          <w:rFonts w:ascii="Arial" w:hAnsi="Arial" w:cs="Arial"/>
        </w:rPr>
      </w:pPr>
    </w:p>
    <w:p w14:paraId="554EC43E" w14:textId="77777777" w:rsidR="00E660F8" w:rsidRPr="00E245B7" w:rsidRDefault="00E660F8" w:rsidP="000B258D">
      <w:pPr>
        <w:pStyle w:val="Ttulo1"/>
        <w:numPr>
          <w:ilvl w:val="0"/>
          <w:numId w:val="1"/>
        </w:numPr>
        <w:spacing w:before="240" w:after="240" w:line="480" w:lineRule="auto"/>
        <w:ind w:left="0" w:firstLine="0"/>
        <w:jc w:val="both"/>
        <w:rPr>
          <w:rFonts w:cs="Arial"/>
          <w:szCs w:val="22"/>
        </w:rPr>
      </w:pPr>
      <w:bookmarkStart w:id="6" w:name="_Toc227521372"/>
      <w:r w:rsidRPr="00E245B7">
        <w:rPr>
          <w:rFonts w:cs="Arial"/>
          <w:szCs w:val="22"/>
        </w:rPr>
        <w:lastRenderedPageBreak/>
        <w:t>Análisis de posibles soluciones</w:t>
      </w:r>
      <w:bookmarkEnd w:id="6"/>
    </w:p>
    <w:p w14:paraId="78CAFD9F" w14:textId="74E7E352" w:rsidR="6BF677D6" w:rsidRPr="00027D12" w:rsidRDefault="00B43DF6" w:rsidP="00B43DF6">
      <w:pPr>
        <w:pStyle w:val="Ttulo2"/>
      </w:pPr>
      <w:bookmarkStart w:id="7" w:name="_Toc227521373"/>
      <w:r>
        <w:t xml:space="preserve">2.1 </w:t>
      </w:r>
      <w:r w:rsidR="00C23D81" w:rsidRPr="00027D12">
        <w:t>Funcionalidades principales</w:t>
      </w:r>
      <w:bookmarkEnd w:id="7"/>
    </w:p>
    <w:p w14:paraId="1A31BD95" w14:textId="4CA7A736" w:rsidR="00A25F57" w:rsidRPr="0075380F" w:rsidRDefault="002D5172" w:rsidP="000B258D">
      <w:pPr>
        <w:pStyle w:val="Ttulo3"/>
        <w:numPr>
          <w:ilvl w:val="2"/>
          <w:numId w:val="1"/>
        </w:numPr>
        <w:spacing w:before="240" w:after="240"/>
        <w:ind w:left="720"/>
        <w:rPr>
          <w:b/>
          <w:bCs/>
        </w:rPr>
      </w:pPr>
      <w:bookmarkStart w:id="8" w:name="_Toc227521374"/>
      <w:r w:rsidRPr="0075380F">
        <w:rPr>
          <w:b/>
          <w:bCs/>
        </w:rPr>
        <w:t>Diagrama de contexto</w:t>
      </w:r>
      <w:bookmarkEnd w:id="8"/>
    </w:p>
    <w:p w14:paraId="27B9D3BC" w14:textId="3025E5AE" w:rsidR="00684FEB" w:rsidRPr="00C0460C" w:rsidRDefault="00C0460C" w:rsidP="00EE2BAB">
      <w:pPr>
        <w:rPr>
          <w:rFonts w:ascii="Arial" w:hAnsi="Arial" w:cs="Arial"/>
        </w:rPr>
      </w:pPr>
      <w:r w:rsidRPr="00C0460C">
        <w:rPr>
          <w:rFonts w:ascii="Arial" w:hAnsi="Arial" w:cs="Arial"/>
        </w:rPr>
        <w:t xml:space="preserve">El diagrama de contexto que se muestra a </w:t>
      </w:r>
      <w:proofErr w:type="gramStart"/>
      <w:r w:rsidRPr="00C0460C">
        <w:rPr>
          <w:rFonts w:ascii="Arial" w:hAnsi="Arial" w:cs="Arial"/>
        </w:rPr>
        <w:t>continuación,</w:t>
      </w:r>
      <w:proofErr w:type="gramEnd"/>
      <w:r w:rsidRPr="00C0460C">
        <w:rPr>
          <w:rFonts w:ascii="Arial" w:hAnsi="Arial" w:cs="Arial"/>
        </w:rPr>
        <w:t xml:space="preserve"> permite visualizar el nivel 1 de la metodología C4, que muestra las interacciones.</w:t>
      </w:r>
    </w:p>
    <w:p w14:paraId="628606A4" w14:textId="7B26CE94" w:rsidR="00C0460C" w:rsidRDefault="007E7EC1" w:rsidP="00EE2BAB">
      <w:pPr>
        <w:rPr>
          <w:rFonts w:ascii="Arial" w:hAnsi="Arial" w:cs="Arial"/>
          <w:sz w:val="20"/>
          <w:szCs w:val="20"/>
        </w:rPr>
      </w:pPr>
      <w:r>
        <w:rPr>
          <w:rFonts w:ascii="Arial" w:hAnsi="Arial" w:cs="Arial"/>
          <w:noProof/>
          <w:sz w:val="20"/>
          <w:szCs w:val="20"/>
        </w:rPr>
        <w:drawing>
          <wp:inline distT="0" distB="0" distL="0" distR="0" wp14:anchorId="7F388F35" wp14:editId="69175082">
            <wp:extent cx="5584190" cy="2548255"/>
            <wp:effectExtent l="0" t="0" r="0" b="4445"/>
            <wp:docPr id="1198464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4190" cy="2548255"/>
                    </a:xfrm>
                    <a:prstGeom prst="rect">
                      <a:avLst/>
                    </a:prstGeom>
                    <a:noFill/>
                  </pic:spPr>
                </pic:pic>
              </a:graphicData>
            </a:graphic>
          </wp:inline>
        </w:drawing>
      </w:r>
      <w:r w:rsidR="00753F17">
        <w:rPr>
          <w:rFonts w:ascii="Arial" w:hAnsi="Arial" w:cs="Arial"/>
          <w:sz w:val="20"/>
          <w:szCs w:val="20"/>
        </w:rPr>
        <w:br/>
      </w:r>
      <w:r w:rsidR="00753F17" w:rsidRPr="00753F17">
        <w:rPr>
          <w:rFonts w:ascii="Arial" w:hAnsi="Arial" w:cs="Arial"/>
          <w:sz w:val="20"/>
          <w:szCs w:val="20"/>
        </w:rPr>
        <w:t xml:space="preserve">Ilustración 3: Diagrama de contexto C4 (Alternativa </w:t>
      </w:r>
      <w:r>
        <w:rPr>
          <w:rFonts w:ascii="Arial" w:hAnsi="Arial" w:cs="Arial"/>
          <w:sz w:val="20"/>
          <w:szCs w:val="20"/>
        </w:rPr>
        <w:t>2</w:t>
      </w:r>
      <w:r w:rsidR="00753F17" w:rsidRPr="00753F17">
        <w:rPr>
          <w:rFonts w:ascii="Arial" w:hAnsi="Arial" w:cs="Arial"/>
          <w:sz w:val="20"/>
          <w:szCs w:val="20"/>
        </w:rPr>
        <w:t xml:space="preserve"> - </w:t>
      </w:r>
      <w:r w:rsidR="009B210A">
        <w:rPr>
          <w:rFonts w:ascii="Arial" w:hAnsi="Arial" w:cs="Arial"/>
          <w:sz w:val="20"/>
          <w:szCs w:val="20"/>
        </w:rPr>
        <w:t>microservicios</w:t>
      </w:r>
      <w:r w:rsidR="00753F17" w:rsidRPr="00753F17">
        <w:rPr>
          <w:rFonts w:ascii="Arial" w:hAnsi="Arial" w:cs="Arial"/>
          <w:sz w:val="20"/>
          <w:szCs w:val="20"/>
        </w:rPr>
        <w:t>)</w:t>
      </w:r>
    </w:p>
    <w:p w14:paraId="47CB1E9C" w14:textId="77777777" w:rsidR="00753F17" w:rsidRPr="00753F17" w:rsidRDefault="00753F17" w:rsidP="00EE2BAB">
      <w:pPr>
        <w:rPr>
          <w:rFonts w:ascii="Arial" w:hAnsi="Arial" w:cs="Arial"/>
          <w:color w:val="0000FF"/>
        </w:rPr>
      </w:pPr>
    </w:p>
    <w:p w14:paraId="4AD398E0" w14:textId="60B618F2" w:rsidR="002D5172" w:rsidRPr="0075380F" w:rsidRDefault="002D5172" w:rsidP="000B258D">
      <w:pPr>
        <w:pStyle w:val="Ttulo3"/>
        <w:numPr>
          <w:ilvl w:val="2"/>
          <w:numId w:val="1"/>
        </w:numPr>
        <w:spacing w:before="240" w:after="240"/>
        <w:ind w:left="720"/>
        <w:rPr>
          <w:b/>
          <w:bCs/>
        </w:rPr>
      </w:pPr>
      <w:bookmarkStart w:id="9" w:name="_Toc227521375"/>
      <w:r w:rsidRPr="0075380F">
        <w:rPr>
          <w:b/>
          <w:bCs/>
        </w:rPr>
        <w:t>Requerimientos funcionales</w:t>
      </w:r>
      <w:bookmarkEnd w:id="9"/>
    </w:p>
    <w:p w14:paraId="754AEEA6" w14:textId="1DAF286A" w:rsidR="003F4CDA" w:rsidRDefault="003F4CDA" w:rsidP="00EE2BAB">
      <w:pPr>
        <w:pStyle w:val="Prrafodelista"/>
        <w:spacing w:before="240" w:after="240" w:line="480" w:lineRule="auto"/>
        <w:ind w:left="0"/>
        <w:jc w:val="both"/>
        <w:rPr>
          <w:rFonts w:ascii="Arial" w:hAnsi="Arial" w:cs="Arial"/>
          <w:color w:val="0000FF"/>
        </w:rPr>
      </w:pPr>
    </w:p>
    <w:tbl>
      <w:tblPr>
        <w:tblStyle w:val="Tablaconcuadrcula"/>
        <w:tblW w:w="0" w:type="auto"/>
        <w:tblInd w:w="704" w:type="dxa"/>
        <w:tblLook w:val="04A0" w:firstRow="1" w:lastRow="0" w:firstColumn="1" w:lastColumn="0" w:noHBand="0" w:noVBand="1"/>
      </w:tblPr>
      <w:tblGrid>
        <w:gridCol w:w="1559"/>
        <w:gridCol w:w="6753"/>
      </w:tblGrid>
      <w:tr w:rsidR="00C82C9E" w:rsidRPr="008269D9" w14:paraId="737A97B7" w14:textId="77777777" w:rsidTr="000526D8">
        <w:trPr>
          <w:trHeight w:val="386"/>
        </w:trPr>
        <w:tc>
          <w:tcPr>
            <w:tcW w:w="1559" w:type="dxa"/>
          </w:tcPr>
          <w:p w14:paraId="414E18D5" w14:textId="77777777" w:rsidR="000526D8" w:rsidRPr="006618EE" w:rsidRDefault="000526D8">
            <w:pPr>
              <w:spacing w:line="480" w:lineRule="auto"/>
              <w:jc w:val="both"/>
              <w:rPr>
                <w:rFonts w:ascii="Arial" w:hAnsi="Arial" w:cs="Arial"/>
                <w:b/>
                <w:bCs/>
              </w:rPr>
            </w:pPr>
            <w:r w:rsidRPr="006618EE">
              <w:rPr>
                <w:rFonts w:ascii="Arial" w:hAnsi="Arial" w:cs="Arial"/>
                <w:b/>
                <w:bCs/>
              </w:rPr>
              <w:t>RF-01</w:t>
            </w:r>
          </w:p>
        </w:tc>
        <w:tc>
          <w:tcPr>
            <w:tcW w:w="6753" w:type="dxa"/>
          </w:tcPr>
          <w:p w14:paraId="6C1B6EE7" w14:textId="7F7FF9A6" w:rsidR="000526D8" w:rsidRPr="008269D9" w:rsidRDefault="00596B29">
            <w:pPr>
              <w:spacing w:line="480" w:lineRule="auto"/>
              <w:jc w:val="both"/>
              <w:rPr>
                <w:rFonts w:ascii="Arial" w:hAnsi="Arial" w:cs="Arial"/>
              </w:rPr>
            </w:pPr>
            <w:r w:rsidRPr="008269D9">
              <w:rPr>
                <w:rFonts w:ascii="Arial" w:hAnsi="Arial" w:cs="Arial"/>
              </w:rPr>
              <w:t>Gestionar autenticación y control de acceso</w:t>
            </w:r>
          </w:p>
        </w:tc>
      </w:tr>
      <w:tr w:rsidR="00C82C9E" w:rsidRPr="008269D9" w14:paraId="716FABB2" w14:textId="77777777" w:rsidTr="000526D8">
        <w:tc>
          <w:tcPr>
            <w:tcW w:w="1559" w:type="dxa"/>
          </w:tcPr>
          <w:p w14:paraId="411B34CD" w14:textId="77777777" w:rsidR="000526D8" w:rsidRPr="006618EE" w:rsidRDefault="000526D8">
            <w:pPr>
              <w:spacing w:line="480" w:lineRule="auto"/>
              <w:jc w:val="both"/>
              <w:rPr>
                <w:rFonts w:ascii="Arial" w:hAnsi="Arial" w:cs="Arial"/>
                <w:b/>
                <w:bCs/>
              </w:rPr>
            </w:pPr>
            <w:r w:rsidRPr="006618EE">
              <w:rPr>
                <w:rFonts w:ascii="Arial" w:hAnsi="Arial" w:cs="Arial"/>
                <w:b/>
                <w:bCs/>
              </w:rPr>
              <w:t>Descripción</w:t>
            </w:r>
          </w:p>
        </w:tc>
        <w:tc>
          <w:tcPr>
            <w:tcW w:w="6753" w:type="dxa"/>
          </w:tcPr>
          <w:p w14:paraId="4BC576E9" w14:textId="318F6FBF" w:rsidR="000526D8" w:rsidRPr="008269D9" w:rsidRDefault="00596B29">
            <w:pPr>
              <w:spacing w:line="480" w:lineRule="auto"/>
              <w:jc w:val="both"/>
              <w:rPr>
                <w:rFonts w:ascii="Arial" w:hAnsi="Arial" w:cs="Arial"/>
              </w:rPr>
            </w:pPr>
            <w:r w:rsidRPr="008269D9">
              <w:rPr>
                <w:rFonts w:ascii="Arial" w:hAnsi="Arial" w:cs="Arial"/>
              </w:rPr>
              <w:t>El sistema debe permitir a los usuarios iniciar sesión de forma segura mediante credenciales únicas, gestionar la recuperación de contraseñas y controlar el acceso a las funcionalidades según el rol asignado (Administrador, Personal Administrativo, Instructor, Estudiante).</w:t>
            </w:r>
          </w:p>
        </w:tc>
      </w:tr>
      <w:tr w:rsidR="00C82C9E" w:rsidRPr="008269D9" w14:paraId="162DB0D6" w14:textId="77777777" w:rsidTr="000526D8">
        <w:tc>
          <w:tcPr>
            <w:tcW w:w="1559" w:type="dxa"/>
          </w:tcPr>
          <w:p w14:paraId="641AD0CF" w14:textId="77777777" w:rsidR="000526D8" w:rsidRPr="006618EE" w:rsidRDefault="000526D8">
            <w:pPr>
              <w:spacing w:line="480" w:lineRule="auto"/>
              <w:jc w:val="both"/>
              <w:rPr>
                <w:rFonts w:ascii="Arial" w:hAnsi="Arial" w:cs="Arial"/>
                <w:b/>
                <w:bCs/>
              </w:rPr>
            </w:pPr>
            <w:r w:rsidRPr="006618EE">
              <w:rPr>
                <w:rFonts w:ascii="Arial" w:hAnsi="Arial" w:cs="Arial"/>
                <w:b/>
                <w:bCs/>
              </w:rPr>
              <w:t>Entradas</w:t>
            </w:r>
          </w:p>
        </w:tc>
        <w:tc>
          <w:tcPr>
            <w:tcW w:w="6753" w:type="dxa"/>
          </w:tcPr>
          <w:p w14:paraId="73C98CDB" w14:textId="12F533CF" w:rsidR="000526D8" w:rsidRPr="008269D9" w:rsidRDefault="00596B29">
            <w:pPr>
              <w:spacing w:line="480" w:lineRule="auto"/>
              <w:jc w:val="both"/>
              <w:rPr>
                <w:rFonts w:ascii="Arial" w:hAnsi="Arial" w:cs="Arial"/>
              </w:rPr>
            </w:pPr>
            <w:r w:rsidRPr="008269D9">
              <w:rPr>
                <w:rFonts w:ascii="Arial" w:hAnsi="Arial" w:cs="Arial"/>
              </w:rPr>
              <w:t>Correo electrónico o usuario, contraseña, rol del sistema.</w:t>
            </w:r>
          </w:p>
        </w:tc>
      </w:tr>
      <w:tr w:rsidR="00C82C9E" w:rsidRPr="008269D9" w14:paraId="57C3D0DF" w14:textId="77777777" w:rsidTr="000526D8">
        <w:tc>
          <w:tcPr>
            <w:tcW w:w="1559" w:type="dxa"/>
          </w:tcPr>
          <w:p w14:paraId="71E5BE35" w14:textId="77777777" w:rsidR="000526D8" w:rsidRPr="006618EE" w:rsidRDefault="000526D8">
            <w:pPr>
              <w:spacing w:line="480" w:lineRule="auto"/>
              <w:jc w:val="both"/>
              <w:rPr>
                <w:rFonts w:ascii="Arial" w:hAnsi="Arial" w:cs="Arial"/>
                <w:b/>
                <w:bCs/>
              </w:rPr>
            </w:pPr>
            <w:r w:rsidRPr="006618EE">
              <w:rPr>
                <w:rFonts w:ascii="Arial" w:hAnsi="Arial" w:cs="Arial"/>
                <w:b/>
                <w:bCs/>
              </w:rPr>
              <w:t>Proceso</w:t>
            </w:r>
          </w:p>
        </w:tc>
        <w:tc>
          <w:tcPr>
            <w:tcW w:w="6753" w:type="dxa"/>
          </w:tcPr>
          <w:p w14:paraId="188D2251" w14:textId="77777777" w:rsidR="00596B29" w:rsidRPr="008269D9" w:rsidRDefault="00596B29" w:rsidP="00596B29">
            <w:pPr>
              <w:spacing w:line="480" w:lineRule="auto"/>
              <w:jc w:val="both"/>
              <w:rPr>
                <w:rFonts w:ascii="Arial" w:hAnsi="Arial" w:cs="Arial"/>
              </w:rPr>
            </w:pPr>
            <w:r w:rsidRPr="008269D9">
              <w:rPr>
                <w:rFonts w:ascii="Arial" w:hAnsi="Arial" w:cs="Arial"/>
              </w:rPr>
              <w:t>Validar credenciales contra la base de datos cifrada.</w:t>
            </w:r>
          </w:p>
          <w:p w14:paraId="796A2DD4" w14:textId="77777777" w:rsidR="00596B29" w:rsidRPr="008269D9" w:rsidRDefault="00596B29" w:rsidP="00596B29">
            <w:pPr>
              <w:spacing w:line="480" w:lineRule="auto"/>
              <w:jc w:val="both"/>
              <w:rPr>
                <w:rFonts w:ascii="Arial" w:hAnsi="Arial" w:cs="Arial"/>
              </w:rPr>
            </w:pPr>
            <w:r w:rsidRPr="008269D9">
              <w:rPr>
                <w:rFonts w:ascii="Arial" w:hAnsi="Arial" w:cs="Arial"/>
              </w:rPr>
              <w:t>Generar token JWT con datos del usuario y su rol.</w:t>
            </w:r>
          </w:p>
          <w:p w14:paraId="796D04E4" w14:textId="77777777" w:rsidR="00596B29" w:rsidRPr="008269D9" w:rsidRDefault="00596B29" w:rsidP="00596B29">
            <w:pPr>
              <w:spacing w:line="480" w:lineRule="auto"/>
              <w:jc w:val="both"/>
              <w:rPr>
                <w:rFonts w:ascii="Arial" w:hAnsi="Arial" w:cs="Arial"/>
              </w:rPr>
            </w:pPr>
            <w:r w:rsidRPr="008269D9">
              <w:rPr>
                <w:rFonts w:ascii="Arial" w:hAnsi="Arial" w:cs="Arial"/>
              </w:rPr>
              <w:lastRenderedPageBreak/>
              <w:t>Registrar el acceso en el log de auditoría.</w:t>
            </w:r>
          </w:p>
          <w:p w14:paraId="666187CD" w14:textId="77777777" w:rsidR="00596B29" w:rsidRPr="008269D9" w:rsidRDefault="00596B29" w:rsidP="00596B29">
            <w:pPr>
              <w:spacing w:line="480" w:lineRule="auto"/>
              <w:jc w:val="both"/>
              <w:rPr>
                <w:rFonts w:ascii="Arial" w:hAnsi="Arial" w:cs="Arial"/>
              </w:rPr>
            </w:pPr>
            <w:r w:rsidRPr="008269D9">
              <w:rPr>
                <w:rFonts w:ascii="Arial" w:hAnsi="Arial" w:cs="Arial"/>
              </w:rPr>
              <w:t>Redirigir al panel correspondiente según el perfil.</w:t>
            </w:r>
          </w:p>
          <w:p w14:paraId="15BEE780" w14:textId="46A3AFBE" w:rsidR="000526D8" w:rsidRPr="008269D9" w:rsidRDefault="00596B29" w:rsidP="00596B29">
            <w:pPr>
              <w:spacing w:line="480" w:lineRule="auto"/>
              <w:jc w:val="both"/>
              <w:rPr>
                <w:rFonts w:ascii="Arial" w:hAnsi="Arial" w:cs="Arial"/>
              </w:rPr>
            </w:pPr>
            <w:r w:rsidRPr="008269D9">
              <w:rPr>
                <w:rFonts w:ascii="Arial" w:hAnsi="Arial" w:cs="Arial"/>
              </w:rPr>
              <w:t>Bloquear temporalmente la cuenta tras 3 intentos fallidos (15 minutos).</w:t>
            </w:r>
          </w:p>
        </w:tc>
      </w:tr>
      <w:tr w:rsidR="00C82C9E" w:rsidRPr="008269D9" w14:paraId="5AB1D707" w14:textId="77777777" w:rsidTr="000526D8">
        <w:tc>
          <w:tcPr>
            <w:tcW w:w="1559" w:type="dxa"/>
          </w:tcPr>
          <w:p w14:paraId="0E30DDC5" w14:textId="77777777" w:rsidR="000526D8" w:rsidRPr="006618EE" w:rsidRDefault="000526D8">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173641CD" w14:textId="77777777" w:rsidR="00596B29" w:rsidRPr="008269D9" w:rsidRDefault="00596B29" w:rsidP="00596B29">
            <w:pPr>
              <w:spacing w:line="480" w:lineRule="auto"/>
              <w:jc w:val="both"/>
              <w:rPr>
                <w:rFonts w:ascii="Arial" w:hAnsi="Arial" w:cs="Arial"/>
              </w:rPr>
            </w:pPr>
            <w:r w:rsidRPr="008269D9">
              <w:rPr>
                <w:rFonts w:ascii="Arial" w:hAnsi="Arial" w:cs="Arial"/>
              </w:rPr>
              <w:t>Token JWT activo con tiempo de expiración de 24 horas.</w:t>
            </w:r>
          </w:p>
          <w:p w14:paraId="17870342" w14:textId="77777777" w:rsidR="00596B29" w:rsidRPr="008269D9" w:rsidRDefault="00596B29" w:rsidP="00596B29">
            <w:pPr>
              <w:spacing w:line="480" w:lineRule="auto"/>
              <w:jc w:val="both"/>
              <w:rPr>
                <w:rFonts w:ascii="Arial" w:hAnsi="Arial" w:cs="Arial"/>
              </w:rPr>
            </w:pPr>
            <w:r w:rsidRPr="008269D9">
              <w:rPr>
                <w:rFonts w:ascii="Arial" w:hAnsi="Arial" w:cs="Arial"/>
              </w:rPr>
              <w:t xml:space="preserve">Sesión iniciada y usuario redirigido a su </w:t>
            </w:r>
            <w:proofErr w:type="spellStart"/>
            <w:r w:rsidRPr="008269D9">
              <w:rPr>
                <w:rFonts w:ascii="Arial" w:hAnsi="Arial" w:cs="Arial"/>
              </w:rPr>
              <w:t>dashboard</w:t>
            </w:r>
            <w:proofErr w:type="spellEnd"/>
            <w:r w:rsidRPr="008269D9">
              <w:rPr>
                <w:rFonts w:ascii="Arial" w:hAnsi="Arial" w:cs="Arial"/>
              </w:rPr>
              <w:t>.</w:t>
            </w:r>
          </w:p>
          <w:p w14:paraId="3194ADC7" w14:textId="77777777" w:rsidR="00596B29" w:rsidRPr="008269D9" w:rsidRDefault="00596B29" w:rsidP="00596B29">
            <w:pPr>
              <w:spacing w:line="480" w:lineRule="auto"/>
              <w:jc w:val="both"/>
              <w:rPr>
                <w:rFonts w:ascii="Arial" w:hAnsi="Arial" w:cs="Arial"/>
              </w:rPr>
            </w:pPr>
            <w:r w:rsidRPr="008269D9">
              <w:rPr>
                <w:rFonts w:ascii="Arial" w:hAnsi="Arial" w:cs="Arial"/>
              </w:rPr>
              <w:t>Registro de auditoría con fecha, hora, IP y resultado.</w:t>
            </w:r>
          </w:p>
          <w:p w14:paraId="03B8917B" w14:textId="2FDB8AFA" w:rsidR="000526D8" w:rsidRPr="008269D9" w:rsidRDefault="00596B29" w:rsidP="00596B29">
            <w:pPr>
              <w:spacing w:line="480" w:lineRule="auto"/>
              <w:jc w:val="both"/>
              <w:rPr>
                <w:rFonts w:ascii="Arial" w:hAnsi="Arial" w:cs="Arial"/>
              </w:rPr>
            </w:pPr>
            <w:r w:rsidRPr="008269D9">
              <w:rPr>
                <w:rFonts w:ascii="Arial" w:hAnsi="Arial" w:cs="Arial"/>
              </w:rPr>
              <w:t>Notificación de bloqueo si se superan los intentos permitidos.</w:t>
            </w:r>
          </w:p>
        </w:tc>
      </w:tr>
      <w:tr w:rsidR="00C82C9E" w:rsidRPr="008269D9" w14:paraId="0A9634D8" w14:textId="77777777" w:rsidTr="000526D8">
        <w:tc>
          <w:tcPr>
            <w:tcW w:w="1559" w:type="dxa"/>
          </w:tcPr>
          <w:p w14:paraId="7392FBFC" w14:textId="77777777" w:rsidR="000526D8" w:rsidRPr="006618EE" w:rsidRDefault="000526D8">
            <w:pPr>
              <w:spacing w:line="480" w:lineRule="auto"/>
              <w:jc w:val="both"/>
              <w:rPr>
                <w:rFonts w:ascii="Arial" w:hAnsi="Arial" w:cs="Arial"/>
                <w:b/>
                <w:bCs/>
              </w:rPr>
            </w:pPr>
            <w:r w:rsidRPr="006618EE">
              <w:rPr>
                <w:rFonts w:ascii="Arial" w:hAnsi="Arial" w:cs="Arial"/>
                <w:b/>
                <w:bCs/>
              </w:rPr>
              <w:t>Reglas / Condiciones</w:t>
            </w:r>
          </w:p>
        </w:tc>
        <w:tc>
          <w:tcPr>
            <w:tcW w:w="6753" w:type="dxa"/>
          </w:tcPr>
          <w:p w14:paraId="48ABD99B" w14:textId="77777777" w:rsidR="00596B29" w:rsidRPr="008269D9" w:rsidRDefault="00596B29" w:rsidP="00596B29">
            <w:pPr>
              <w:spacing w:line="480" w:lineRule="auto"/>
              <w:jc w:val="both"/>
              <w:rPr>
                <w:rFonts w:ascii="Arial" w:hAnsi="Arial" w:cs="Arial"/>
              </w:rPr>
            </w:pPr>
            <w:r w:rsidRPr="008269D9">
              <w:rPr>
                <w:rFonts w:ascii="Arial" w:hAnsi="Arial" w:cs="Arial"/>
              </w:rPr>
              <w:t>Toda sesión requiere autenticación previa; los tokens expiran en máximo 24 horas.</w:t>
            </w:r>
          </w:p>
          <w:p w14:paraId="03C7F6A4" w14:textId="77777777" w:rsidR="00596B29" w:rsidRPr="008269D9" w:rsidRDefault="00596B29" w:rsidP="00596B29">
            <w:pPr>
              <w:spacing w:line="480" w:lineRule="auto"/>
              <w:jc w:val="both"/>
              <w:rPr>
                <w:rFonts w:ascii="Arial" w:hAnsi="Arial" w:cs="Arial"/>
              </w:rPr>
            </w:pPr>
            <w:r w:rsidRPr="008269D9">
              <w:rPr>
                <w:rFonts w:ascii="Arial" w:hAnsi="Arial" w:cs="Arial"/>
              </w:rPr>
              <w:t>El control de acceso es basado en roles (RBAC) con cuatro roles fijos no personalizables.</w:t>
            </w:r>
          </w:p>
          <w:p w14:paraId="294D9133" w14:textId="77777777" w:rsidR="00596B29" w:rsidRPr="008269D9" w:rsidRDefault="00596B29" w:rsidP="00596B29">
            <w:pPr>
              <w:spacing w:line="480" w:lineRule="auto"/>
              <w:jc w:val="both"/>
              <w:rPr>
                <w:rFonts w:ascii="Arial" w:hAnsi="Arial" w:cs="Arial"/>
              </w:rPr>
            </w:pPr>
            <w:r w:rsidRPr="008269D9">
              <w:rPr>
                <w:rFonts w:ascii="Arial" w:hAnsi="Arial" w:cs="Arial"/>
              </w:rPr>
              <w:t>Tras 3 intentos fallidos consecutivos, la cuenta se bloquea por 15 minutos.</w:t>
            </w:r>
          </w:p>
          <w:p w14:paraId="68D9E795" w14:textId="1FC81E08" w:rsidR="000526D8" w:rsidRPr="008269D9" w:rsidRDefault="00596B29" w:rsidP="00596B29">
            <w:pPr>
              <w:spacing w:line="480" w:lineRule="auto"/>
              <w:jc w:val="both"/>
              <w:rPr>
                <w:rFonts w:ascii="Arial" w:hAnsi="Arial" w:cs="Arial"/>
              </w:rPr>
            </w:pPr>
            <w:r w:rsidRPr="008269D9">
              <w:rPr>
                <w:rFonts w:ascii="Arial" w:hAnsi="Arial" w:cs="Arial"/>
              </w:rPr>
              <w:t xml:space="preserve">Las contraseñas deben almacenarse con hash </w:t>
            </w:r>
            <w:proofErr w:type="spellStart"/>
            <w:r w:rsidRPr="008269D9">
              <w:rPr>
                <w:rFonts w:ascii="Arial" w:hAnsi="Arial" w:cs="Arial"/>
              </w:rPr>
              <w:t>bcrypt</w:t>
            </w:r>
            <w:proofErr w:type="spellEnd"/>
            <w:r w:rsidRPr="008269D9">
              <w:rPr>
                <w:rFonts w:ascii="Arial" w:hAnsi="Arial" w:cs="Arial"/>
              </w:rPr>
              <w:t>; la comunicación debe usar HTTPS obligatoriamente.</w:t>
            </w:r>
          </w:p>
        </w:tc>
      </w:tr>
    </w:tbl>
    <w:p w14:paraId="5852457D" w14:textId="77777777" w:rsidR="000F5CD5" w:rsidRPr="008269D9" w:rsidRDefault="000F5CD5"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555C9417" w14:textId="77777777">
        <w:trPr>
          <w:trHeight w:val="386"/>
        </w:trPr>
        <w:tc>
          <w:tcPr>
            <w:tcW w:w="1559" w:type="dxa"/>
          </w:tcPr>
          <w:p w14:paraId="2CDC92C9" w14:textId="23B51710" w:rsidR="00596B29" w:rsidRPr="006618EE" w:rsidRDefault="00596B29" w:rsidP="00E17117">
            <w:pPr>
              <w:spacing w:line="480" w:lineRule="auto"/>
              <w:jc w:val="both"/>
              <w:rPr>
                <w:rFonts w:ascii="Arial" w:hAnsi="Arial" w:cs="Arial"/>
                <w:b/>
                <w:bCs/>
              </w:rPr>
            </w:pPr>
            <w:r w:rsidRPr="006618EE">
              <w:rPr>
                <w:rFonts w:ascii="Arial" w:hAnsi="Arial" w:cs="Arial"/>
                <w:b/>
                <w:bCs/>
              </w:rPr>
              <w:t>RF-02</w:t>
            </w:r>
          </w:p>
        </w:tc>
        <w:tc>
          <w:tcPr>
            <w:tcW w:w="6753" w:type="dxa"/>
          </w:tcPr>
          <w:p w14:paraId="24F7E6C3" w14:textId="32C2A80F" w:rsidR="00596B29" w:rsidRPr="008269D9" w:rsidRDefault="00513BD8" w:rsidP="00E17117">
            <w:pPr>
              <w:spacing w:line="480" w:lineRule="auto"/>
              <w:jc w:val="both"/>
              <w:rPr>
                <w:rFonts w:ascii="Arial" w:hAnsi="Arial" w:cs="Arial"/>
              </w:rPr>
            </w:pPr>
            <w:r w:rsidRPr="008269D9">
              <w:rPr>
                <w:rFonts w:ascii="Arial" w:hAnsi="Arial" w:cs="Arial"/>
              </w:rPr>
              <w:t>Gestionar matrícula y seguimiento de estudiantes</w:t>
            </w:r>
          </w:p>
        </w:tc>
      </w:tr>
      <w:tr w:rsidR="00596B29" w:rsidRPr="008269D9" w14:paraId="4BD9ACEF" w14:textId="77777777">
        <w:tc>
          <w:tcPr>
            <w:tcW w:w="1559" w:type="dxa"/>
          </w:tcPr>
          <w:p w14:paraId="5BAA1A9C"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7CBADDD" w14:textId="2291A4F7" w:rsidR="00596B29" w:rsidRPr="008269D9" w:rsidRDefault="00513BD8" w:rsidP="00513BD8">
            <w:pPr>
              <w:spacing w:line="480" w:lineRule="auto"/>
              <w:jc w:val="both"/>
              <w:rPr>
                <w:rFonts w:ascii="Arial" w:hAnsi="Arial" w:cs="Arial"/>
              </w:rPr>
            </w:pPr>
            <w:r w:rsidRPr="008269D9">
              <w:rPr>
                <w:rFonts w:ascii="Arial" w:hAnsi="Arial" w:cs="Arial"/>
              </w:rPr>
              <w:t>El sistema debe permitir al personal administrativo registrar nuevos estudiantes con sus datos personales y documentación requerida, administrar su estado académico y hacer seguimiento del progreso en horas teóricas y prácticas completadas.</w:t>
            </w:r>
          </w:p>
        </w:tc>
      </w:tr>
      <w:tr w:rsidR="00596B29" w:rsidRPr="008269D9" w14:paraId="2133FF71" w14:textId="77777777">
        <w:tc>
          <w:tcPr>
            <w:tcW w:w="1559" w:type="dxa"/>
          </w:tcPr>
          <w:p w14:paraId="78CC28C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755F223A" w14:textId="77777777" w:rsidR="00513BD8" w:rsidRPr="008269D9" w:rsidRDefault="00513BD8" w:rsidP="00513BD8">
            <w:pPr>
              <w:spacing w:line="480" w:lineRule="auto"/>
              <w:jc w:val="both"/>
              <w:rPr>
                <w:rFonts w:ascii="Arial" w:hAnsi="Arial" w:cs="Arial"/>
              </w:rPr>
            </w:pPr>
            <w:r w:rsidRPr="008269D9">
              <w:rPr>
                <w:rFonts w:ascii="Arial" w:hAnsi="Arial" w:cs="Arial"/>
              </w:rPr>
              <w:t>Datos personales del estudiante (cédula de 10 dígitos, nombres, apellidos, fecha de nacimiento, dirección, teléfono, correo).</w:t>
            </w:r>
          </w:p>
          <w:p w14:paraId="5DB0F7A4" w14:textId="77777777" w:rsidR="00513BD8" w:rsidRPr="008269D9" w:rsidRDefault="00513BD8" w:rsidP="00513BD8">
            <w:pPr>
              <w:spacing w:line="480" w:lineRule="auto"/>
              <w:jc w:val="both"/>
              <w:rPr>
                <w:rFonts w:ascii="Arial" w:hAnsi="Arial" w:cs="Arial"/>
              </w:rPr>
            </w:pPr>
            <w:r w:rsidRPr="008269D9">
              <w:rPr>
                <w:rFonts w:ascii="Arial" w:hAnsi="Arial" w:cs="Arial"/>
              </w:rPr>
              <w:t>Documentación requerida (copia de cédula, certificado médico, fotografía).</w:t>
            </w:r>
          </w:p>
          <w:p w14:paraId="4B4495CF" w14:textId="69193B99" w:rsidR="00596B29" w:rsidRPr="008269D9" w:rsidRDefault="00513BD8" w:rsidP="00513BD8">
            <w:pPr>
              <w:spacing w:line="480" w:lineRule="auto"/>
              <w:jc w:val="both"/>
              <w:rPr>
                <w:rFonts w:ascii="Arial" w:hAnsi="Arial" w:cs="Arial"/>
              </w:rPr>
            </w:pPr>
            <w:r w:rsidRPr="008269D9">
              <w:rPr>
                <w:rFonts w:ascii="Arial" w:hAnsi="Arial" w:cs="Arial"/>
              </w:rPr>
              <w:t>Plan de pago seleccionado y tipo de licencia a obtener.</w:t>
            </w:r>
          </w:p>
        </w:tc>
      </w:tr>
      <w:tr w:rsidR="00596B29" w:rsidRPr="008269D9" w14:paraId="02148A2D" w14:textId="77777777">
        <w:tc>
          <w:tcPr>
            <w:tcW w:w="1559" w:type="dxa"/>
          </w:tcPr>
          <w:p w14:paraId="62DB525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Proceso</w:t>
            </w:r>
          </w:p>
        </w:tc>
        <w:tc>
          <w:tcPr>
            <w:tcW w:w="6753" w:type="dxa"/>
          </w:tcPr>
          <w:p w14:paraId="307706F2" w14:textId="77777777" w:rsidR="00513BD8" w:rsidRPr="008269D9" w:rsidRDefault="00513BD8" w:rsidP="00513BD8">
            <w:pPr>
              <w:spacing w:line="480" w:lineRule="auto"/>
              <w:jc w:val="both"/>
              <w:rPr>
                <w:rFonts w:ascii="Arial" w:hAnsi="Arial" w:cs="Arial"/>
              </w:rPr>
            </w:pPr>
            <w:r w:rsidRPr="008269D9">
              <w:rPr>
                <w:rFonts w:ascii="Arial" w:hAnsi="Arial" w:cs="Arial"/>
              </w:rPr>
              <w:t>Validar unicidad de la cédula con verificación del dígito verificador.</w:t>
            </w:r>
          </w:p>
          <w:p w14:paraId="61524B4D" w14:textId="77777777" w:rsidR="00513BD8" w:rsidRPr="008269D9" w:rsidRDefault="00513BD8" w:rsidP="00513BD8">
            <w:pPr>
              <w:spacing w:line="480" w:lineRule="auto"/>
              <w:jc w:val="both"/>
              <w:rPr>
                <w:rFonts w:ascii="Arial" w:hAnsi="Arial" w:cs="Arial"/>
              </w:rPr>
            </w:pPr>
            <w:r w:rsidRPr="008269D9">
              <w:rPr>
                <w:rFonts w:ascii="Arial" w:hAnsi="Arial" w:cs="Arial"/>
              </w:rPr>
              <w:t>Registrar al estudiante y generar un código único de matrícula.</w:t>
            </w:r>
          </w:p>
          <w:p w14:paraId="2D1FBD90" w14:textId="77777777" w:rsidR="00513BD8" w:rsidRPr="008269D9" w:rsidRDefault="00513BD8" w:rsidP="00513BD8">
            <w:pPr>
              <w:spacing w:line="480" w:lineRule="auto"/>
              <w:jc w:val="both"/>
              <w:rPr>
                <w:rFonts w:ascii="Arial" w:hAnsi="Arial" w:cs="Arial"/>
              </w:rPr>
            </w:pPr>
            <w:r w:rsidRPr="008269D9">
              <w:rPr>
                <w:rFonts w:ascii="Arial" w:hAnsi="Arial" w:cs="Arial"/>
              </w:rPr>
              <w:t>Asociar el plan de pago y los requisitos académicos correspondientes.</w:t>
            </w:r>
          </w:p>
          <w:p w14:paraId="35B80911" w14:textId="77777777" w:rsidR="00513BD8" w:rsidRPr="008269D9" w:rsidRDefault="00513BD8" w:rsidP="00513BD8">
            <w:pPr>
              <w:spacing w:line="480" w:lineRule="auto"/>
              <w:jc w:val="both"/>
              <w:rPr>
                <w:rFonts w:ascii="Arial" w:hAnsi="Arial" w:cs="Arial"/>
              </w:rPr>
            </w:pPr>
            <w:r w:rsidRPr="008269D9">
              <w:rPr>
                <w:rFonts w:ascii="Arial" w:hAnsi="Arial" w:cs="Arial"/>
              </w:rPr>
              <w:t>Habilitar el acceso del estudiante al portal con sus credenciales.</w:t>
            </w:r>
          </w:p>
          <w:p w14:paraId="12F2A79A" w14:textId="70409D27" w:rsidR="00596B29" w:rsidRPr="008269D9" w:rsidRDefault="00513BD8" w:rsidP="00513BD8">
            <w:pPr>
              <w:spacing w:line="480" w:lineRule="auto"/>
              <w:jc w:val="both"/>
              <w:rPr>
                <w:rFonts w:ascii="Arial" w:hAnsi="Arial" w:cs="Arial"/>
              </w:rPr>
            </w:pPr>
            <w:r w:rsidRPr="008269D9">
              <w:rPr>
                <w:rFonts w:ascii="Arial" w:hAnsi="Arial" w:cs="Arial"/>
              </w:rPr>
              <w:t>Actualizar el progreso académico conforme se registren asistencias y clases.</w:t>
            </w:r>
          </w:p>
        </w:tc>
      </w:tr>
      <w:tr w:rsidR="00596B29" w:rsidRPr="008269D9" w14:paraId="4E7B3EFD" w14:textId="77777777">
        <w:tc>
          <w:tcPr>
            <w:tcW w:w="1559" w:type="dxa"/>
          </w:tcPr>
          <w:p w14:paraId="6905A1E8"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0D47C328" w14:textId="77777777" w:rsidR="00513BD8" w:rsidRPr="008269D9" w:rsidRDefault="00513BD8" w:rsidP="00513BD8">
            <w:pPr>
              <w:spacing w:line="480" w:lineRule="auto"/>
              <w:jc w:val="both"/>
              <w:rPr>
                <w:rFonts w:ascii="Arial" w:hAnsi="Arial" w:cs="Arial"/>
              </w:rPr>
            </w:pPr>
            <w:r w:rsidRPr="008269D9">
              <w:rPr>
                <w:rFonts w:ascii="Arial" w:hAnsi="Arial" w:cs="Arial"/>
              </w:rPr>
              <w:t>Estudiante registrado con código único de matrícula.</w:t>
            </w:r>
          </w:p>
          <w:p w14:paraId="15168CE8" w14:textId="77777777" w:rsidR="00513BD8" w:rsidRPr="008269D9" w:rsidRDefault="00513BD8" w:rsidP="00513BD8">
            <w:pPr>
              <w:spacing w:line="480" w:lineRule="auto"/>
              <w:jc w:val="both"/>
              <w:rPr>
                <w:rFonts w:ascii="Arial" w:hAnsi="Arial" w:cs="Arial"/>
              </w:rPr>
            </w:pPr>
            <w:r w:rsidRPr="008269D9">
              <w:rPr>
                <w:rFonts w:ascii="Arial" w:hAnsi="Arial" w:cs="Arial"/>
              </w:rPr>
              <w:t>Correo de bienvenida enviado automáticamente.</w:t>
            </w:r>
          </w:p>
          <w:p w14:paraId="1D285CAD" w14:textId="77777777" w:rsidR="00513BD8" w:rsidRPr="008269D9" w:rsidRDefault="00513BD8" w:rsidP="00513BD8">
            <w:pPr>
              <w:spacing w:line="480" w:lineRule="auto"/>
              <w:jc w:val="both"/>
              <w:rPr>
                <w:rFonts w:ascii="Arial" w:hAnsi="Arial" w:cs="Arial"/>
              </w:rPr>
            </w:pPr>
            <w:r w:rsidRPr="008269D9">
              <w:rPr>
                <w:rFonts w:ascii="Arial" w:hAnsi="Arial" w:cs="Arial"/>
              </w:rPr>
              <w:t>Acceso al portal del estudiante habilitado.</w:t>
            </w:r>
          </w:p>
          <w:p w14:paraId="30781BC3" w14:textId="77777777" w:rsidR="00513BD8" w:rsidRPr="008269D9" w:rsidRDefault="00513BD8" w:rsidP="00513BD8">
            <w:pPr>
              <w:spacing w:line="480" w:lineRule="auto"/>
              <w:jc w:val="both"/>
              <w:rPr>
                <w:rFonts w:ascii="Arial" w:hAnsi="Arial" w:cs="Arial"/>
              </w:rPr>
            </w:pPr>
            <w:r w:rsidRPr="008269D9">
              <w:rPr>
                <w:rFonts w:ascii="Arial" w:hAnsi="Arial" w:cs="Arial"/>
              </w:rPr>
              <w:t>Progreso académico visible con horas teóricas y prácticas acumuladas.</w:t>
            </w:r>
          </w:p>
          <w:p w14:paraId="18213F04" w14:textId="0ACDC330" w:rsidR="00596B29" w:rsidRPr="008269D9" w:rsidRDefault="00513BD8" w:rsidP="00513BD8">
            <w:pPr>
              <w:spacing w:line="480" w:lineRule="auto"/>
              <w:jc w:val="both"/>
              <w:rPr>
                <w:rFonts w:ascii="Arial" w:hAnsi="Arial" w:cs="Arial"/>
              </w:rPr>
            </w:pPr>
            <w:r w:rsidRPr="008269D9">
              <w:rPr>
                <w:rFonts w:ascii="Arial" w:hAnsi="Arial" w:cs="Arial"/>
              </w:rPr>
              <w:t>Reporte de finalización descargable al completar todos los requisitos.</w:t>
            </w:r>
          </w:p>
        </w:tc>
      </w:tr>
      <w:tr w:rsidR="00596B29" w:rsidRPr="008269D9" w14:paraId="5C1C1401" w14:textId="77777777">
        <w:tc>
          <w:tcPr>
            <w:tcW w:w="1559" w:type="dxa"/>
          </w:tcPr>
          <w:p w14:paraId="692C552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C54566A" w14:textId="77777777" w:rsidR="00513BD8" w:rsidRPr="008269D9" w:rsidRDefault="00513BD8" w:rsidP="00513BD8">
            <w:pPr>
              <w:spacing w:line="480" w:lineRule="auto"/>
              <w:jc w:val="both"/>
              <w:rPr>
                <w:rFonts w:ascii="Arial" w:hAnsi="Arial" w:cs="Arial"/>
              </w:rPr>
            </w:pPr>
            <w:r w:rsidRPr="008269D9">
              <w:rPr>
                <w:rFonts w:ascii="Arial" w:hAnsi="Arial" w:cs="Arial"/>
              </w:rPr>
              <w:t>Reglas / Condiciones</w:t>
            </w:r>
            <w:r w:rsidRPr="008269D9">
              <w:rPr>
                <w:rFonts w:ascii="Arial" w:hAnsi="Arial" w:cs="Arial"/>
              </w:rPr>
              <w:tab/>
              <w:t>La cédula debe tener exactamente 10 dígitos y pasar la validación del dígito verificador ecuatoriano.</w:t>
            </w:r>
          </w:p>
          <w:p w14:paraId="7A841E76" w14:textId="77777777" w:rsidR="00513BD8" w:rsidRPr="008269D9" w:rsidRDefault="00513BD8" w:rsidP="00513BD8">
            <w:pPr>
              <w:spacing w:line="480" w:lineRule="auto"/>
              <w:jc w:val="both"/>
              <w:rPr>
                <w:rFonts w:ascii="Arial" w:hAnsi="Arial" w:cs="Arial"/>
              </w:rPr>
            </w:pPr>
            <w:r w:rsidRPr="008269D9">
              <w:rPr>
                <w:rFonts w:ascii="Arial" w:hAnsi="Arial" w:cs="Arial"/>
              </w:rPr>
              <w:t>No se puede registrar un estudiante con una cédula ya existente en el sistema.</w:t>
            </w:r>
          </w:p>
          <w:p w14:paraId="39917BBF" w14:textId="77777777" w:rsidR="00513BD8" w:rsidRPr="008269D9" w:rsidRDefault="00513BD8" w:rsidP="00513BD8">
            <w:pPr>
              <w:spacing w:line="480" w:lineRule="auto"/>
              <w:jc w:val="both"/>
              <w:rPr>
                <w:rFonts w:ascii="Arial" w:hAnsi="Arial" w:cs="Arial"/>
              </w:rPr>
            </w:pPr>
            <w:r w:rsidRPr="008269D9">
              <w:rPr>
                <w:rFonts w:ascii="Arial" w:hAnsi="Arial" w:cs="Arial"/>
              </w:rPr>
              <w:t>El estado del estudiante puede ser: Activo, Inactivo, Graduado o Retirado.</w:t>
            </w:r>
          </w:p>
          <w:p w14:paraId="64CB08C3" w14:textId="1D451100" w:rsidR="00596B29" w:rsidRPr="008269D9" w:rsidRDefault="00513BD8" w:rsidP="00513BD8">
            <w:pPr>
              <w:spacing w:line="480" w:lineRule="auto"/>
              <w:jc w:val="both"/>
              <w:rPr>
                <w:rFonts w:ascii="Arial" w:hAnsi="Arial" w:cs="Arial"/>
              </w:rPr>
            </w:pPr>
            <w:r w:rsidRPr="008269D9">
              <w:rPr>
                <w:rFonts w:ascii="Arial" w:hAnsi="Arial" w:cs="Arial"/>
              </w:rPr>
              <w:t>El reporte de finalización solo se habilita cuando se completan el 100% de horas reglamentarias.</w:t>
            </w:r>
          </w:p>
        </w:tc>
      </w:tr>
    </w:tbl>
    <w:p w14:paraId="57929149"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05468F" w14:textId="77777777">
        <w:trPr>
          <w:trHeight w:val="386"/>
        </w:trPr>
        <w:tc>
          <w:tcPr>
            <w:tcW w:w="1559" w:type="dxa"/>
          </w:tcPr>
          <w:p w14:paraId="3BC232A3" w14:textId="133FF7DE" w:rsidR="00596B29" w:rsidRPr="006618EE" w:rsidRDefault="00596B29" w:rsidP="00E17117">
            <w:pPr>
              <w:spacing w:line="480" w:lineRule="auto"/>
              <w:jc w:val="both"/>
              <w:rPr>
                <w:rFonts w:ascii="Arial" w:hAnsi="Arial" w:cs="Arial"/>
                <w:b/>
                <w:bCs/>
              </w:rPr>
            </w:pPr>
            <w:r w:rsidRPr="006618EE">
              <w:rPr>
                <w:rFonts w:ascii="Arial" w:hAnsi="Arial" w:cs="Arial"/>
                <w:b/>
                <w:bCs/>
              </w:rPr>
              <w:t>RF-03</w:t>
            </w:r>
          </w:p>
        </w:tc>
        <w:tc>
          <w:tcPr>
            <w:tcW w:w="6753" w:type="dxa"/>
          </w:tcPr>
          <w:p w14:paraId="241D7B05" w14:textId="4C939397" w:rsidR="00596B29" w:rsidRPr="008269D9" w:rsidRDefault="00513BD8" w:rsidP="00E17117">
            <w:pPr>
              <w:spacing w:line="480" w:lineRule="auto"/>
              <w:jc w:val="both"/>
              <w:rPr>
                <w:rFonts w:ascii="Arial" w:hAnsi="Arial" w:cs="Arial"/>
              </w:rPr>
            </w:pPr>
            <w:r w:rsidRPr="008269D9">
              <w:rPr>
                <w:rFonts w:ascii="Arial" w:hAnsi="Arial" w:cs="Arial"/>
              </w:rPr>
              <w:t>Gestionar programación de clases prácticas (Asignaciones)</w:t>
            </w:r>
          </w:p>
        </w:tc>
      </w:tr>
      <w:tr w:rsidR="00596B29" w:rsidRPr="008269D9" w14:paraId="5F2A2134" w14:textId="77777777">
        <w:tc>
          <w:tcPr>
            <w:tcW w:w="1559" w:type="dxa"/>
          </w:tcPr>
          <w:p w14:paraId="5770AA5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18430BD8" w14:textId="4E21D520" w:rsidR="00596B29" w:rsidRPr="008269D9" w:rsidRDefault="00513BD8" w:rsidP="00E17117">
            <w:pPr>
              <w:spacing w:line="480" w:lineRule="auto"/>
              <w:jc w:val="both"/>
              <w:rPr>
                <w:rFonts w:ascii="Arial" w:hAnsi="Arial" w:cs="Arial"/>
              </w:rPr>
            </w:pPr>
            <w:r w:rsidRPr="008269D9">
              <w:rPr>
                <w:rFonts w:ascii="Arial" w:hAnsi="Arial" w:cs="Arial"/>
              </w:rPr>
              <w:t xml:space="preserve">El sistema debe permitir al personal administrativo programar clases prácticas asignando instructor, estudiante y vehículo para una fecha y hora determinada, validando automáticamente la </w:t>
            </w:r>
            <w:r w:rsidRPr="008269D9">
              <w:rPr>
                <w:rFonts w:ascii="Arial" w:hAnsi="Arial" w:cs="Arial"/>
              </w:rPr>
              <w:lastRenderedPageBreak/>
              <w:t>disponibilidad de todos los recursos involucrados antes de confirmar la asignación.</w:t>
            </w:r>
          </w:p>
        </w:tc>
      </w:tr>
      <w:tr w:rsidR="00596B29" w:rsidRPr="008269D9" w14:paraId="2A629C7B" w14:textId="77777777">
        <w:tc>
          <w:tcPr>
            <w:tcW w:w="1559" w:type="dxa"/>
          </w:tcPr>
          <w:p w14:paraId="6E48A98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Entradas</w:t>
            </w:r>
          </w:p>
        </w:tc>
        <w:tc>
          <w:tcPr>
            <w:tcW w:w="6753" w:type="dxa"/>
          </w:tcPr>
          <w:p w14:paraId="749C4727" w14:textId="38A5D317" w:rsidR="00596B29" w:rsidRPr="008269D9" w:rsidRDefault="00513BD8" w:rsidP="00E17117">
            <w:pPr>
              <w:spacing w:line="480" w:lineRule="auto"/>
              <w:jc w:val="both"/>
              <w:rPr>
                <w:rFonts w:ascii="Arial" w:hAnsi="Arial" w:cs="Arial"/>
              </w:rPr>
            </w:pPr>
            <w:r w:rsidRPr="008269D9">
              <w:rPr>
                <w:rFonts w:ascii="Arial" w:hAnsi="Arial" w:cs="Arial"/>
              </w:rPr>
              <w:t>Fecha y hora de la clase, estudiante seleccionado, instructor disponible, vehículo disponible, duración de la clase, observaciones opcionales.</w:t>
            </w:r>
          </w:p>
        </w:tc>
      </w:tr>
      <w:tr w:rsidR="00596B29" w:rsidRPr="008269D9" w14:paraId="13E33BB2" w14:textId="77777777">
        <w:tc>
          <w:tcPr>
            <w:tcW w:w="1559" w:type="dxa"/>
          </w:tcPr>
          <w:p w14:paraId="2419D129"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2D6C1BC6"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estudiante tenga pagos al día y no tenga conflictos de horario.</w:t>
            </w:r>
          </w:p>
          <w:p w14:paraId="2772366D" w14:textId="77777777" w:rsidR="00513BD8" w:rsidRPr="008269D9" w:rsidRDefault="00513BD8" w:rsidP="00513BD8">
            <w:pPr>
              <w:spacing w:line="480" w:lineRule="auto"/>
              <w:jc w:val="both"/>
              <w:rPr>
                <w:rFonts w:ascii="Arial" w:hAnsi="Arial" w:cs="Arial"/>
              </w:rPr>
            </w:pPr>
            <w:r w:rsidRPr="008269D9">
              <w:rPr>
                <w:rFonts w:ascii="Arial" w:hAnsi="Arial" w:cs="Arial"/>
              </w:rPr>
              <w:t>Validar que el instructor no tenga otra clase asignada a la misma hora.</w:t>
            </w:r>
          </w:p>
          <w:p w14:paraId="639EAF9D"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vehículo no esté en mantenimiento ni asignado en ese horario.</w:t>
            </w:r>
          </w:p>
          <w:p w14:paraId="59C406D4" w14:textId="77777777" w:rsidR="00513BD8" w:rsidRPr="008269D9" w:rsidRDefault="00513BD8" w:rsidP="00513BD8">
            <w:pPr>
              <w:spacing w:line="480" w:lineRule="auto"/>
              <w:jc w:val="both"/>
              <w:rPr>
                <w:rFonts w:ascii="Arial" w:hAnsi="Arial" w:cs="Arial"/>
              </w:rPr>
            </w:pPr>
            <w:r w:rsidRPr="008269D9">
              <w:rPr>
                <w:rFonts w:ascii="Arial" w:hAnsi="Arial" w:cs="Arial"/>
              </w:rPr>
              <w:t>Registrar la clase con un código único de asignación.</w:t>
            </w:r>
          </w:p>
          <w:p w14:paraId="0D79C766" w14:textId="5046E954" w:rsidR="00596B29" w:rsidRPr="008269D9" w:rsidRDefault="00513BD8" w:rsidP="00513BD8">
            <w:pPr>
              <w:spacing w:line="480" w:lineRule="auto"/>
              <w:jc w:val="both"/>
              <w:rPr>
                <w:rFonts w:ascii="Arial" w:hAnsi="Arial" w:cs="Arial"/>
              </w:rPr>
            </w:pPr>
            <w:r w:rsidRPr="008269D9">
              <w:rPr>
                <w:rFonts w:ascii="Arial" w:hAnsi="Arial" w:cs="Arial"/>
              </w:rPr>
              <w:t>Enviar notificaciones automáticas por correo al estudiante y al instructor.</w:t>
            </w:r>
          </w:p>
        </w:tc>
      </w:tr>
      <w:tr w:rsidR="00596B29" w:rsidRPr="008269D9" w14:paraId="157E6139" w14:textId="77777777">
        <w:tc>
          <w:tcPr>
            <w:tcW w:w="1559" w:type="dxa"/>
          </w:tcPr>
          <w:p w14:paraId="0F75D284"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41915DCB" w14:textId="77777777" w:rsidR="00513BD8" w:rsidRPr="008269D9" w:rsidRDefault="00513BD8" w:rsidP="00513BD8">
            <w:pPr>
              <w:spacing w:line="480" w:lineRule="auto"/>
              <w:jc w:val="both"/>
              <w:rPr>
                <w:rFonts w:ascii="Arial" w:hAnsi="Arial" w:cs="Arial"/>
              </w:rPr>
            </w:pPr>
            <w:r w:rsidRPr="008269D9">
              <w:rPr>
                <w:rFonts w:ascii="Arial" w:hAnsi="Arial" w:cs="Arial"/>
              </w:rPr>
              <w:t>Clase práctica registrada con código único.</w:t>
            </w:r>
          </w:p>
          <w:p w14:paraId="00C80779" w14:textId="77777777" w:rsidR="00513BD8" w:rsidRPr="008269D9" w:rsidRDefault="00513BD8" w:rsidP="00513BD8">
            <w:pPr>
              <w:spacing w:line="480" w:lineRule="auto"/>
              <w:jc w:val="both"/>
              <w:rPr>
                <w:rFonts w:ascii="Arial" w:hAnsi="Arial" w:cs="Arial"/>
              </w:rPr>
            </w:pPr>
            <w:r w:rsidRPr="008269D9">
              <w:rPr>
                <w:rFonts w:ascii="Arial" w:hAnsi="Arial" w:cs="Arial"/>
              </w:rPr>
              <w:t>Notificaciones enviadas al estudiante e instructor con detalles de la clase.</w:t>
            </w:r>
          </w:p>
          <w:p w14:paraId="14D34E74" w14:textId="77777777" w:rsidR="00513BD8" w:rsidRPr="008269D9" w:rsidRDefault="00513BD8" w:rsidP="00513BD8">
            <w:pPr>
              <w:spacing w:line="480" w:lineRule="auto"/>
              <w:jc w:val="both"/>
              <w:rPr>
                <w:rFonts w:ascii="Arial" w:hAnsi="Arial" w:cs="Arial"/>
              </w:rPr>
            </w:pPr>
            <w:r w:rsidRPr="008269D9">
              <w:rPr>
                <w:rFonts w:ascii="Arial" w:hAnsi="Arial" w:cs="Arial"/>
              </w:rPr>
              <w:t>Calendario actualizado reflejando la nueva asignación.</w:t>
            </w:r>
          </w:p>
          <w:p w14:paraId="3619C3EE" w14:textId="0975730A" w:rsidR="00596B29" w:rsidRPr="008269D9" w:rsidRDefault="00513BD8" w:rsidP="00513BD8">
            <w:pPr>
              <w:spacing w:line="480" w:lineRule="auto"/>
              <w:jc w:val="both"/>
              <w:rPr>
                <w:rFonts w:ascii="Arial" w:hAnsi="Arial" w:cs="Arial"/>
              </w:rPr>
            </w:pPr>
            <w:r w:rsidRPr="008269D9">
              <w:rPr>
                <w:rFonts w:ascii="Arial" w:hAnsi="Arial" w:cs="Arial"/>
              </w:rPr>
              <w:t>Estado de disponibilidad de recursos actualizado en tiempo real.</w:t>
            </w:r>
          </w:p>
        </w:tc>
      </w:tr>
      <w:tr w:rsidR="00596B29" w:rsidRPr="008269D9" w14:paraId="59FCEC1F" w14:textId="77777777">
        <w:tc>
          <w:tcPr>
            <w:tcW w:w="1559" w:type="dxa"/>
          </w:tcPr>
          <w:p w14:paraId="2C64806E"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8545322"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No se puede confirmar una asignación si cualquiera de los tres recursos (estudiante, instructor, vehículo) no está disponible.</w:t>
            </w:r>
          </w:p>
          <w:p w14:paraId="460607FF"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El estudiante debe tener pagos al día para poder programar una clase práctica.</w:t>
            </w:r>
          </w:p>
          <w:p w14:paraId="706D8C26"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Cada modificación o cancelación debe registrarse en el historial de la asignación.</w:t>
            </w:r>
          </w:p>
          <w:p w14:paraId="269FC2B2" w14:textId="35A6937A" w:rsidR="00596B29" w:rsidRPr="008269D9" w:rsidRDefault="00513BD8" w:rsidP="00513BD8">
            <w:pPr>
              <w:tabs>
                <w:tab w:val="left" w:pos="2320"/>
              </w:tabs>
              <w:spacing w:line="480" w:lineRule="auto"/>
              <w:jc w:val="both"/>
              <w:rPr>
                <w:rFonts w:ascii="Arial" w:hAnsi="Arial" w:cs="Arial"/>
              </w:rPr>
            </w:pPr>
            <w:r w:rsidRPr="008269D9">
              <w:rPr>
                <w:rFonts w:ascii="Arial" w:hAnsi="Arial" w:cs="Arial"/>
              </w:rPr>
              <w:t>Las notificaciones deben enviarse de forma asíncrona sin bloquear la confirmación.</w:t>
            </w:r>
          </w:p>
        </w:tc>
      </w:tr>
    </w:tbl>
    <w:p w14:paraId="4827D925"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A7B2ACA" w14:textId="77777777">
        <w:trPr>
          <w:trHeight w:val="386"/>
        </w:trPr>
        <w:tc>
          <w:tcPr>
            <w:tcW w:w="1559" w:type="dxa"/>
          </w:tcPr>
          <w:p w14:paraId="37B273EF" w14:textId="75750A00" w:rsidR="00596B29" w:rsidRPr="006618EE" w:rsidRDefault="00596B29" w:rsidP="00E17117">
            <w:pPr>
              <w:spacing w:line="480" w:lineRule="auto"/>
              <w:jc w:val="both"/>
              <w:rPr>
                <w:rFonts w:ascii="Arial" w:hAnsi="Arial" w:cs="Arial"/>
                <w:b/>
                <w:bCs/>
              </w:rPr>
            </w:pPr>
            <w:r w:rsidRPr="006618EE">
              <w:rPr>
                <w:rFonts w:ascii="Arial" w:hAnsi="Arial" w:cs="Arial"/>
                <w:b/>
                <w:bCs/>
              </w:rPr>
              <w:t>RF-04</w:t>
            </w:r>
          </w:p>
        </w:tc>
        <w:tc>
          <w:tcPr>
            <w:tcW w:w="6753" w:type="dxa"/>
          </w:tcPr>
          <w:p w14:paraId="54166706" w14:textId="13F21B56" w:rsidR="00596B29" w:rsidRPr="008269D9" w:rsidRDefault="00513BD8" w:rsidP="00513BD8">
            <w:pPr>
              <w:tabs>
                <w:tab w:val="left" w:pos="2560"/>
              </w:tabs>
              <w:spacing w:line="480" w:lineRule="auto"/>
              <w:jc w:val="both"/>
              <w:rPr>
                <w:rFonts w:ascii="Arial" w:hAnsi="Arial" w:cs="Arial"/>
              </w:rPr>
            </w:pPr>
            <w:r w:rsidRPr="008269D9">
              <w:rPr>
                <w:rFonts w:ascii="Arial" w:hAnsi="Arial" w:cs="Arial"/>
              </w:rPr>
              <w:t>Gestionar cobros y pagos de estudiantes</w:t>
            </w:r>
          </w:p>
        </w:tc>
      </w:tr>
      <w:tr w:rsidR="00596B29" w:rsidRPr="008269D9" w14:paraId="1B6DE9F6" w14:textId="77777777">
        <w:tc>
          <w:tcPr>
            <w:tcW w:w="1559" w:type="dxa"/>
          </w:tcPr>
          <w:p w14:paraId="622590E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5633C734" w14:textId="0223A2E4"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pagos realizados por estudiantes, especificando el concepto, método de pago y monto, actualizando automáticamente el estado de cuenta del estudiante y generando los comprobantes correspondientes.</w:t>
            </w:r>
          </w:p>
        </w:tc>
      </w:tr>
      <w:tr w:rsidR="00596B29" w:rsidRPr="008269D9" w14:paraId="1FC9E2A4" w14:textId="77777777">
        <w:tc>
          <w:tcPr>
            <w:tcW w:w="1559" w:type="dxa"/>
          </w:tcPr>
          <w:p w14:paraId="62B5549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3CB84511"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Cédula, código o nombre del estudiante para búsqueda.</w:t>
            </w:r>
          </w:p>
          <w:p w14:paraId="043E65C9"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Concepto del pago (matrícula, mensualidad, clases adicionales).</w:t>
            </w:r>
          </w:p>
          <w:p w14:paraId="68D383DE"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Monto abonado, método de pago (efectivo, transferencia, tarjeta).</w:t>
            </w:r>
          </w:p>
          <w:p w14:paraId="6179FC1E" w14:textId="1576D02A" w:rsidR="00596B29" w:rsidRPr="008269D9" w:rsidRDefault="00513BD8" w:rsidP="00513BD8">
            <w:pPr>
              <w:tabs>
                <w:tab w:val="left" w:pos="2800"/>
              </w:tabs>
              <w:spacing w:line="480" w:lineRule="auto"/>
              <w:jc w:val="both"/>
              <w:rPr>
                <w:rFonts w:ascii="Arial" w:hAnsi="Arial" w:cs="Arial"/>
              </w:rPr>
            </w:pPr>
            <w:r w:rsidRPr="008269D9">
              <w:rPr>
                <w:rFonts w:ascii="Arial" w:hAnsi="Arial" w:cs="Arial"/>
              </w:rPr>
              <w:t>Número de comprobante bancario (opcional) y observaciones.</w:t>
            </w:r>
          </w:p>
        </w:tc>
      </w:tr>
      <w:tr w:rsidR="00596B29" w:rsidRPr="008269D9" w14:paraId="3740959D" w14:textId="77777777">
        <w:tc>
          <w:tcPr>
            <w:tcW w:w="1559" w:type="dxa"/>
          </w:tcPr>
          <w:p w14:paraId="1F087BF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0EDE25B3" w14:textId="77777777" w:rsidR="00513BD8" w:rsidRPr="008269D9" w:rsidRDefault="00513BD8" w:rsidP="00513BD8">
            <w:pPr>
              <w:spacing w:line="480" w:lineRule="auto"/>
              <w:jc w:val="both"/>
              <w:rPr>
                <w:rFonts w:ascii="Arial" w:hAnsi="Arial" w:cs="Arial"/>
              </w:rPr>
            </w:pPr>
            <w:r w:rsidRPr="008269D9">
              <w:rPr>
                <w:rFonts w:ascii="Arial" w:hAnsi="Arial" w:cs="Arial"/>
              </w:rPr>
              <w:t>Buscar y seleccionar al estudiante para visualizar su estado de cuenta.</w:t>
            </w:r>
          </w:p>
          <w:p w14:paraId="7B58EF42" w14:textId="77777777" w:rsidR="00513BD8" w:rsidRPr="008269D9" w:rsidRDefault="00513BD8" w:rsidP="00513BD8">
            <w:pPr>
              <w:spacing w:line="480" w:lineRule="auto"/>
              <w:jc w:val="both"/>
              <w:rPr>
                <w:rFonts w:ascii="Arial" w:hAnsi="Arial" w:cs="Arial"/>
              </w:rPr>
            </w:pPr>
            <w:r w:rsidRPr="008269D9">
              <w:rPr>
                <w:rFonts w:ascii="Arial" w:hAnsi="Arial" w:cs="Arial"/>
              </w:rPr>
              <w:t>Seleccionar el concepto a pagar entre los saldos pendientes.</w:t>
            </w:r>
          </w:p>
          <w:p w14:paraId="1DDFAFC3" w14:textId="77777777" w:rsidR="00513BD8" w:rsidRPr="008269D9" w:rsidRDefault="00513BD8" w:rsidP="00513BD8">
            <w:pPr>
              <w:spacing w:line="480" w:lineRule="auto"/>
              <w:jc w:val="both"/>
              <w:rPr>
                <w:rFonts w:ascii="Arial" w:hAnsi="Arial" w:cs="Arial"/>
              </w:rPr>
            </w:pPr>
            <w:r w:rsidRPr="008269D9">
              <w:rPr>
                <w:rFonts w:ascii="Arial" w:hAnsi="Arial" w:cs="Arial"/>
              </w:rPr>
              <w:t>Validar el monto ingresado (permite pagos totales o parciales).</w:t>
            </w:r>
          </w:p>
          <w:p w14:paraId="29669E30"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pago, actualizar saldos y calcular cuentas por cobrar pendientes.</w:t>
            </w:r>
          </w:p>
          <w:p w14:paraId="23881955" w14:textId="60CF62D0" w:rsidR="00596B29" w:rsidRPr="008269D9" w:rsidRDefault="00513BD8" w:rsidP="00513BD8">
            <w:pPr>
              <w:spacing w:line="480" w:lineRule="auto"/>
              <w:jc w:val="both"/>
              <w:rPr>
                <w:rFonts w:ascii="Arial" w:hAnsi="Arial" w:cs="Arial"/>
              </w:rPr>
            </w:pPr>
            <w:r w:rsidRPr="008269D9">
              <w:rPr>
                <w:rFonts w:ascii="Arial" w:hAnsi="Arial" w:cs="Arial"/>
              </w:rPr>
              <w:t>Generar comprobante interno y notificar al estudiante de forma asíncrona.</w:t>
            </w:r>
          </w:p>
        </w:tc>
      </w:tr>
      <w:tr w:rsidR="00596B29" w:rsidRPr="008269D9" w14:paraId="4C4FEA61" w14:textId="77777777">
        <w:tc>
          <w:tcPr>
            <w:tcW w:w="1559" w:type="dxa"/>
          </w:tcPr>
          <w:p w14:paraId="43B889AB"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1F7D530A" w14:textId="77777777" w:rsidR="00513BD8" w:rsidRPr="008269D9" w:rsidRDefault="00513BD8" w:rsidP="00513BD8">
            <w:pPr>
              <w:spacing w:line="480" w:lineRule="auto"/>
              <w:jc w:val="both"/>
              <w:rPr>
                <w:rFonts w:ascii="Arial" w:hAnsi="Arial" w:cs="Arial"/>
              </w:rPr>
            </w:pPr>
            <w:r w:rsidRPr="008269D9">
              <w:rPr>
                <w:rFonts w:ascii="Arial" w:hAnsi="Arial" w:cs="Arial"/>
              </w:rPr>
              <w:t>Pago registrado con número de transacción único.</w:t>
            </w:r>
          </w:p>
          <w:p w14:paraId="25E76008" w14:textId="77777777" w:rsidR="00513BD8" w:rsidRPr="008269D9" w:rsidRDefault="00513BD8" w:rsidP="00513BD8">
            <w:pPr>
              <w:spacing w:line="480" w:lineRule="auto"/>
              <w:jc w:val="both"/>
              <w:rPr>
                <w:rFonts w:ascii="Arial" w:hAnsi="Arial" w:cs="Arial"/>
              </w:rPr>
            </w:pPr>
            <w:r w:rsidRPr="008269D9">
              <w:rPr>
                <w:rFonts w:ascii="Arial" w:hAnsi="Arial" w:cs="Arial"/>
              </w:rPr>
              <w:t>Estado de cuenta del estudiante actualizado con nuevo saldo.</w:t>
            </w:r>
          </w:p>
          <w:p w14:paraId="385BCBA1" w14:textId="77777777" w:rsidR="00513BD8" w:rsidRPr="008269D9" w:rsidRDefault="00513BD8" w:rsidP="00513BD8">
            <w:pPr>
              <w:spacing w:line="480" w:lineRule="auto"/>
              <w:jc w:val="both"/>
              <w:rPr>
                <w:rFonts w:ascii="Arial" w:hAnsi="Arial" w:cs="Arial"/>
              </w:rPr>
            </w:pPr>
            <w:r w:rsidRPr="008269D9">
              <w:rPr>
                <w:rFonts w:ascii="Arial" w:hAnsi="Arial" w:cs="Arial"/>
              </w:rPr>
              <w:t>Comprobante generado y disponible para descarga en el portal del estudiante.</w:t>
            </w:r>
          </w:p>
          <w:p w14:paraId="1986329A" w14:textId="349FA639" w:rsidR="00596B29" w:rsidRPr="008269D9" w:rsidRDefault="00513BD8" w:rsidP="00513BD8">
            <w:pPr>
              <w:spacing w:line="480" w:lineRule="auto"/>
              <w:jc w:val="both"/>
              <w:rPr>
                <w:rFonts w:ascii="Arial" w:hAnsi="Arial" w:cs="Arial"/>
              </w:rPr>
            </w:pPr>
            <w:r w:rsidRPr="008269D9">
              <w:rPr>
                <w:rFonts w:ascii="Arial" w:hAnsi="Arial" w:cs="Arial"/>
              </w:rPr>
              <w:t>Notificación enviada al estudiante confirmando el pago recibido.</w:t>
            </w:r>
          </w:p>
        </w:tc>
      </w:tr>
      <w:tr w:rsidR="00596B29" w:rsidRPr="008269D9" w14:paraId="1E57DFA7" w14:textId="77777777">
        <w:tc>
          <w:tcPr>
            <w:tcW w:w="1559" w:type="dxa"/>
          </w:tcPr>
          <w:p w14:paraId="30DF5A1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604776D" w14:textId="77777777" w:rsidR="00513BD8" w:rsidRPr="008269D9" w:rsidRDefault="00513BD8" w:rsidP="00513BD8">
            <w:pPr>
              <w:spacing w:line="480" w:lineRule="auto"/>
              <w:jc w:val="both"/>
              <w:rPr>
                <w:rFonts w:ascii="Arial" w:hAnsi="Arial" w:cs="Arial"/>
              </w:rPr>
            </w:pPr>
            <w:r w:rsidRPr="008269D9">
              <w:rPr>
                <w:rFonts w:ascii="Arial" w:hAnsi="Arial" w:cs="Arial"/>
              </w:rPr>
              <w:t>Los montos se registran en dólares USD con exactamente 2 decimales.</w:t>
            </w:r>
          </w:p>
          <w:p w14:paraId="14665D07" w14:textId="77777777" w:rsidR="00513BD8" w:rsidRPr="008269D9" w:rsidRDefault="00513BD8" w:rsidP="00513BD8">
            <w:pPr>
              <w:spacing w:line="480" w:lineRule="auto"/>
              <w:jc w:val="both"/>
              <w:rPr>
                <w:rFonts w:ascii="Arial" w:hAnsi="Arial" w:cs="Arial"/>
              </w:rPr>
            </w:pPr>
            <w:r w:rsidRPr="008269D9">
              <w:rPr>
                <w:rFonts w:ascii="Arial" w:hAnsi="Arial" w:cs="Arial"/>
              </w:rPr>
              <w:t>Se permiten pagos parciales; el sistema calcula automáticamente el saldo pendiente.</w:t>
            </w:r>
          </w:p>
          <w:p w14:paraId="360B9382" w14:textId="77777777" w:rsidR="00513BD8" w:rsidRPr="008269D9" w:rsidRDefault="00513BD8" w:rsidP="00513BD8">
            <w:pPr>
              <w:spacing w:line="480" w:lineRule="auto"/>
              <w:jc w:val="both"/>
              <w:rPr>
                <w:rFonts w:ascii="Arial" w:hAnsi="Arial" w:cs="Arial"/>
              </w:rPr>
            </w:pPr>
            <w:r w:rsidRPr="008269D9">
              <w:rPr>
                <w:rFonts w:ascii="Arial" w:hAnsi="Arial" w:cs="Arial"/>
              </w:rPr>
              <w:lastRenderedPageBreak/>
              <w:t>Toda transacción queda registrada en el historial con trazabilidad completa (usuario, fecha/hora, IP).</w:t>
            </w:r>
          </w:p>
          <w:p w14:paraId="038EF4F4" w14:textId="7526C461" w:rsidR="00596B29" w:rsidRPr="008269D9" w:rsidRDefault="00513BD8" w:rsidP="00513BD8">
            <w:pPr>
              <w:spacing w:line="480" w:lineRule="auto"/>
              <w:jc w:val="both"/>
              <w:rPr>
                <w:rFonts w:ascii="Arial" w:hAnsi="Arial" w:cs="Arial"/>
              </w:rPr>
            </w:pPr>
            <w:r w:rsidRPr="008269D9">
              <w:rPr>
                <w:rFonts w:ascii="Arial" w:hAnsi="Arial" w:cs="Arial"/>
              </w:rPr>
              <w:t>No se pueden eliminar pagos registrados; solo se pueden emitir notas de ajuste con aprobación del administrador.</w:t>
            </w:r>
          </w:p>
        </w:tc>
      </w:tr>
    </w:tbl>
    <w:p w14:paraId="6C09313A"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705178" w14:textId="77777777">
        <w:trPr>
          <w:trHeight w:val="386"/>
        </w:trPr>
        <w:tc>
          <w:tcPr>
            <w:tcW w:w="1559" w:type="dxa"/>
          </w:tcPr>
          <w:p w14:paraId="683E3CA4" w14:textId="4155A66A" w:rsidR="00596B29" w:rsidRPr="006618EE" w:rsidRDefault="00596B29" w:rsidP="00E17117">
            <w:pPr>
              <w:spacing w:line="480" w:lineRule="auto"/>
              <w:jc w:val="both"/>
              <w:rPr>
                <w:rFonts w:ascii="Arial" w:hAnsi="Arial" w:cs="Arial"/>
                <w:b/>
                <w:bCs/>
              </w:rPr>
            </w:pPr>
            <w:r w:rsidRPr="006618EE">
              <w:rPr>
                <w:rFonts w:ascii="Arial" w:hAnsi="Arial" w:cs="Arial"/>
                <w:b/>
                <w:bCs/>
              </w:rPr>
              <w:t>RF-05</w:t>
            </w:r>
          </w:p>
        </w:tc>
        <w:tc>
          <w:tcPr>
            <w:tcW w:w="6753" w:type="dxa"/>
          </w:tcPr>
          <w:p w14:paraId="36A95D62" w14:textId="06DF3BB2" w:rsidR="00596B29" w:rsidRPr="008269D9" w:rsidRDefault="00513BD8" w:rsidP="00513BD8">
            <w:pPr>
              <w:spacing w:line="480" w:lineRule="auto"/>
              <w:rPr>
                <w:rFonts w:ascii="Arial" w:hAnsi="Arial" w:cs="Arial"/>
              </w:rPr>
            </w:pPr>
            <w:r w:rsidRPr="008269D9">
              <w:rPr>
                <w:rFonts w:ascii="Arial" w:hAnsi="Arial" w:cs="Arial"/>
              </w:rPr>
              <w:t>Gestionar flota vehicular</w:t>
            </w:r>
          </w:p>
        </w:tc>
      </w:tr>
      <w:tr w:rsidR="00596B29" w:rsidRPr="008269D9" w14:paraId="2F0A0D2C" w14:textId="77777777">
        <w:tc>
          <w:tcPr>
            <w:tcW w:w="1559" w:type="dxa"/>
          </w:tcPr>
          <w:p w14:paraId="61F22C67"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29E5405" w14:textId="682EFC00"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y administrar los vehículos de la escuela de conducción, incluyendo su documentación, estado operativo, mantenimientos programados y correctivos, y control de kilometraje y combustible.</w:t>
            </w:r>
          </w:p>
        </w:tc>
      </w:tr>
      <w:tr w:rsidR="00513BD8" w:rsidRPr="008269D9" w14:paraId="246E2346" w14:textId="77777777">
        <w:tc>
          <w:tcPr>
            <w:tcW w:w="1559" w:type="dxa"/>
          </w:tcPr>
          <w:p w14:paraId="2FA82428"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Entradas</w:t>
            </w:r>
          </w:p>
        </w:tc>
        <w:tc>
          <w:tcPr>
            <w:tcW w:w="6753" w:type="dxa"/>
          </w:tcPr>
          <w:p w14:paraId="3D3B50C2" w14:textId="77777777" w:rsidR="00513BD8" w:rsidRPr="008269D9" w:rsidRDefault="00513BD8" w:rsidP="00513BD8">
            <w:pPr>
              <w:spacing w:before="40" w:after="40"/>
            </w:pPr>
            <w:r w:rsidRPr="008269D9">
              <w:rPr>
                <w:rFonts w:ascii="Arial" w:eastAsia="Arial" w:hAnsi="Arial" w:cs="Arial"/>
              </w:rPr>
              <w:t>Datos del vehículo (placa en formato ABC-1234 o AAA-1234, modelo, año, características técnicas).</w:t>
            </w:r>
          </w:p>
          <w:p w14:paraId="2795E70A" w14:textId="77777777" w:rsidR="00513BD8" w:rsidRPr="008269D9" w:rsidRDefault="00513BD8" w:rsidP="00513BD8">
            <w:pPr>
              <w:spacing w:before="40" w:after="40"/>
            </w:pPr>
            <w:r w:rsidRPr="008269D9">
              <w:rPr>
                <w:rFonts w:ascii="Arial" w:eastAsia="Arial" w:hAnsi="Arial" w:cs="Arial"/>
              </w:rPr>
              <w:t>Fechas de vencimiento de SOAT y revisión técnica.</w:t>
            </w:r>
          </w:p>
          <w:p w14:paraId="3CCD25D4" w14:textId="77777777" w:rsidR="00513BD8" w:rsidRPr="008269D9" w:rsidRDefault="00513BD8" w:rsidP="00513BD8">
            <w:pPr>
              <w:spacing w:before="40" w:after="40"/>
            </w:pPr>
            <w:r w:rsidRPr="008269D9">
              <w:rPr>
                <w:rFonts w:ascii="Arial" w:eastAsia="Arial" w:hAnsi="Arial" w:cs="Arial"/>
              </w:rPr>
              <w:t>Registros de mantenimiento (tipo, fecha, descripción, costo).</w:t>
            </w:r>
          </w:p>
          <w:p w14:paraId="607FDDD5" w14:textId="2530FC86" w:rsidR="00513BD8" w:rsidRPr="008269D9" w:rsidRDefault="00513BD8" w:rsidP="00513BD8">
            <w:pPr>
              <w:spacing w:line="480" w:lineRule="auto"/>
              <w:jc w:val="both"/>
              <w:rPr>
                <w:rFonts w:ascii="Arial" w:hAnsi="Arial" w:cs="Arial"/>
              </w:rPr>
            </w:pPr>
            <w:r w:rsidRPr="008269D9">
              <w:rPr>
                <w:rFonts w:ascii="Arial" w:eastAsia="Arial" w:hAnsi="Arial" w:cs="Arial"/>
              </w:rPr>
              <w:t>Lectura de kilometraje y registro de consumo de combustible.</w:t>
            </w:r>
          </w:p>
        </w:tc>
      </w:tr>
      <w:tr w:rsidR="00513BD8" w:rsidRPr="008269D9" w14:paraId="7E5B4BAB" w14:textId="77777777">
        <w:tc>
          <w:tcPr>
            <w:tcW w:w="1559" w:type="dxa"/>
          </w:tcPr>
          <w:p w14:paraId="304C07AD"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Proceso</w:t>
            </w:r>
          </w:p>
        </w:tc>
        <w:tc>
          <w:tcPr>
            <w:tcW w:w="6753" w:type="dxa"/>
          </w:tcPr>
          <w:p w14:paraId="19218A2D"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vehículo con validación del formato de placa ecuatoriana.</w:t>
            </w:r>
          </w:p>
          <w:p w14:paraId="36BE9A1E" w14:textId="77777777" w:rsidR="00513BD8" w:rsidRPr="008269D9" w:rsidRDefault="00513BD8" w:rsidP="00513BD8">
            <w:pPr>
              <w:spacing w:line="480" w:lineRule="auto"/>
              <w:jc w:val="both"/>
              <w:rPr>
                <w:rFonts w:ascii="Arial" w:hAnsi="Arial" w:cs="Arial"/>
              </w:rPr>
            </w:pPr>
            <w:r w:rsidRPr="008269D9">
              <w:rPr>
                <w:rFonts w:ascii="Arial" w:hAnsi="Arial" w:cs="Arial"/>
              </w:rPr>
              <w:t>Asociar documentación vehicular y programar alertas de vencimiento automáticas.</w:t>
            </w:r>
          </w:p>
          <w:p w14:paraId="492B4C76" w14:textId="77777777" w:rsidR="00513BD8" w:rsidRPr="008269D9" w:rsidRDefault="00513BD8" w:rsidP="00513BD8">
            <w:pPr>
              <w:spacing w:line="480" w:lineRule="auto"/>
              <w:jc w:val="both"/>
              <w:rPr>
                <w:rFonts w:ascii="Arial" w:hAnsi="Arial" w:cs="Arial"/>
              </w:rPr>
            </w:pPr>
            <w:r w:rsidRPr="008269D9">
              <w:rPr>
                <w:rFonts w:ascii="Arial" w:hAnsi="Arial" w:cs="Arial"/>
              </w:rPr>
              <w:t>Registrar y dar seguimiento a mantenimientos preventivos y correctivos.</w:t>
            </w:r>
          </w:p>
          <w:p w14:paraId="1D21235C" w14:textId="77777777" w:rsidR="00513BD8" w:rsidRPr="008269D9" w:rsidRDefault="00513BD8" w:rsidP="00513BD8">
            <w:pPr>
              <w:spacing w:line="480" w:lineRule="auto"/>
              <w:jc w:val="both"/>
              <w:rPr>
                <w:rFonts w:ascii="Arial" w:hAnsi="Arial" w:cs="Arial"/>
              </w:rPr>
            </w:pPr>
            <w:r w:rsidRPr="008269D9">
              <w:rPr>
                <w:rFonts w:ascii="Arial" w:hAnsi="Arial" w:cs="Arial"/>
              </w:rPr>
              <w:t>Actualizar el estado del vehículo según su condición operativa.</w:t>
            </w:r>
          </w:p>
          <w:p w14:paraId="6FCF4A1E" w14:textId="1B5647C2" w:rsidR="00513BD8" w:rsidRPr="008269D9" w:rsidRDefault="00513BD8" w:rsidP="00513BD8">
            <w:pPr>
              <w:spacing w:line="480" w:lineRule="auto"/>
              <w:jc w:val="both"/>
              <w:rPr>
                <w:rFonts w:ascii="Arial" w:hAnsi="Arial" w:cs="Arial"/>
              </w:rPr>
            </w:pPr>
            <w:r w:rsidRPr="008269D9">
              <w:rPr>
                <w:rFonts w:ascii="Arial" w:hAnsi="Arial" w:cs="Arial"/>
              </w:rPr>
              <w:t>Exponer disponibilidad del vehículo para el módulo de asignaciones.</w:t>
            </w:r>
          </w:p>
        </w:tc>
      </w:tr>
      <w:tr w:rsidR="00513BD8" w:rsidRPr="008269D9" w14:paraId="314820E1" w14:textId="77777777">
        <w:tc>
          <w:tcPr>
            <w:tcW w:w="1559" w:type="dxa"/>
          </w:tcPr>
          <w:p w14:paraId="0F72D92F"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Salidas</w:t>
            </w:r>
          </w:p>
        </w:tc>
        <w:tc>
          <w:tcPr>
            <w:tcW w:w="6753" w:type="dxa"/>
          </w:tcPr>
          <w:p w14:paraId="6509E9B1" w14:textId="77777777" w:rsidR="00513BD8" w:rsidRPr="008269D9" w:rsidRDefault="00513BD8" w:rsidP="00513BD8">
            <w:pPr>
              <w:spacing w:line="480" w:lineRule="auto"/>
              <w:jc w:val="both"/>
              <w:rPr>
                <w:rFonts w:ascii="Arial" w:hAnsi="Arial" w:cs="Arial"/>
              </w:rPr>
            </w:pPr>
            <w:r w:rsidRPr="008269D9">
              <w:rPr>
                <w:rFonts w:ascii="Arial" w:hAnsi="Arial" w:cs="Arial"/>
              </w:rPr>
              <w:t>Vehículo registrado en la flota con estado inicial Disponible.</w:t>
            </w:r>
          </w:p>
          <w:p w14:paraId="4857291B" w14:textId="77777777" w:rsidR="00513BD8" w:rsidRPr="008269D9" w:rsidRDefault="00513BD8" w:rsidP="00513BD8">
            <w:pPr>
              <w:spacing w:line="480" w:lineRule="auto"/>
              <w:jc w:val="both"/>
              <w:rPr>
                <w:rFonts w:ascii="Arial" w:hAnsi="Arial" w:cs="Arial"/>
              </w:rPr>
            </w:pPr>
            <w:r w:rsidRPr="008269D9">
              <w:rPr>
                <w:rFonts w:ascii="Arial" w:hAnsi="Arial" w:cs="Arial"/>
              </w:rPr>
              <w:t>Alertas automáticas generadas para vencimientos próximos de SOAT, revisión técnica y mantenimientos.</w:t>
            </w:r>
          </w:p>
          <w:p w14:paraId="52D0C9AC" w14:textId="77777777" w:rsidR="00513BD8" w:rsidRPr="008269D9" w:rsidRDefault="00513BD8" w:rsidP="00513BD8">
            <w:pPr>
              <w:spacing w:line="480" w:lineRule="auto"/>
              <w:jc w:val="both"/>
              <w:rPr>
                <w:rFonts w:ascii="Arial" w:hAnsi="Arial" w:cs="Arial"/>
              </w:rPr>
            </w:pPr>
            <w:r w:rsidRPr="008269D9">
              <w:rPr>
                <w:rFonts w:ascii="Arial" w:hAnsi="Arial" w:cs="Arial"/>
              </w:rPr>
              <w:t>Historial completo de mantenimientos y reparaciones accesible.</w:t>
            </w:r>
          </w:p>
          <w:p w14:paraId="44028F81" w14:textId="2ED5B5A9" w:rsidR="00513BD8" w:rsidRPr="008269D9" w:rsidRDefault="00513BD8" w:rsidP="00513BD8">
            <w:pPr>
              <w:spacing w:line="480" w:lineRule="auto"/>
              <w:jc w:val="both"/>
              <w:rPr>
                <w:rFonts w:ascii="Arial" w:hAnsi="Arial" w:cs="Arial"/>
              </w:rPr>
            </w:pPr>
            <w:r w:rsidRPr="008269D9">
              <w:rPr>
                <w:rFonts w:ascii="Arial" w:hAnsi="Arial" w:cs="Arial"/>
              </w:rPr>
              <w:lastRenderedPageBreak/>
              <w:t>Estado de disponibilidad actualizado y visible para el módulo de asignaciones.</w:t>
            </w:r>
          </w:p>
        </w:tc>
      </w:tr>
      <w:tr w:rsidR="00513BD8" w:rsidRPr="008269D9" w14:paraId="39FF11E3" w14:textId="77777777">
        <w:tc>
          <w:tcPr>
            <w:tcW w:w="1559" w:type="dxa"/>
          </w:tcPr>
          <w:p w14:paraId="3722297C"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lastRenderedPageBreak/>
              <w:t>Reglas / Condiciones</w:t>
            </w:r>
          </w:p>
        </w:tc>
        <w:tc>
          <w:tcPr>
            <w:tcW w:w="6753" w:type="dxa"/>
          </w:tcPr>
          <w:p w14:paraId="31B815E4" w14:textId="77777777" w:rsidR="00513BD8" w:rsidRPr="008269D9" w:rsidRDefault="00513BD8" w:rsidP="00513BD8">
            <w:pPr>
              <w:spacing w:line="480" w:lineRule="auto"/>
              <w:jc w:val="both"/>
              <w:rPr>
                <w:rFonts w:ascii="Arial" w:hAnsi="Arial" w:cs="Arial"/>
              </w:rPr>
            </w:pPr>
            <w:r w:rsidRPr="008269D9">
              <w:rPr>
                <w:rFonts w:ascii="Arial" w:hAnsi="Arial" w:cs="Arial"/>
              </w:rPr>
              <w:t>El formato de placa debe cumplir el estándar ecuatoriano: ABC-1234 o AAA-1234.</w:t>
            </w:r>
          </w:p>
          <w:p w14:paraId="7E2CA4B1" w14:textId="77777777" w:rsidR="00513BD8" w:rsidRPr="008269D9" w:rsidRDefault="00513BD8" w:rsidP="00513BD8">
            <w:pPr>
              <w:spacing w:line="480" w:lineRule="auto"/>
              <w:jc w:val="both"/>
              <w:rPr>
                <w:rFonts w:ascii="Arial" w:hAnsi="Arial" w:cs="Arial"/>
              </w:rPr>
            </w:pPr>
            <w:r w:rsidRPr="008269D9">
              <w:rPr>
                <w:rFonts w:ascii="Arial" w:hAnsi="Arial" w:cs="Arial"/>
              </w:rPr>
              <w:t>Los estados del vehículo son: Disponible, En Mantenimiento y Fuera de Servicio.</w:t>
            </w:r>
          </w:p>
          <w:p w14:paraId="11B7047A" w14:textId="77777777" w:rsidR="00513BD8" w:rsidRPr="008269D9" w:rsidRDefault="00513BD8" w:rsidP="00513BD8">
            <w:pPr>
              <w:spacing w:line="480" w:lineRule="auto"/>
              <w:jc w:val="both"/>
              <w:rPr>
                <w:rFonts w:ascii="Arial" w:hAnsi="Arial" w:cs="Arial"/>
              </w:rPr>
            </w:pPr>
            <w:r w:rsidRPr="008269D9">
              <w:rPr>
                <w:rFonts w:ascii="Arial" w:hAnsi="Arial" w:cs="Arial"/>
              </w:rPr>
              <w:t>Un vehículo en estado En Mantenimiento o Fuera de Servicio no puede ser asignado a clases prácticas.</w:t>
            </w:r>
          </w:p>
          <w:p w14:paraId="349E5A68" w14:textId="35337EA2" w:rsidR="00513BD8" w:rsidRPr="008269D9" w:rsidRDefault="00513BD8" w:rsidP="00513BD8">
            <w:pPr>
              <w:spacing w:line="480" w:lineRule="auto"/>
              <w:jc w:val="both"/>
              <w:rPr>
                <w:rFonts w:ascii="Arial" w:hAnsi="Arial" w:cs="Arial"/>
              </w:rPr>
            </w:pPr>
            <w:r w:rsidRPr="008269D9">
              <w:rPr>
                <w:rFonts w:ascii="Arial" w:hAnsi="Arial" w:cs="Arial"/>
              </w:rPr>
              <w:t>Las alertas de vencimiento deben generarse con al menos 15 días de anticipación.</w:t>
            </w:r>
          </w:p>
        </w:tc>
      </w:tr>
    </w:tbl>
    <w:p w14:paraId="70E6FB29"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86EC8B2" w14:textId="77777777">
        <w:trPr>
          <w:trHeight w:val="386"/>
        </w:trPr>
        <w:tc>
          <w:tcPr>
            <w:tcW w:w="1559" w:type="dxa"/>
          </w:tcPr>
          <w:p w14:paraId="4DB3790F" w14:textId="1FFDD4BE" w:rsidR="00596B29" w:rsidRPr="006618EE" w:rsidRDefault="00596B29" w:rsidP="00E17117">
            <w:pPr>
              <w:spacing w:line="480" w:lineRule="auto"/>
              <w:jc w:val="both"/>
              <w:rPr>
                <w:rFonts w:ascii="Arial" w:hAnsi="Arial" w:cs="Arial"/>
                <w:b/>
                <w:bCs/>
              </w:rPr>
            </w:pPr>
            <w:r w:rsidRPr="006618EE">
              <w:rPr>
                <w:rFonts w:ascii="Arial" w:hAnsi="Arial" w:cs="Arial"/>
                <w:b/>
                <w:bCs/>
              </w:rPr>
              <w:t>RF-06</w:t>
            </w:r>
          </w:p>
        </w:tc>
        <w:tc>
          <w:tcPr>
            <w:tcW w:w="6753" w:type="dxa"/>
          </w:tcPr>
          <w:p w14:paraId="79381AF3" w14:textId="4F533E5A" w:rsidR="00596B29" w:rsidRPr="008269D9" w:rsidRDefault="00513BD8" w:rsidP="00E17117">
            <w:pPr>
              <w:spacing w:line="480" w:lineRule="auto"/>
              <w:jc w:val="both"/>
              <w:rPr>
                <w:rFonts w:ascii="Arial" w:hAnsi="Arial" w:cs="Arial"/>
              </w:rPr>
            </w:pPr>
            <w:r w:rsidRPr="008269D9">
              <w:rPr>
                <w:rFonts w:ascii="Arial" w:hAnsi="Arial" w:cs="Arial"/>
              </w:rPr>
              <w:t>Generar reportes operativos y financieros</w:t>
            </w:r>
          </w:p>
        </w:tc>
      </w:tr>
      <w:tr w:rsidR="00596B29" w:rsidRPr="008269D9" w14:paraId="518F363C" w14:textId="77777777">
        <w:tc>
          <w:tcPr>
            <w:tcW w:w="1559" w:type="dxa"/>
          </w:tcPr>
          <w:p w14:paraId="4D164E9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6BD12542" w14:textId="58C9E48F"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y al administrador generar reportes consolidados de las distintas áreas operativas y financieras, con opciones de filtrado por fechas, estados y categorías, y exportación en múltiples formatos.</w:t>
            </w:r>
          </w:p>
        </w:tc>
      </w:tr>
      <w:tr w:rsidR="00596B29" w:rsidRPr="008269D9" w14:paraId="4FDF45B0" w14:textId="77777777">
        <w:tc>
          <w:tcPr>
            <w:tcW w:w="1559" w:type="dxa"/>
          </w:tcPr>
          <w:p w14:paraId="7E206CF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53C0A9BB" w14:textId="77777777" w:rsidR="00513BD8" w:rsidRPr="008269D9" w:rsidRDefault="00513BD8" w:rsidP="00513BD8">
            <w:pPr>
              <w:spacing w:line="480" w:lineRule="auto"/>
              <w:jc w:val="both"/>
              <w:rPr>
                <w:rFonts w:ascii="Arial" w:hAnsi="Arial" w:cs="Arial"/>
              </w:rPr>
            </w:pPr>
            <w:r w:rsidRPr="008269D9">
              <w:rPr>
                <w:rFonts w:ascii="Arial" w:hAnsi="Arial" w:cs="Arial"/>
              </w:rPr>
              <w:t>Tipo de reporte seleccionado (estudiantes, instructores, vehículos, financiero).</w:t>
            </w:r>
          </w:p>
          <w:p w14:paraId="213C5389" w14:textId="77777777" w:rsidR="00513BD8" w:rsidRPr="008269D9" w:rsidRDefault="00513BD8" w:rsidP="00513BD8">
            <w:pPr>
              <w:spacing w:line="480" w:lineRule="auto"/>
              <w:jc w:val="both"/>
              <w:rPr>
                <w:rFonts w:ascii="Arial" w:hAnsi="Arial" w:cs="Arial"/>
              </w:rPr>
            </w:pPr>
            <w:r w:rsidRPr="008269D9">
              <w:rPr>
                <w:rFonts w:ascii="Arial" w:hAnsi="Arial" w:cs="Arial"/>
              </w:rPr>
              <w:t>Rango de fechas (fecha inicio y fecha fin).</w:t>
            </w:r>
          </w:p>
          <w:p w14:paraId="225D7820" w14:textId="77777777" w:rsidR="00513BD8" w:rsidRPr="008269D9" w:rsidRDefault="00513BD8" w:rsidP="00513BD8">
            <w:pPr>
              <w:spacing w:line="480" w:lineRule="auto"/>
              <w:jc w:val="both"/>
              <w:rPr>
                <w:rFonts w:ascii="Arial" w:hAnsi="Arial" w:cs="Arial"/>
              </w:rPr>
            </w:pPr>
            <w:r w:rsidRPr="008269D9">
              <w:rPr>
                <w:rFonts w:ascii="Arial" w:hAnsi="Arial" w:cs="Arial"/>
              </w:rPr>
              <w:t>Filtros adicionales por estado, categoría o módulo.</w:t>
            </w:r>
          </w:p>
          <w:p w14:paraId="3D004EE4" w14:textId="76D636CB" w:rsidR="00596B29" w:rsidRPr="008269D9" w:rsidRDefault="00513BD8" w:rsidP="00513BD8">
            <w:pPr>
              <w:spacing w:line="480" w:lineRule="auto"/>
              <w:jc w:val="both"/>
              <w:rPr>
                <w:rFonts w:ascii="Arial" w:hAnsi="Arial" w:cs="Arial"/>
              </w:rPr>
            </w:pPr>
            <w:r w:rsidRPr="008269D9">
              <w:rPr>
                <w:rFonts w:ascii="Arial" w:hAnsi="Arial" w:cs="Arial"/>
              </w:rPr>
              <w:t>Formato de salida deseado (PDF, Excel o Vista Web).</w:t>
            </w:r>
          </w:p>
        </w:tc>
      </w:tr>
      <w:tr w:rsidR="00596B29" w:rsidRPr="008269D9" w14:paraId="07D8E02B" w14:textId="77777777">
        <w:tc>
          <w:tcPr>
            <w:tcW w:w="1559" w:type="dxa"/>
          </w:tcPr>
          <w:p w14:paraId="4381480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7974B575"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Consolidar información desde los microservicios correspondientes según el tipo de reporte.</w:t>
            </w:r>
          </w:p>
          <w:p w14:paraId="0D6254F3"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Aplicar los filtros definidos y calcular métricas e indicadores clave (</w:t>
            </w:r>
            <w:proofErr w:type="spellStart"/>
            <w:r w:rsidRPr="008269D9">
              <w:rPr>
                <w:rFonts w:ascii="Arial" w:hAnsi="Arial" w:cs="Arial"/>
              </w:rPr>
              <w:t>KPIs</w:t>
            </w:r>
            <w:proofErr w:type="spellEnd"/>
            <w:r w:rsidRPr="008269D9">
              <w:rPr>
                <w:rFonts w:ascii="Arial" w:hAnsi="Arial" w:cs="Arial"/>
              </w:rPr>
              <w:t>).</w:t>
            </w:r>
          </w:p>
          <w:p w14:paraId="1061A31B"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Generar la visualización del reporte con gráficos y tablas estadísticas.</w:t>
            </w:r>
          </w:p>
          <w:p w14:paraId="51B42AC0" w14:textId="0CBAF876" w:rsidR="00596B29" w:rsidRPr="008269D9" w:rsidRDefault="00513BD8" w:rsidP="00513BD8">
            <w:pPr>
              <w:tabs>
                <w:tab w:val="left" w:pos="1360"/>
              </w:tabs>
              <w:spacing w:line="480" w:lineRule="auto"/>
              <w:jc w:val="both"/>
              <w:rPr>
                <w:rFonts w:ascii="Arial" w:hAnsi="Arial" w:cs="Arial"/>
              </w:rPr>
            </w:pPr>
            <w:r w:rsidRPr="008269D9">
              <w:rPr>
                <w:rFonts w:ascii="Arial" w:hAnsi="Arial" w:cs="Arial"/>
              </w:rPr>
              <w:lastRenderedPageBreak/>
              <w:t>Habilitar descarga en el formato seleccionado o envío por correo electrónico.</w:t>
            </w:r>
          </w:p>
        </w:tc>
      </w:tr>
      <w:tr w:rsidR="00596B29" w:rsidRPr="008269D9" w14:paraId="3272A7B3" w14:textId="77777777">
        <w:tc>
          <w:tcPr>
            <w:tcW w:w="1559" w:type="dxa"/>
          </w:tcPr>
          <w:p w14:paraId="261C91FD"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2324CE4B" w14:textId="77777777" w:rsidR="00513BD8" w:rsidRPr="008269D9" w:rsidRDefault="00513BD8" w:rsidP="00513BD8">
            <w:pPr>
              <w:spacing w:line="480" w:lineRule="auto"/>
              <w:jc w:val="both"/>
              <w:rPr>
                <w:rFonts w:ascii="Arial" w:hAnsi="Arial" w:cs="Arial"/>
              </w:rPr>
            </w:pPr>
            <w:r w:rsidRPr="008269D9">
              <w:rPr>
                <w:rFonts w:ascii="Arial" w:hAnsi="Arial" w:cs="Arial"/>
              </w:rPr>
              <w:t>Reporte generado con encabezado institucional, período y datos del usuario que lo generó.</w:t>
            </w:r>
          </w:p>
          <w:p w14:paraId="560AD029" w14:textId="77777777" w:rsidR="00513BD8" w:rsidRPr="008269D9" w:rsidRDefault="00513BD8" w:rsidP="00513BD8">
            <w:pPr>
              <w:spacing w:line="480" w:lineRule="auto"/>
              <w:jc w:val="both"/>
              <w:rPr>
                <w:rFonts w:ascii="Arial" w:hAnsi="Arial" w:cs="Arial"/>
              </w:rPr>
            </w:pPr>
            <w:r w:rsidRPr="008269D9">
              <w:rPr>
                <w:rFonts w:ascii="Arial" w:hAnsi="Arial" w:cs="Arial"/>
              </w:rPr>
              <w:t xml:space="preserve">Resumen ejecutivo con </w:t>
            </w:r>
            <w:proofErr w:type="spellStart"/>
            <w:r w:rsidRPr="008269D9">
              <w:rPr>
                <w:rFonts w:ascii="Arial" w:hAnsi="Arial" w:cs="Arial"/>
              </w:rPr>
              <w:t>KPIs</w:t>
            </w:r>
            <w:proofErr w:type="spellEnd"/>
            <w:r w:rsidRPr="008269D9">
              <w:rPr>
                <w:rFonts w:ascii="Arial" w:hAnsi="Arial" w:cs="Arial"/>
              </w:rPr>
              <w:t xml:space="preserve"> principales según el tipo de reporte.</w:t>
            </w:r>
          </w:p>
          <w:p w14:paraId="77E0A895" w14:textId="77777777" w:rsidR="00513BD8" w:rsidRPr="008269D9" w:rsidRDefault="00513BD8" w:rsidP="00513BD8">
            <w:pPr>
              <w:spacing w:line="480" w:lineRule="auto"/>
              <w:jc w:val="both"/>
              <w:rPr>
                <w:rFonts w:ascii="Arial" w:hAnsi="Arial" w:cs="Arial"/>
              </w:rPr>
            </w:pPr>
            <w:r w:rsidRPr="008269D9">
              <w:rPr>
                <w:rFonts w:ascii="Arial" w:hAnsi="Arial" w:cs="Arial"/>
              </w:rPr>
              <w:t>Tabla detallada de datos con gráficos estadísticos integrados.</w:t>
            </w:r>
          </w:p>
          <w:p w14:paraId="31194B83" w14:textId="00B0475B" w:rsidR="00596B29" w:rsidRPr="008269D9" w:rsidRDefault="00513BD8" w:rsidP="00513BD8">
            <w:pPr>
              <w:spacing w:line="480" w:lineRule="auto"/>
              <w:jc w:val="both"/>
              <w:rPr>
                <w:rFonts w:ascii="Arial" w:hAnsi="Arial" w:cs="Arial"/>
              </w:rPr>
            </w:pPr>
            <w:r w:rsidRPr="008269D9">
              <w:rPr>
                <w:rFonts w:ascii="Arial" w:hAnsi="Arial" w:cs="Arial"/>
              </w:rPr>
              <w:t>Archivo descargable en formato PDF o Excel, o visualización en pantalla.</w:t>
            </w:r>
          </w:p>
        </w:tc>
      </w:tr>
      <w:tr w:rsidR="00596B29" w:rsidRPr="008269D9" w14:paraId="0C347D23" w14:textId="77777777">
        <w:tc>
          <w:tcPr>
            <w:tcW w:w="1559" w:type="dxa"/>
          </w:tcPr>
          <w:p w14:paraId="73983FF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E5D9418"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Solo el Personal Administrativo y el Administrador pueden generar reportes.</w:t>
            </w:r>
          </w:p>
          <w:p w14:paraId="1707427A"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reportes deben incluir trazabilidad: nombre del usuario, fecha y hora de generación.</w:t>
            </w:r>
          </w:p>
          <w:p w14:paraId="0C8E0024"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datos de reportes financieros deben ser consistentes con los registros de cobros del sistema.</w:t>
            </w:r>
          </w:p>
          <w:p w14:paraId="32DABA94" w14:textId="3EA812EF" w:rsidR="00596B29" w:rsidRPr="008269D9" w:rsidRDefault="00513BD8" w:rsidP="00513BD8">
            <w:pPr>
              <w:tabs>
                <w:tab w:val="left" w:pos="1067"/>
              </w:tabs>
              <w:spacing w:line="480" w:lineRule="auto"/>
              <w:jc w:val="both"/>
              <w:rPr>
                <w:rFonts w:ascii="Arial" w:hAnsi="Arial" w:cs="Arial"/>
              </w:rPr>
            </w:pPr>
            <w:r w:rsidRPr="008269D9">
              <w:rPr>
                <w:rFonts w:ascii="Arial" w:hAnsi="Arial" w:cs="Arial"/>
              </w:rPr>
              <w:t>El sistema debe usar caché de datos agregados para optimizar el tiempo de generación de reportes complejos.</w:t>
            </w:r>
          </w:p>
        </w:tc>
      </w:tr>
    </w:tbl>
    <w:p w14:paraId="04964DA4" w14:textId="77777777" w:rsidR="00513BD8" w:rsidRPr="008269D9" w:rsidRDefault="00513BD8" w:rsidP="00513BD8">
      <w:pPr>
        <w:pStyle w:val="Ttulo3"/>
        <w:numPr>
          <w:ilvl w:val="0"/>
          <w:numId w:val="0"/>
        </w:numPr>
        <w:spacing w:before="240" w:after="240"/>
        <w:ind w:left="720"/>
        <w:rPr>
          <w:b/>
          <w:bCs/>
          <w:color w:val="auto"/>
        </w:rPr>
      </w:pPr>
      <w:bookmarkStart w:id="10" w:name="_Toc227521376"/>
    </w:p>
    <w:p w14:paraId="4B976342" w14:textId="4B0523AC" w:rsidR="00CC160D" w:rsidRPr="008269D9" w:rsidRDefault="00CC160D" w:rsidP="000B258D">
      <w:pPr>
        <w:pStyle w:val="Ttulo3"/>
        <w:numPr>
          <w:ilvl w:val="2"/>
          <w:numId w:val="1"/>
        </w:numPr>
        <w:spacing w:before="240" w:after="240"/>
        <w:ind w:left="720"/>
        <w:rPr>
          <w:b/>
          <w:bCs/>
          <w:color w:val="auto"/>
        </w:rPr>
      </w:pPr>
      <w:r w:rsidRPr="008269D9">
        <w:rPr>
          <w:b/>
          <w:bCs/>
          <w:color w:val="auto"/>
        </w:rPr>
        <w:t xml:space="preserve">Requerimientos </w:t>
      </w:r>
      <w:r w:rsidR="0078470C" w:rsidRPr="008269D9">
        <w:rPr>
          <w:b/>
          <w:bCs/>
          <w:color w:val="auto"/>
        </w:rPr>
        <w:t xml:space="preserve">no </w:t>
      </w:r>
      <w:r w:rsidRPr="008269D9">
        <w:rPr>
          <w:b/>
          <w:bCs/>
          <w:color w:val="auto"/>
        </w:rPr>
        <w:t>funcionales</w:t>
      </w:r>
      <w:bookmarkEnd w:id="10"/>
    </w:p>
    <w:p w14:paraId="476D6A64" w14:textId="200E6228" w:rsidR="00156A6B" w:rsidRPr="008269D9" w:rsidRDefault="00156A6B" w:rsidP="00964363">
      <w:pPr>
        <w:spacing w:after="240" w:line="480" w:lineRule="auto"/>
        <w:ind w:left="720"/>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117AEC" w:rsidRPr="008269D9" w14:paraId="45D94917" w14:textId="77777777" w:rsidTr="00964363">
        <w:tc>
          <w:tcPr>
            <w:tcW w:w="1559" w:type="dxa"/>
          </w:tcPr>
          <w:p w14:paraId="0C54B3A4"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RNF-01</w:t>
            </w:r>
          </w:p>
        </w:tc>
        <w:tc>
          <w:tcPr>
            <w:tcW w:w="6753" w:type="dxa"/>
          </w:tcPr>
          <w:p w14:paraId="287C5BC4" w14:textId="1047F2CF" w:rsidR="00EA27FE" w:rsidRPr="008269D9" w:rsidRDefault="00831E69" w:rsidP="00513BD8">
            <w:pPr>
              <w:tabs>
                <w:tab w:val="left" w:pos="1067"/>
              </w:tabs>
              <w:spacing w:line="480" w:lineRule="auto"/>
              <w:jc w:val="both"/>
              <w:rPr>
                <w:rFonts w:ascii="Arial" w:hAnsi="Arial" w:cs="Arial"/>
              </w:rPr>
            </w:pPr>
            <w:r w:rsidRPr="008269D9">
              <w:rPr>
                <w:rFonts w:ascii="Arial" w:hAnsi="Arial" w:cs="Arial"/>
              </w:rPr>
              <w:t>Seguridad – Control de acceso y protección de datos</w:t>
            </w:r>
          </w:p>
        </w:tc>
      </w:tr>
      <w:tr w:rsidR="00117AEC" w:rsidRPr="008269D9" w14:paraId="06F19EA8" w14:textId="77777777" w:rsidTr="00964363">
        <w:tc>
          <w:tcPr>
            <w:tcW w:w="1559" w:type="dxa"/>
          </w:tcPr>
          <w:p w14:paraId="3BD5DDDC"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6AD06FC" w14:textId="63717AEE" w:rsidR="00EA27FE" w:rsidRPr="008269D9" w:rsidRDefault="00831E69" w:rsidP="00831E69">
            <w:pPr>
              <w:tabs>
                <w:tab w:val="left" w:pos="1533"/>
              </w:tabs>
              <w:spacing w:line="480" w:lineRule="auto"/>
              <w:jc w:val="both"/>
              <w:rPr>
                <w:rFonts w:ascii="Arial" w:hAnsi="Arial" w:cs="Arial"/>
              </w:rPr>
            </w:pPr>
            <w:r w:rsidRPr="008269D9">
              <w:rPr>
                <w:rFonts w:ascii="Arial" w:hAnsi="Arial" w:cs="Arial"/>
              </w:rPr>
              <w:t>El sistema debe proteger la información sensible (datos de estudiantes, registros financieros, información de instructores) y permitir el acceso únicamente a usuarios autorizados según su rol, previniendo la exposición o manipulación no autorizada de datos.</w:t>
            </w:r>
          </w:p>
        </w:tc>
      </w:tr>
      <w:tr w:rsidR="00117AEC" w:rsidRPr="008269D9" w14:paraId="756D837B" w14:textId="77777777" w:rsidTr="00964363">
        <w:tc>
          <w:tcPr>
            <w:tcW w:w="1559" w:type="dxa"/>
          </w:tcPr>
          <w:p w14:paraId="7E6053D7"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6010E6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100% de las funcionalidades y datos sensibles requieren autenticación previa mediante JWT.</w:t>
            </w:r>
          </w:p>
          <w:p w14:paraId="519335A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Autorización RBAC aplicada en el 100% de las operaciones CRUD por cada rol.</w:t>
            </w:r>
          </w:p>
          <w:p w14:paraId="177D26A6"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Contraseñas almacenadas con hash </w:t>
            </w:r>
            <w:proofErr w:type="spellStart"/>
            <w:r w:rsidRPr="008269D9">
              <w:rPr>
                <w:rFonts w:ascii="Arial" w:hAnsi="Arial" w:cs="Arial"/>
              </w:rPr>
              <w:t>bcrypt</w:t>
            </w:r>
            <w:proofErr w:type="spellEnd"/>
            <w:r w:rsidRPr="008269D9">
              <w:rPr>
                <w:rFonts w:ascii="Arial" w:hAnsi="Arial" w:cs="Arial"/>
              </w:rPr>
              <w:t xml:space="preserve"> en el 100% de los casos.</w:t>
            </w:r>
          </w:p>
          <w:p w14:paraId="37407AE2"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Bloqueo automático de cuenta tras 3 intentos fallidos; comunicación 100% bajo HTTPS.</w:t>
            </w:r>
          </w:p>
          <w:p w14:paraId="507D63E1" w14:textId="3FB6FC01" w:rsidR="00EA27FE"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acceso no autorizado y revisión de permisos por rol.</w:t>
            </w:r>
          </w:p>
        </w:tc>
      </w:tr>
    </w:tbl>
    <w:p w14:paraId="1CEB5CD2" w14:textId="77777777" w:rsidR="00EA27FE" w:rsidRPr="008269D9" w:rsidRDefault="00EA27FE"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F56C057" w14:textId="77777777">
        <w:tc>
          <w:tcPr>
            <w:tcW w:w="1559" w:type="dxa"/>
          </w:tcPr>
          <w:p w14:paraId="724B07B1" w14:textId="6384E060"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RNF-02</w:t>
            </w:r>
          </w:p>
        </w:tc>
        <w:tc>
          <w:tcPr>
            <w:tcW w:w="6753" w:type="dxa"/>
          </w:tcPr>
          <w:p w14:paraId="43730A16" w14:textId="51728D85"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Fiabilidad – Disponibilidad y tolerancia a fallos</w:t>
            </w:r>
          </w:p>
        </w:tc>
      </w:tr>
      <w:tr w:rsidR="00513BD8" w:rsidRPr="008269D9" w14:paraId="75BD367B" w14:textId="77777777">
        <w:tc>
          <w:tcPr>
            <w:tcW w:w="1559" w:type="dxa"/>
          </w:tcPr>
          <w:p w14:paraId="2E1D94F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3FE9570C" w14:textId="545A35D8"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mantenerse operativo durante las horas de trabajo de las escuelas de conducción, tolerando fallos parciales en microservicios individuales sin afectar la disponibilidad global del sistema, garantizando recuperabilidad ante errores.</w:t>
            </w:r>
          </w:p>
        </w:tc>
      </w:tr>
      <w:tr w:rsidR="00513BD8" w:rsidRPr="008269D9" w14:paraId="473A6C8C" w14:textId="77777777">
        <w:tc>
          <w:tcPr>
            <w:tcW w:w="1559" w:type="dxa"/>
          </w:tcPr>
          <w:p w14:paraId="76E005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960D89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Disponibilidad objetivo del 99.9% mensual (máximo 43.8 minutos de inactividad no planificada por mes).</w:t>
            </w:r>
          </w:p>
          <w:p w14:paraId="4362B07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Implementación del patrón </w:t>
            </w:r>
            <w:proofErr w:type="spellStart"/>
            <w:r w:rsidRPr="008269D9">
              <w:rPr>
                <w:rFonts w:ascii="Arial" w:hAnsi="Arial" w:cs="Arial"/>
              </w:rPr>
              <w:t>Circuit</w:t>
            </w:r>
            <w:proofErr w:type="spellEnd"/>
            <w:r w:rsidRPr="008269D9">
              <w:rPr>
                <w:rFonts w:ascii="Arial" w:hAnsi="Arial" w:cs="Arial"/>
              </w:rPr>
              <w:t xml:space="preserve"> Breaker en el 100% de las integraciones entre microservicios.</w:t>
            </w:r>
          </w:p>
          <w:p w14:paraId="3C1980C1"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recuperación ante fallo de un microservicio individual: menor a 30 segundos.</w:t>
            </w:r>
          </w:p>
          <w:p w14:paraId="396D41AF"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Soporte de hasta 50 usuarios concurrentes sin degradación del rendimiento.</w:t>
            </w:r>
          </w:p>
          <w:p w14:paraId="0B473EA1" w14:textId="2F7D9AAF"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carga y simulación de fallos de servicios.</w:t>
            </w:r>
          </w:p>
        </w:tc>
      </w:tr>
    </w:tbl>
    <w:p w14:paraId="0E003DEE"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8657379" w14:textId="77777777">
        <w:tc>
          <w:tcPr>
            <w:tcW w:w="1559" w:type="dxa"/>
          </w:tcPr>
          <w:p w14:paraId="3D1CA7B6" w14:textId="60C4CF4F"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RNF-03</w:t>
            </w:r>
          </w:p>
        </w:tc>
        <w:tc>
          <w:tcPr>
            <w:tcW w:w="6753" w:type="dxa"/>
          </w:tcPr>
          <w:p w14:paraId="0F5AC5DD" w14:textId="65B0BE5D"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Mantenibilidad – Modularidad y capacidad de modificación</w:t>
            </w:r>
          </w:p>
        </w:tc>
      </w:tr>
      <w:tr w:rsidR="00513BD8" w:rsidRPr="008269D9" w14:paraId="3F835EA0" w14:textId="77777777">
        <w:tc>
          <w:tcPr>
            <w:tcW w:w="1559" w:type="dxa"/>
          </w:tcPr>
          <w:p w14:paraId="570BA7A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lastRenderedPageBreak/>
              <w:t>Descripción</w:t>
            </w:r>
          </w:p>
        </w:tc>
        <w:tc>
          <w:tcPr>
            <w:tcW w:w="6753" w:type="dxa"/>
          </w:tcPr>
          <w:p w14:paraId="752C4C98" w14:textId="64AD0526"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estar diseñado para facilitar la corrección, mejora y evolución de sus componentes con el mínimo impacto posible en otros módulos, aprovechando la arquitectura de microservicios para lograr independencia entre servicios.</w:t>
            </w:r>
          </w:p>
        </w:tc>
      </w:tr>
      <w:tr w:rsidR="00513BD8" w:rsidRPr="008269D9" w14:paraId="56A0E99F" w14:textId="77777777">
        <w:tc>
          <w:tcPr>
            <w:tcW w:w="1559" w:type="dxa"/>
          </w:tcPr>
          <w:p w14:paraId="2DD20042"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666465C"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microservicio debe tener cobertura de pruebas unitarias de al menos el 80%.</w:t>
            </w:r>
          </w:p>
          <w:p w14:paraId="5CA600C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servicio debe poder desplegarse de forma independiente sin afectar a los demás (acoplamiento cero).</w:t>
            </w:r>
          </w:p>
          <w:p w14:paraId="6778A57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Tiempo promedio para implementar un cambio en un microservicio existente: menor a 1 sprint (2 semanas).</w:t>
            </w:r>
          </w:p>
          <w:p w14:paraId="6C60BF89" w14:textId="1A709189" w:rsidR="00513BD8" w:rsidRPr="008269D9" w:rsidRDefault="00831E69" w:rsidP="00831E69">
            <w:pPr>
              <w:tabs>
                <w:tab w:val="left" w:pos="1547"/>
              </w:tabs>
              <w:spacing w:line="480" w:lineRule="auto"/>
              <w:jc w:val="both"/>
              <w:rPr>
                <w:rFonts w:ascii="Arial" w:hAnsi="Arial" w:cs="Arial"/>
              </w:rPr>
            </w:pPr>
            <w:r w:rsidRPr="008269D9">
              <w:rPr>
                <w:rFonts w:ascii="Arial" w:hAnsi="Arial" w:cs="Arial"/>
              </w:rPr>
              <w:t>La arquitectura debe seguir los principios de diseño hexagonal con separación de capas verificable en revisión de código.</w:t>
            </w:r>
          </w:p>
        </w:tc>
      </w:tr>
    </w:tbl>
    <w:p w14:paraId="1D901FB2"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1A927C94" w14:textId="77777777">
        <w:tc>
          <w:tcPr>
            <w:tcW w:w="1559" w:type="dxa"/>
          </w:tcPr>
          <w:p w14:paraId="490820B4" w14:textId="5639AF4D"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RNF-04</w:t>
            </w:r>
          </w:p>
        </w:tc>
        <w:tc>
          <w:tcPr>
            <w:tcW w:w="6753" w:type="dxa"/>
          </w:tcPr>
          <w:p w14:paraId="57DB7E8B" w14:textId="07042404"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Usabilidad – Facilidad de uso y aprendizaje</w:t>
            </w:r>
          </w:p>
        </w:tc>
      </w:tr>
      <w:tr w:rsidR="00513BD8" w:rsidRPr="008269D9" w14:paraId="1B992796" w14:textId="77777777">
        <w:tc>
          <w:tcPr>
            <w:tcW w:w="1559" w:type="dxa"/>
          </w:tcPr>
          <w:p w14:paraId="00C20A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2F20E25F" w14:textId="349EEE4C"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web responsive debe ser intuitivo y fácil de operar para el personal administrativo de las escuelas de conducción, minimizando la curva de aprendizaje y garantizando una experiencia de usuario consistente en distintos dispositivos y navegadores.</w:t>
            </w:r>
          </w:p>
        </w:tc>
      </w:tr>
      <w:tr w:rsidR="00513BD8" w:rsidRPr="008269D9" w14:paraId="3D7753D0" w14:textId="77777777">
        <w:tc>
          <w:tcPr>
            <w:tcW w:w="1559" w:type="dxa"/>
          </w:tcPr>
          <w:p w14:paraId="5D907900"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9EA9CE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garantizada con las últimas 2 versiones de Chrome, Firefox, Edge y Safari.</w:t>
            </w:r>
          </w:p>
          <w:p w14:paraId="4891199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promedio para completar tareas críticas (matrícula, registro de pago, programación de clase): menor a 5 minutos para un usuario capacitado.</w:t>
            </w:r>
          </w:p>
          <w:p w14:paraId="01906685"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Diseño responsive funcional en resoluciones desde 375px (móvil) hasta 1920px (escritorio).</w:t>
            </w:r>
          </w:p>
          <w:p w14:paraId="0A7ECC7B" w14:textId="1BB99E90"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Menú de navegación accesible desde cualquier módulo en máximo 2 clics.</w:t>
            </w:r>
          </w:p>
        </w:tc>
      </w:tr>
    </w:tbl>
    <w:p w14:paraId="137D4D38"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3AB624EC" w14:textId="77777777">
        <w:tc>
          <w:tcPr>
            <w:tcW w:w="1559" w:type="dxa"/>
          </w:tcPr>
          <w:p w14:paraId="13030501" w14:textId="7092A90E"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RNF-05</w:t>
            </w:r>
          </w:p>
        </w:tc>
        <w:tc>
          <w:tcPr>
            <w:tcW w:w="6753" w:type="dxa"/>
          </w:tcPr>
          <w:p w14:paraId="75E3AECF" w14:textId="17354C7C" w:rsidR="00513BD8" w:rsidRPr="008269D9" w:rsidRDefault="00831E69" w:rsidP="00831E69">
            <w:pPr>
              <w:tabs>
                <w:tab w:val="left" w:pos="2027"/>
              </w:tabs>
              <w:spacing w:line="480" w:lineRule="auto"/>
              <w:jc w:val="both"/>
              <w:rPr>
                <w:rFonts w:ascii="Arial" w:hAnsi="Arial" w:cs="Arial"/>
              </w:rPr>
            </w:pPr>
            <w:r w:rsidRPr="008269D9">
              <w:rPr>
                <w:rFonts w:ascii="Arial" w:hAnsi="Arial" w:cs="Arial"/>
              </w:rPr>
              <w:t>Desempeño y eficiencia – Tiempo de respuesta</w:t>
            </w:r>
          </w:p>
        </w:tc>
      </w:tr>
      <w:tr w:rsidR="00513BD8" w:rsidRPr="008269D9" w14:paraId="34E249D3" w14:textId="77777777">
        <w:tc>
          <w:tcPr>
            <w:tcW w:w="1559" w:type="dxa"/>
          </w:tcPr>
          <w:p w14:paraId="78B356F6"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31C046B" w14:textId="77905049"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responder a las solicitudes de los usuarios dentro de tiempos aceptables bajo condiciones normales de operación, garantizando una experiencia fluida incluso con múltiples usuarios concurrentes.</w:t>
            </w:r>
          </w:p>
        </w:tc>
      </w:tr>
      <w:tr w:rsidR="00513BD8" w:rsidRPr="008269D9" w14:paraId="7B133A47" w14:textId="77777777">
        <w:tc>
          <w:tcPr>
            <w:tcW w:w="1559" w:type="dxa"/>
          </w:tcPr>
          <w:p w14:paraId="6836EC08"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16428323"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respuesta promedio de las API REST: menor a 2 segundos bajo carga normal (hasta 50 usuarios concurrentes).</w:t>
            </w:r>
          </w:p>
          <w:p w14:paraId="10ADA418"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Carga inicial del </w:t>
            </w:r>
            <w:proofErr w:type="spellStart"/>
            <w:r w:rsidRPr="008269D9">
              <w:rPr>
                <w:rFonts w:ascii="Arial" w:hAnsi="Arial" w:cs="Arial"/>
              </w:rPr>
              <w:t>dashboard</w:t>
            </w:r>
            <w:proofErr w:type="spellEnd"/>
            <w:r w:rsidRPr="008269D9">
              <w:rPr>
                <w:rFonts w:ascii="Arial" w:hAnsi="Arial" w:cs="Arial"/>
              </w:rPr>
              <w:t>: menor a 3 segundos en conexión de 2 Mbps.</w:t>
            </w:r>
          </w:p>
          <w:p w14:paraId="707CE00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Generación de reportes estándar: menor a 10 segundos para períodos de hasta 6 meses.</w:t>
            </w:r>
          </w:p>
          <w:p w14:paraId="01ABF019"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Consultas a la base de datos: 95% de las consultas completadas en menos de 500 ms.</w:t>
            </w:r>
          </w:p>
          <w:p w14:paraId="1E09DA95" w14:textId="3C26AA5A"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Verificable mediante pruebas de rendimiento con herramientas como </w:t>
            </w:r>
            <w:proofErr w:type="spellStart"/>
            <w:r w:rsidRPr="008269D9">
              <w:rPr>
                <w:rFonts w:ascii="Arial" w:hAnsi="Arial" w:cs="Arial"/>
              </w:rPr>
              <w:t>JMeter</w:t>
            </w:r>
            <w:proofErr w:type="spellEnd"/>
            <w:r w:rsidRPr="008269D9">
              <w:rPr>
                <w:rFonts w:ascii="Arial" w:hAnsi="Arial" w:cs="Arial"/>
              </w:rPr>
              <w:t xml:space="preserve"> o Gatling.</w:t>
            </w:r>
          </w:p>
        </w:tc>
      </w:tr>
    </w:tbl>
    <w:p w14:paraId="4C6D2A77"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7DB4C7DC" w14:textId="77777777">
        <w:tc>
          <w:tcPr>
            <w:tcW w:w="1559" w:type="dxa"/>
          </w:tcPr>
          <w:p w14:paraId="1F012553" w14:textId="684BA58F"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RNF-06</w:t>
            </w:r>
          </w:p>
        </w:tc>
        <w:tc>
          <w:tcPr>
            <w:tcW w:w="6753" w:type="dxa"/>
          </w:tcPr>
          <w:p w14:paraId="0A01AF75" w14:textId="3DDCCD44"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Portabilidad – Compatibilidad y capacidad de despliegue</w:t>
            </w:r>
          </w:p>
        </w:tc>
      </w:tr>
      <w:tr w:rsidR="00513BD8" w:rsidRPr="008269D9" w14:paraId="2FFB7B1D" w14:textId="77777777">
        <w:tc>
          <w:tcPr>
            <w:tcW w:w="1559" w:type="dxa"/>
          </w:tcPr>
          <w:p w14:paraId="1B643125"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Descripción</w:t>
            </w:r>
          </w:p>
        </w:tc>
        <w:tc>
          <w:tcPr>
            <w:tcW w:w="6753" w:type="dxa"/>
          </w:tcPr>
          <w:p w14:paraId="6DBE1368" w14:textId="015749AC"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El sistema debe poder desplegarse en diferentes entornos de infraestructura de forma consistente y reproducible, utilizando contenedores Docker para garantizar la portabilidad entre entornos de desarrollo, pruebas y producción.</w:t>
            </w:r>
          </w:p>
        </w:tc>
      </w:tr>
      <w:tr w:rsidR="00513BD8" w:rsidRPr="008269D9" w14:paraId="1D888B3D" w14:textId="77777777">
        <w:tc>
          <w:tcPr>
            <w:tcW w:w="1559" w:type="dxa"/>
          </w:tcPr>
          <w:p w14:paraId="5DAEC49A"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lastRenderedPageBreak/>
              <w:t>Métrica</w:t>
            </w:r>
          </w:p>
        </w:tc>
        <w:tc>
          <w:tcPr>
            <w:tcW w:w="6753" w:type="dxa"/>
          </w:tcPr>
          <w:p w14:paraId="3D4D08E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100% de los microservicios contenerizados con Docker; despliegue reproducible en cualquier entorno compatible con Docker </w:t>
            </w:r>
            <w:proofErr w:type="spellStart"/>
            <w:r w:rsidRPr="008269D9">
              <w:rPr>
                <w:rFonts w:ascii="Arial" w:hAnsi="Arial" w:cs="Arial"/>
              </w:rPr>
              <w:t>Compose</w:t>
            </w:r>
            <w:proofErr w:type="spellEnd"/>
            <w:r w:rsidRPr="008269D9">
              <w:rPr>
                <w:rFonts w:ascii="Arial" w:hAnsi="Arial" w:cs="Arial"/>
              </w:rPr>
              <w:t xml:space="preserve"> o </w:t>
            </w:r>
            <w:proofErr w:type="spellStart"/>
            <w:r w:rsidRPr="008269D9">
              <w:rPr>
                <w:rFonts w:ascii="Arial" w:hAnsi="Arial" w:cs="Arial"/>
              </w:rPr>
              <w:t>Kubernetes</w:t>
            </w:r>
            <w:proofErr w:type="spellEnd"/>
            <w:r w:rsidRPr="008269D9">
              <w:rPr>
                <w:rFonts w:ascii="Arial" w:hAnsi="Arial" w:cs="Arial"/>
              </w:rPr>
              <w:t>.</w:t>
            </w:r>
          </w:p>
          <w:p w14:paraId="4F5B488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verificada en los navegadores objetivo (Chrome 120+, Firefox 120+, Edge 120+, Safari 16+).</w:t>
            </w:r>
          </w:p>
          <w:p w14:paraId="7BFA4F3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despliegue de un microservicio individual en ambiente de producción: menor a 10 minutos.</w:t>
            </w:r>
          </w:p>
          <w:p w14:paraId="14B92336" w14:textId="4CBEBC17"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Pipeline CI/CD independiente por microservicio; cada pipeline debe incluir construcción, pruebas y despliegue automatizados.</w:t>
            </w:r>
          </w:p>
        </w:tc>
      </w:tr>
    </w:tbl>
    <w:p w14:paraId="5A365AEC" w14:textId="77777777" w:rsidR="00513BD8" w:rsidRPr="00513BD8" w:rsidRDefault="00513BD8" w:rsidP="00513BD8">
      <w:pPr>
        <w:spacing w:line="480" w:lineRule="auto"/>
        <w:jc w:val="both"/>
        <w:rPr>
          <w:rFonts w:ascii="Arial" w:hAnsi="Arial" w:cs="Arial"/>
          <w:color w:val="0000FF"/>
        </w:rPr>
      </w:pPr>
    </w:p>
    <w:p w14:paraId="49CB6912" w14:textId="3615A072" w:rsidR="00E660F8" w:rsidRPr="003E00F3" w:rsidRDefault="025E9C4B" w:rsidP="000B258D">
      <w:pPr>
        <w:pStyle w:val="Ttulo2"/>
        <w:numPr>
          <w:ilvl w:val="1"/>
          <w:numId w:val="4"/>
        </w:numPr>
      </w:pPr>
      <w:bookmarkStart w:id="11" w:name="_Toc227521377"/>
      <w:r w:rsidRPr="003E00F3">
        <w:t>Identificación y selección de la mejor solución</w:t>
      </w:r>
      <w:bookmarkEnd w:id="11"/>
      <w:r w:rsidRPr="003E00F3">
        <w:t xml:space="preserve">  </w:t>
      </w:r>
    </w:p>
    <w:p w14:paraId="7168157A" w14:textId="2B7B983D" w:rsidR="00E67A52" w:rsidRPr="00EE2BAB" w:rsidRDefault="00EE2BAB" w:rsidP="00EE2BAB">
      <w:pPr>
        <w:pStyle w:val="Ttulo3"/>
        <w:numPr>
          <w:ilvl w:val="0"/>
          <w:numId w:val="0"/>
        </w:numPr>
        <w:spacing w:before="240" w:after="240"/>
        <w:rPr>
          <w:b/>
          <w:bCs/>
        </w:rPr>
      </w:pPr>
      <w:bookmarkStart w:id="12" w:name="_Toc227521378"/>
      <w:r w:rsidRPr="00EE2BAB">
        <w:rPr>
          <w:b/>
          <w:bCs/>
        </w:rPr>
        <w:t xml:space="preserve">2.2.1 </w:t>
      </w:r>
      <w:r w:rsidR="00660504" w:rsidRPr="00EE2BAB">
        <w:rPr>
          <w:b/>
          <w:bCs/>
        </w:rPr>
        <w:t>Planteamiento de a</w:t>
      </w:r>
      <w:r w:rsidR="00DA42FD" w:rsidRPr="00EE2BAB">
        <w:rPr>
          <w:b/>
          <w:bCs/>
        </w:rPr>
        <w:t>lternativas</w:t>
      </w:r>
      <w:r w:rsidR="00E67A52" w:rsidRPr="00EE2BAB">
        <w:rPr>
          <w:b/>
          <w:bCs/>
        </w:rPr>
        <w:t xml:space="preserve"> de solución</w:t>
      </w:r>
      <w:bookmarkEnd w:id="12"/>
      <w:r w:rsidR="00DA42FD" w:rsidRPr="00EE2BAB">
        <w:rPr>
          <w:b/>
          <w:bCs/>
        </w:rPr>
        <w:t xml:space="preserve"> </w:t>
      </w:r>
    </w:p>
    <w:p w14:paraId="0F92ADB7" w14:textId="77777777" w:rsidR="00831E69" w:rsidRPr="00DD5E15" w:rsidRDefault="00831E69" w:rsidP="00831E69">
      <w:pPr>
        <w:spacing w:after="160" w:line="360" w:lineRule="auto"/>
        <w:ind w:left="204"/>
        <w:jc w:val="both"/>
        <w:rPr>
          <w:rFonts w:ascii="Arial" w:hAnsi="Arial" w:cs="Arial"/>
          <w:b/>
          <w:bCs/>
        </w:rPr>
      </w:pPr>
      <w:bookmarkStart w:id="13" w:name="_Toc227521379"/>
      <w:r w:rsidRPr="00DD5E15">
        <w:rPr>
          <w:rFonts w:ascii="Arial" w:hAnsi="Arial" w:cs="Arial"/>
          <w:b/>
          <w:bCs/>
        </w:rPr>
        <w:t>Alternativa 1: Web responsive monolítica integrada</w:t>
      </w:r>
    </w:p>
    <w:p w14:paraId="2B95910E" w14:textId="4FD5DC2A" w:rsidR="00DD5E15" w:rsidRPr="00DD5E15" w:rsidRDefault="00E12CA0" w:rsidP="00831E69">
      <w:pPr>
        <w:spacing w:after="160" w:line="360" w:lineRule="auto"/>
        <w:ind w:left="204"/>
        <w:jc w:val="both"/>
        <w:rPr>
          <w:rFonts w:ascii="Arial" w:hAnsi="Arial" w:cs="Arial"/>
          <w:b/>
          <w:bCs/>
          <w:color w:val="EE0000"/>
        </w:rPr>
      </w:pPr>
      <w:r w:rsidRPr="00E12CA0">
        <w:rPr>
          <w:rFonts w:ascii="Arial" w:hAnsi="Arial" w:cs="Arial"/>
          <w:b/>
          <w:bCs/>
          <w:noProof/>
          <w:color w:val="EE0000"/>
        </w:rPr>
        <w:lastRenderedPageBreak/>
        <w:drawing>
          <wp:inline distT="0" distB="0" distL="0" distR="0" wp14:anchorId="5A6C24A7" wp14:editId="3BA8D407">
            <wp:extent cx="5731510" cy="4895850"/>
            <wp:effectExtent l="0" t="0" r="2540" b="0"/>
            <wp:docPr id="164352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7141" name=""/>
                    <pic:cNvPicPr/>
                  </pic:nvPicPr>
                  <pic:blipFill>
                    <a:blip r:embed="rId18"/>
                    <a:stretch>
                      <a:fillRect/>
                    </a:stretch>
                  </pic:blipFill>
                  <pic:spPr>
                    <a:xfrm>
                      <a:off x="0" y="0"/>
                      <a:ext cx="5731510" cy="4895850"/>
                    </a:xfrm>
                    <a:prstGeom prst="rect">
                      <a:avLst/>
                    </a:prstGeom>
                  </pic:spPr>
                </pic:pic>
              </a:graphicData>
            </a:graphic>
          </wp:inline>
        </w:drawing>
      </w:r>
    </w:p>
    <w:p w14:paraId="091F059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Objetivo</w:t>
      </w:r>
    </w:p>
    <w:p w14:paraId="06276AD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Desarrollar una web responsive con arquitectura monolítica que automatice el control administrativo y financiero que pueda ser aplicado en escuelas de conducción ecuatorianas, integrando todos los procesos operativos en una única web cohesiva que elimine la fragmentación de información y reduzca los procesos manuales actuales.</w:t>
      </w:r>
    </w:p>
    <w:p w14:paraId="3139CDC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El sistema busca proporcionar una solución completa y funcional que permita a las escuelas de conducción administrar de manera eficiente sus operaciones diarias, desde</w:t>
      </w:r>
      <w:r w:rsidRPr="00DD5E15">
        <w:rPr>
          <w:rFonts w:ascii="Arial" w:hAnsi="Arial" w:cs="Arial"/>
          <w:lang w:val="es-MX"/>
        </w:rPr>
        <w:t>:</w:t>
      </w:r>
      <w:r w:rsidRPr="00DD5E15">
        <w:rPr>
          <w:rFonts w:ascii="Arial" w:hAnsi="Arial" w:cs="Arial"/>
        </w:rPr>
        <w:t xml:space="preserve"> asignación de instructores, asignación de estudiantes</w:t>
      </w:r>
      <w:del w:id="14" w:author="Microsoft Word" w:date="2026-03-02T11:49:00Z" w16du:dateUtc="2026-03-02T16:49:00Z">
        <w:r w:rsidRPr="00DD5E15">
          <w:rPr>
            <w:rFonts w:ascii="Arial" w:hAnsi="Arial" w:cs="Arial"/>
          </w:rPr>
          <w:delText xml:space="preserve"> y</w:delText>
        </w:r>
      </w:del>
      <w:ins w:id="15" w:author="Microsoft Word" w:date="2026-03-02T11:49:00Z" w16du:dateUtc="2026-03-02T16:49:00Z">
        <w:r w:rsidRPr="00DD5E15">
          <w:rPr>
            <w:rFonts w:ascii="Arial" w:hAnsi="Arial" w:cs="Arial"/>
          </w:rPr>
          <w:t>,</w:t>
        </w:r>
      </w:ins>
      <w:r w:rsidRPr="00DD5E15">
        <w:rPr>
          <w:rFonts w:ascii="Arial" w:hAnsi="Arial" w:cs="Arial"/>
        </w:rPr>
        <w:t xml:space="preserve"> mantenimiento y control vehicular, todo dentro de una plataforma unificada de fácil despliegue y mantenimiento.</w:t>
      </w:r>
    </w:p>
    <w:p w14:paraId="119772A8"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Las tecnologías que se utilizaran son:</w:t>
      </w:r>
    </w:p>
    <w:p w14:paraId="7A164F13"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Arquitectura Monolítica</w:t>
      </w:r>
    </w:p>
    <w:p w14:paraId="44E48702"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Enfoque arquitectónico centralizado donde todos los módulos funcionales se integran en una única aplicación desplegable.</w:t>
      </w:r>
    </w:p>
    <w:p w14:paraId="0E1C425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lastRenderedPageBreak/>
        <w:t>Java 21 + Spring Boot</w:t>
      </w:r>
    </w:p>
    <w:p w14:paraId="6D2A3C60"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Tecnología base del </w:t>
      </w:r>
      <w:proofErr w:type="spellStart"/>
      <w:r w:rsidRPr="00DD5E15">
        <w:rPr>
          <w:rFonts w:ascii="Arial" w:hAnsi="Arial" w:cs="Arial"/>
        </w:rPr>
        <w:t>backend</w:t>
      </w:r>
      <w:proofErr w:type="spellEnd"/>
      <w:r w:rsidRPr="00DD5E15">
        <w:rPr>
          <w:rFonts w:ascii="Arial" w:hAnsi="Arial" w:cs="Arial"/>
        </w:rPr>
        <w:t xml:space="preserve"> que concentra la lógica de negocio, controladores, seguridad y acceso a datos.</w:t>
      </w:r>
    </w:p>
    <w:p w14:paraId="085B2C3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API REST (HTTP/JSON)</w:t>
      </w:r>
    </w:p>
    <w:p w14:paraId="2CBCA8E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Mecanismo de comunicación entre el </w:t>
      </w:r>
      <w:proofErr w:type="spellStart"/>
      <w:r w:rsidRPr="00DD5E15">
        <w:rPr>
          <w:rFonts w:ascii="Arial" w:hAnsi="Arial" w:cs="Arial"/>
        </w:rPr>
        <w:t>frontend</w:t>
      </w:r>
      <w:proofErr w:type="spellEnd"/>
      <w:r w:rsidRPr="00DD5E15">
        <w:rPr>
          <w:rFonts w:ascii="Arial" w:hAnsi="Arial" w:cs="Arial"/>
        </w:rPr>
        <w:t xml:space="preserve"> y el </w:t>
      </w:r>
      <w:proofErr w:type="spellStart"/>
      <w:r w:rsidRPr="00DD5E15">
        <w:rPr>
          <w:rFonts w:ascii="Arial" w:hAnsi="Arial" w:cs="Arial"/>
        </w:rPr>
        <w:t>backend</w:t>
      </w:r>
      <w:proofErr w:type="spellEnd"/>
      <w:r w:rsidRPr="00DD5E15">
        <w:rPr>
          <w:rFonts w:ascii="Arial" w:hAnsi="Arial" w:cs="Arial"/>
        </w:rPr>
        <w:t xml:space="preserve"> del sistema.</w:t>
      </w:r>
    </w:p>
    <w:p w14:paraId="5CA96F9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PostgreSQL</w:t>
      </w:r>
    </w:p>
    <w:p w14:paraId="6B2B492D"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Base de datos relacional única que almacena toda la información administrativa y financiera del sistema.</w:t>
      </w:r>
    </w:p>
    <w:p w14:paraId="76A32234"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Spring Data JPA + </w:t>
      </w:r>
      <w:proofErr w:type="spellStart"/>
      <w:r w:rsidRPr="00DD5E15">
        <w:rPr>
          <w:rFonts w:ascii="Arial" w:hAnsi="Arial" w:cs="Arial"/>
          <w:b/>
          <w:bCs/>
        </w:rPr>
        <w:t>Hibernate</w:t>
      </w:r>
      <w:proofErr w:type="spellEnd"/>
    </w:p>
    <w:p w14:paraId="6B642398"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Acceso y persistencia de datos mediante ORM, garantizando integridad y consistencia transaccional.</w:t>
      </w:r>
    </w:p>
    <w:p w14:paraId="7BB65E0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Spring Security</w:t>
      </w:r>
    </w:p>
    <w:p w14:paraId="1E42FEDA"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Autenticación, autorización y control de accesos por roles dentro del sistema.</w:t>
      </w:r>
    </w:p>
    <w:p w14:paraId="0B37BAD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Vue.js 3</w:t>
      </w:r>
    </w:p>
    <w:p w14:paraId="740805DF"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Framework principal para el desarrollo del </w:t>
      </w:r>
      <w:proofErr w:type="spellStart"/>
      <w:r w:rsidRPr="00DD5E15">
        <w:rPr>
          <w:rFonts w:ascii="Arial" w:hAnsi="Arial" w:cs="Arial"/>
        </w:rPr>
        <w:t>frontend</w:t>
      </w:r>
      <w:proofErr w:type="spellEnd"/>
      <w:r w:rsidRPr="00DD5E15">
        <w:rPr>
          <w:rFonts w:ascii="Arial" w:hAnsi="Arial" w:cs="Arial"/>
        </w:rPr>
        <w:t xml:space="preserve"> web responsive (SPA).</w:t>
      </w:r>
    </w:p>
    <w:p w14:paraId="72D6438E"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Docker </w:t>
      </w:r>
    </w:p>
    <w:p w14:paraId="20EA8F0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Contenedor de la aplicación para facilitar el despliegue y la portabilidad.</w:t>
      </w:r>
    </w:p>
    <w:p w14:paraId="617ED849"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control de vehículos</w:t>
      </w:r>
    </w:p>
    <w:p w14:paraId="5A3C5E4E"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Matriculación de vehículos (placas, modelo, año, características)</w:t>
      </w:r>
    </w:p>
    <w:p w14:paraId="58FAC4DB"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documentación vehicular (revisión técnica)</w:t>
      </w:r>
    </w:p>
    <w:p w14:paraId="275EDC54"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Programación y seguimiento de mantenimientos preventivos y correctivos</w:t>
      </w:r>
    </w:p>
    <w:p w14:paraId="7D374307"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Registro de reparaciones y arreglos</w:t>
      </w:r>
    </w:p>
    <w:p w14:paraId="4C134C71"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horas de uso y kilometraje</w:t>
      </w:r>
    </w:p>
    <w:p w14:paraId="1B68704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consumo de combustible</w:t>
      </w:r>
    </w:p>
    <w:p w14:paraId="10A83CD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Alertas automáticas de vencimientos y mantenimientos</w:t>
      </w:r>
    </w:p>
    <w:p w14:paraId="2132F74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de estudiantes</w:t>
      </w:r>
    </w:p>
    <w:p w14:paraId="3B44F2E0"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Registro de datos personales y de contacto</w:t>
      </w:r>
    </w:p>
    <w:p w14:paraId="5F2648E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Administración de matrículas y cursos inscritos</w:t>
      </w:r>
    </w:p>
    <w:p w14:paraId="5AC885DC"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Seguimiento de progreso académico</w:t>
      </w:r>
    </w:p>
    <w:p w14:paraId="59C439F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Historial de clases teóricas y prácticas</w:t>
      </w:r>
    </w:p>
    <w:p w14:paraId="57F17C6B"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Revisión de documentación requerida</w:t>
      </w:r>
    </w:p>
    <w:p w14:paraId="1B4C6045"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asignaciones</w:t>
      </w:r>
    </w:p>
    <w:p w14:paraId="5C15F149"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automática o manual de instructor a estudiante</w:t>
      </w:r>
    </w:p>
    <w:p w14:paraId="50D65C87"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de vehículo para clases prácticas</w:t>
      </w:r>
    </w:p>
    <w:p w14:paraId="4AA88D2B"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Programación de horarios de clases</w:t>
      </w:r>
    </w:p>
    <w:p w14:paraId="3F3C9A90"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Validación de disponibilidad de recursos (instructor, vehículo, horario)</w:t>
      </w:r>
    </w:p>
    <w:p w14:paraId="13026E64"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Coordinación de cambios y reprogramaciones</w:t>
      </w:r>
    </w:p>
    <w:p w14:paraId="5F51B144"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 xml:space="preserve">Módulo de cobros </w:t>
      </w:r>
    </w:p>
    <w:p w14:paraId="5C0A6DB8"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planes de pago y conceptos de cobro</w:t>
      </w:r>
    </w:p>
    <w:p w14:paraId="17201AE4"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Registro de pagos realizados por estudiantes</w:t>
      </w:r>
    </w:p>
    <w:p w14:paraId="45B457A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Generación de comprobantes y recibos</w:t>
      </w:r>
    </w:p>
    <w:p w14:paraId="3293455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cuentas por cobrar</w:t>
      </w:r>
    </w:p>
    <w:p w14:paraId="56D7B96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Conciliación automática entre registros administrativos y financieros</w:t>
      </w:r>
    </w:p>
    <w:p w14:paraId="2CF070F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reportes y analítica</w:t>
      </w:r>
    </w:p>
    <w:p w14:paraId="1F2BB28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Generación de reportes operativos y financieros</w:t>
      </w:r>
    </w:p>
    <w:p w14:paraId="6A6D320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7A25CEFF"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ocupación de instructores y vehículos</w:t>
      </w:r>
    </w:p>
    <w:p w14:paraId="17830845"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Análisis de ingresos y cobros</w:t>
      </w:r>
    </w:p>
    <w:p w14:paraId="18E10DD2"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mantenimientos y costos vehiculares</w:t>
      </w:r>
    </w:p>
    <w:p w14:paraId="0CDBE119"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Exportación de información en diversos formatos</w:t>
      </w:r>
    </w:p>
    <w:p w14:paraId="6A572B3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y seguridad</w:t>
      </w:r>
    </w:p>
    <w:p w14:paraId="2D219A20"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Administración de usuarios y roles del sistema</w:t>
      </w:r>
    </w:p>
    <w:p w14:paraId="7D22797D"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Control de accesos y permisos por funcionalidad</w:t>
      </w:r>
    </w:p>
    <w:p w14:paraId="2E9BB5A2"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Auditoría de operaciones realizadas</w:t>
      </w:r>
    </w:p>
    <w:p w14:paraId="16FB5285"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Configuración general del sistema</w:t>
      </w:r>
    </w:p>
    <w:p w14:paraId="47304B41" w14:textId="3647312B"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sz w:val="24"/>
          <w:szCs w:val="24"/>
        </w:rPr>
      </w:pPr>
      <w:r w:rsidRPr="00831E69">
        <w:rPr>
          <w:rFonts w:cs="Arial"/>
          <w:sz w:val="24"/>
        </w:rPr>
        <w:t>Control de parámetros y catálogos</w:t>
      </w:r>
    </w:p>
    <w:p w14:paraId="531E2BB9" w14:textId="77777777" w:rsidR="00DD5E15" w:rsidRDefault="00DD5E15" w:rsidP="00DD5E15">
      <w:pPr>
        <w:spacing w:after="160" w:line="360" w:lineRule="auto"/>
        <w:jc w:val="both"/>
        <w:rPr>
          <w:rFonts w:ascii="Arial" w:hAnsi="Arial" w:cs="Arial"/>
          <w:b/>
          <w:bCs/>
        </w:rPr>
      </w:pPr>
      <w:r w:rsidRPr="00DD5E15">
        <w:rPr>
          <w:rFonts w:ascii="Arial" w:hAnsi="Arial" w:cs="Arial"/>
          <w:b/>
          <w:bCs/>
        </w:rPr>
        <w:t>Alternativa 2: Web responsive con arquitectura de microservicios</w:t>
      </w:r>
    </w:p>
    <w:p w14:paraId="2066FE6F" w14:textId="6776684E" w:rsidR="00DD5E15" w:rsidRPr="00DD5E15" w:rsidRDefault="005D5B94" w:rsidP="005D5B94">
      <w:pPr>
        <w:spacing w:after="160" w:line="360" w:lineRule="auto"/>
        <w:jc w:val="both"/>
        <w:rPr>
          <w:rFonts w:ascii="Arial" w:hAnsi="Arial" w:cs="Arial"/>
          <w:b/>
          <w:bCs/>
          <w:color w:val="EE0000"/>
        </w:rPr>
      </w:pPr>
      <w:r>
        <w:rPr>
          <w:rFonts w:ascii="Arial" w:hAnsi="Arial" w:cs="Arial"/>
          <w:b/>
          <w:bCs/>
          <w:noProof/>
          <w:color w:val="EE0000"/>
        </w:rPr>
        <w:drawing>
          <wp:inline distT="0" distB="0" distL="0" distR="0" wp14:anchorId="137A0D56" wp14:editId="7BE38DE2">
            <wp:extent cx="5706099" cy="4366260"/>
            <wp:effectExtent l="0" t="0" r="9525" b="0"/>
            <wp:docPr id="1357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338" cy="4384042"/>
                    </a:xfrm>
                    <a:prstGeom prst="rect">
                      <a:avLst/>
                    </a:prstGeom>
                    <a:noFill/>
                  </pic:spPr>
                </pic:pic>
              </a:graphicData>
            </a:graphic>
          </wp:inline>
        </w:drawing>
      </w:r>
    </w:p>
    <w:p w14:paraId="478045D4"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Objetivo</w:t>
      </w:r>
    </w:p>
    <w:p w14:paraId="1F03A5E4" w14:textId="77777777" w:rsidR="00DD5E15" w:rsidRPr="00DD5E15" w:rsidRDefault="00DD5E15" w:rsidP="00DD5E15">
      <w:pPr>
        <w:spacing w:after="160" w:line="360" w:lineRule="auto"/>
        <w:jc w:val="both"/>
        <w:rPr>
          <w:rFonts w:ascii="Arial" w:hAnsi="Arial" w:cs="Arial"/>
        </w:rPr>
      </w:pPr>
      <w:r w:rsidRPr="00DD5E15">
        <w:rPr>
          <w:rFonts w:ascii="Arial" w:hAnsi="Arial" w:cs="Arial"/>
        </w:rPr>
        <w:t>Desarrollar una web responsive mediante una arquitectura de microservicios que descentralice y modularice el control administrativo y financiero para escuelas de conducción ecuatorianas, permitiendo escalabilidad independiente, alta disponibilidad y mantenibilidad a largo plazo de cada componente funcional del sistema.</w:t>
      </w:r>
    </w:p>
    <w:p w14:paraId="69FFE76E" w14:textId="77777777" w:rsidR="00DD5E15" w:rsidRPr="00DD5E15" w:rsidRDefault="00DD5E15" w:rsidP="00DD5E15">
      <w:pPr>
        <w:spacing w:after="160" w:line="360" w:lineRule="auto"/>
        <w:jc w:val="both"/>
        <w:rPr>
          <w:rFonts w:ascii="Arial" w:hAnsi="Arial" w:cs="Arial"/>
        </w:rPr>
      </w:pPr>
      <w:r w:rsidRPr="00DD5E15">
        <w:rPr>
          <w:rFonts w:ascii="Arial" w:hAnsi="Arial" w:cs="Arial"/>
        </w:rPr>
        <w:t>El sistema busca proporcionar una solución robusta, escalable y evolutiva que permita a las escuelas de conducción administrar eficientemente sus operaciones mediante servicios autónomos e independientes que se comunican entre sí, facilitando el desarrollo paralelo, despliegues independientes y la capacidad de escalar selectivamente los componentes según la demanda operativa.</w:t>
      </w:r>
    </w:p>
    <w:p w14:paraId="195E4B5E" w14:textId="77777777" w:rsidR="00DD5E15" w:rsidRPr="00DD5E15" w:rsidRDefault="00DD5E15" w:rsidP="00DD5E15">
      <w:pPr>
        <w:spacing w:after="160" w:line="360" w:lineRule="auto"/>
        <w:jc w:val="both"/>
        <w:rPr>
          <w:rFonts w:ascii="Arial" w:hAnsi="Arial" w:cs="Arial"/>
        </w:rPr>
      </w:pPr>
      <w:r w:rsidRPr="00DD5E15">
        <w:rPr>
          <w:rFonts w:ascii="Arial" w:hAnsi="Arial" w:cs="Arial"/>
        </w:rPr>
        <w:t>Las tecnologías que se utilizaran son:</w:t>
      </w:r>
    </w:p>
    <w:p w14:paraId="517E17E9"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lastRenderedPageBreak/>
        <w:t>Arquitectura de microservicios</w:t>
      </w:r>
    </w:p>
    <w:p w14:paraId="6D68196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Enfoque arquitectónico base del sistema, que permite escalabilidad, independencia y alta disponibilidad.</w:t>
      </w:r>
    </w:p>
    <w:p w14:paraId="4DA3D432"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 xml:space="preserve">Java </w:t>
      </w:r>
      <w:r w:rsidRPr="00DD5E15">
        <w:rPr>
          <w:rFonts w:ascii="Arial" w:hAnsi="Arial" w:cs="Arial"/>
          <w:b/>
        </w:rPr>
        <w:t>21</w:t>
      </w:r>
      <w:r w:rsidRPr="00DD5E15">
        <w:rPr>
          <w:rFonts w:ascii="Arial" w:hAnsi="Arial" w:cs="Arial"/>
          <w:b/>
          <w:bCs/>
        </w:rPr>
        <w:t xml:space="preserve"> + Spring Boot</w:t>
      </w:r>
    </w:p>
    <w:p w14:paraId="2110502B"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Tecnología principal para el desarrollo del </w:t>
      </w:r>
      <w:proofErr w:type="spellStart"/>
      <w:r w:rsidRPr="00DD5E15">
        <w:rPr>
          <w:rFonts w:ascii="Arial" w:hAnsi="Arial" w:cs="Arial"/>
        </w:rPr>
        <w:t>backend</w:t>
      </w:r>
      <w:proofErr w:type="spellEnd"/>
      <w:r w:rsidRPr="00DD5E15">
        <w:rPr>
          <w:rFonts w:ascii="Arial" w:hAnsi="Arial" w:cs="Arial"/>
        </w:rPr>
        <w:t xml:space="preserve"> y de cada microservicio.</w:t>
      </w:r>
    </w:p>
    <w:p w14:paraId="09E03879" w14:textId="77777777" w:rsidR="00DD5E15" w:rsidRPr="00DD5E15" w:rsidRDefault="00DD5E15" w:rsidP="000B258D">
      <w:pPr>
        <w:pStyle w:val="Prrafodelista"/>
        <w:numPr>
          <w:ilvl w:val="0"/>
          <w:numId w:val="11"/>
        </w:numPr>
        <w:spacing w:after="160" w:line="360" w:lineRule="auto"/>
        <w:jc w:val="both"/>
        <w:rPr>
          <w:rFonts w:ascii="Arial" w:hAnsi="Arial" w:cs="Arial"/>
          <w:lang w:val="en-US"/>
        </w:rPr>
      </w:pPr>
      <w:r w:rsidRPr="00DD5E15">
        <w:rPr>
          <w:rFonts w:ascii="Arial" w:hAnsi="Arial" w:cs="Arial"/>
          <w:b/>
          <w:lang w:val="en-US"/>
        </w:rPr>
        <w:t>Spring Cloud (Gateway, Eureka, Config)</w:t>
      </w:r>
    </w:p>
    <w:p w14:paraId="79E32BEE"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Administración de comunicación, descubrimiento de servicios y configuración centralizada.</w:t>
      </w:r>
    </w:p>
    <w:p w14:paraId="1B194F96"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API REST (HTTP/JSON)</w:t>
      </w:r>
    </w:p>
    <w:p w14:paraId="350EE65D"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Mecanismo principal de comunicación entre </w:t>
      </w:r>
      <w:proofErr w:type="spellStart"/>
      <w:r w:rsidRPr="00DD5E15">
        <w:rPr>
          <w:rFonts w:ascii="Arial" w:hAnsi="Arial" w:cs="Arial"/>
        </w:rPr>
        <w:t>frontend</w:t>
      </w:r>
      <w:proofErr w:type="spellEnd"/>
      <w:r w:rsidRPr="00DD5E15">
        <w:rPr>
          <w:rFonts w:ascii="Arial" w:hAnsi="Arial" w:cs="Arial"/>
        </w:rPr>
        <w:t xml:space="preserve"> y </w:t>
      </w:r>
      <w:proofErr w:type="spellStart"/>
      <w:r w:rsidRPr="00DD5E15">
        <w:rPr>
          <w:rFonts w:ascii="Arial" w:hAnsi="Arial" w:cs="Arial"/>
        </w:rPr>
        <w:t>backend</w:t>
      </w:r>
      <w:proofErr w:type="spellEnd"/>
      <w:r w:rsidRPr="00DD5E15">
        <w:rPr>
          <w:rFonts w:ascii="Arial" w:hAnsi="Arial" w:cs="Arial"/>
        </w:rPr>
        <w:t>, y entre microservicios.</w:t>
      </w:r>
    </w:p>
    <w:p w14:paraId="17A85275"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PostgreSQL</w:t>
      </w:r>
    </w:p>
    <w:p w14:paraId="2F700FB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Base de datos relacional utilizada por cada microservicio.</w:t>
      </w:r>
    </w:p>
    <w:p w14:paraId="7917EF0A"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Mensajería asíncrona (</w:t>
      </w:r>
      <w:proofErr w:type="spellStart"/>
      <w:r w:rsidRPr="00DD5E15">
        <w:rPr>
          <w:rFonts w:ascii="Arial" w:hAnsi="Arial" w:cs="Arial"/>
          <w:b/>
          <w:bCs/>
        </w:rPr>
        <w:t>RabbitMQ</w:t>
      </w:r>
      <w:proofErr w:type="spellEnd"/>
      <w:r w:rsidRPr="00DD5E15">
        <w:rPr>
          <w:rFonts w:ascii="Arial" w:hAnsi="Arial" w:cs="Arial"/>
          <w:b/>
          <w:bCs/>
        </w:rPr>
        <w:t xml:space="preserve"> o Kafka)</w:t>
      </w:r>
    </w:p>
    <w:p w14:paraId="263A53BC"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Comunicación basada en eventos para desacoplar servicios y mejorar la resiliencia.</w:t>
      </w:r>
    </w:p>
    <w:p w14:paraId="26AB2BF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Vue.js 3</w:t>
      </w:r>
    </w:p>
    <w:p w14:paraId="0FC16B7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Framework principal para el </w:t>
      </w:r>
      <w:proofErr w:type="spellStart"/>
      <w:r w:rsidRPr="00DD5E15">
        <w:rPr>
          <w:rFonts w:ascii="Arial" w:hAnsi="Arial" w:cs="Arial"/>
        </w:rPr>
        <w:t>frontend</w:t>
      </w:r>
      <w:proofErr w:type="spellEnd"/>
      <w:r w:rsidRPr="00DD5E15">
        <w:rPr>
          <w:rFonts w:ascii="Arial" w:hAnsi="Arial" w:cs="Arial"/>
        </w:rPr>
        <w:t xml:space="preserve"> web (SPA).</w:t>
      </w:r>
    </w:p>
    <w:p w14:paraId="0A44361B"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Docker</w:t>
      </w:r>
    </w:p>
    <w:p w14:paraId="75DC720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Contenedorización de microservicios para despliegue consistente.</w:t>
      </w:r>
    </w:p>
    <w:p w14:paraId="250FC75F" w14:textId="77777777" w:rsidR="00DD5E15" w:rsidRPr="00DD5E15" w:rsidRDefault="00DD5E15" w:rsidP="000B258D">
      <w:pPr>
        <w:pStyle w:val="Prrafodelista"/>
        <w:numPr>
          <w:ilvl w:val="0"/>
          <w:numId w:val="11"/>
        </w:numPr>
        <w:spacing w:after="160" w:line="360" w:lineRule="auto"/>
        <w:jc w:val="both"/>
        <w:rPr>
          <w:rFonts w:ascii="Arial" w:hAnsi="Arial" w:cs="Arial"/>
        </w:rPr>
      </w:pPr>
      <w:proofErr w:type="spellStart"/>
      <w:r w:rsidRPr="00DD5E15">
        <w:rPr>
          <w:rFonts w:ascii="Arial" w:hAnsi="Arial" w:cs="Arial"/>
          <w:b/>
          <w:bCs/>
        </w:rPr>
        <w:t>Kubernetes</w:t>
      </w:r>
      <w:proofErr w:type="spellEnd"/>
      <w:r w:rsidRPr="00DD5E15">
        <w:rPr>
          <w:rFonts w:ascii="Arial" w:hAnsi="Arial" w:cs="Arial"/>
          <w:b/>
          <w:bCs/>
        </w:rPr>
        <w:t xml:space="preserve"> (o Docker </w:t>
      </w:r>
      <w:proofErr w:type="spellStart"/>
      <w:r w:rsidRPr="00DD5E15">
        <w:rPr>
          <w:rFonts w:ascii="Arial" w:hAnsi="Arial" w:cs="Arial"/>
          <w:b/>
          <w:bCs/>
        </w:rPr>
        <w:t>Compose</w:t>
      </w:r>
      <w:proofErr w:type="spellEnd"/>
      <w:r w:rsidRPr="00DD5E15">
        <w:rPr>
          <w:rFonts w:ascii="Arial" w:hAnsi="Arial" w:cs="Arial"/>
          <w:b/>
          <w:bCs/>
        </w:rPr>
        <w:t>)</w:t>
      </w:r>
    </w:p>
    <w:p w14:paraId="696043FA"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Orquestación y escalado de contenedores.</w:t>
      </w:r>
    </w:p>
    <w:p w14:paraId="2D1CBE1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JWT + Spring Security</w:t>
      </w:r>
    </w:p>
    <w:p w14:paraId="42B4496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Autenticación y autorización del sistema.</w:t>
      </w:r>
    </w:p>
    <w:p w14:paraId="1970A2E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instructores (MS-Instructores)</w:t>
      </w:r>
    </w:p>
    <w:p w14:paraId="11253688"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y administración de información personal y profesional de instructores</w:t>
      </w:r>
    </w:p>
    <w:p w14:paraId="5BA9BA00"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Control de certificaciones y licencias vigentes</w:t>
      </w:r>
    </w:p>
    <w:p w14:paraId="19516D7D"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Organización de horarios y disponibilidad</w:t>
      </w:r>
    </w:p>
    <w:p w14:paraId="63E225EE"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Seguimiento de carga horaria y asignaciones</w:t>
      </w:r>
    </w:p>
    <w:p w14:paraId="75D60D46"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de pagos y compensaciones</w:t>
      </w:r>
    </w:p>
    <w:p w14:paraId="2FC83343"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 xml:space="preserve">API REST para consumo por otros microservicios y el </w:t>
      </w:r>
      <w:proofErr w:type="spellStart"/>
      <w:r w:rsidRPr="00DD5E15">
        <w:rPr>
          <w:rFonts w:ascii="Arial" w:hAnsi="Arial" w:cs="Arial"/>
        </w:rPr>
        <w:t>frontend</w:t>
      </w:r>
      <w:proofErr w:type="spellEnd"/>
    </w:p>
    <w:p w14:paraId="2E635C7F"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w:t>
      </w:r>
      <w:r w:rsidRPr="00DD5E15">
        <w:rPr>
          <w:rFonts w:ascii="Arial" w:hAnsi="Arial" w:cs="Arial"/>
          <w:b/>
        </w:rPr>
        <w:t>ontrol</w:t>
      </w:r>
      <w:r w:rsidRPr="00DD5E15">
        <w:rPr>
          <w:rFonts w:ascii="Arial" w:hAnsi="Arial" w:cs="Arial"/>
          <w:b/>
          <w:bCs/>
        </w:rPr>
        <w:t xml:space="preserve"> de vehículos (MS-Vehículos)</w:t>
      </w:r>
    </w:p>
    <w:p w14:paraId="34E02EBB"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Matriculación de vehículos (placas, modelo, año, características)</w:t>
      </w:r>
    </w:p>
    <w:p w14:paraId="176D976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lastRenderedPageBreak/>
        <w:t>Control de documentación vehicular (SOAT, revisión técnica)</w:t>
      </w:r>
    </w:p>
    <w:p w14:paraId="6256DBC1"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Programación y seguimiento de mantenimientos preventivos y correctivos</w:t>
      </w:r>
    </w:p>
    <w:p w14:paraId="39396CEE"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Registro de reparaciones y arreglos</w:t>
      </w:r>
    </w:p>
    <w:p w14:paraId="6B14BCE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horas de uso y kilometraje</w:t>
      </w:r>
    </w:p>
    <w:p w14:paraId="15A0C178"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consumo de combustible</w:t>
      </w:r>
    </w:p>
    <w:p w14:paraId="532AC553"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Alertas automáticas de vencimientos y mantenimientos</w:t>
      </w:r>
    </w:p>
    <w:p w14:paraId="2AE0EBDA"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 xml:space="preserve">Exposición de </w:t>
      </w:r>
      <w:proofErr w:type="spellStart"/>
      <w:r w:rsidRPr="00DD5E15">
        <w:rPr>
          <w:rFonts w:ascii="Arial" w:hAnsi="Arial" w:cs="Arial"/>
        </w:rPr>
        <w:t>APIs</w:t>
      </w:r>
      <w:proofErr w:type="spellEnd"/>
      <w:r w:rsidRPr="00DD5E15">
        <w:rPr>
          <w:rFonts w:ascii="Arial" w:hAnsi="Arial" w:cs="Arial"/>
        </w:rPr>
        <w:t xml:space="preserve"> para consulta de disponibilidad vehicular</w:t>
      </w:r>
    </w:p>
    <w:p w14:paraId="11C4D6D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estudiantes (MS-Estudiantes)</w:t>
      </w:r>
    </w:p>
    <w:p w14:paraId="477315B4"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Registro de datos personales y de contacto</w:t>
      </w:r>
    </w:p>
    <w:p w14:paraId="2514702F"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Administración de matrículas y cursos inscritos</w:t>
      </w:r>
    </w:p>
    <w:p w14:paraId="1C209417"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Seguimiento de progreso académico</w:t>
      </w:r>
    </w:p>
    <w:p w14:paraId="28DE081B"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Historial de clases teóricas y prácticas</w:t>
      </w:r>
    </w:p>
    <w:p w14:paraId="68E9ADCD"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Revisión de documentación requerida</w:t>
      </w:r>
    </w:p>
    <w:p w14:paraId="67BD81F0"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Control de asistencias</w:t>
      </w:r>
    </w:p>
    <w:p w14:paraId="6C2EC6AD" w14:textId="77777777" w:rsidR="00DD5E15" w:rsidRPr="00DD5E15" w:rsidRDefault="00DD5E15" w:rsidP="000B258D">
      <w:pPr>
        <w:numPr>
          <w:ilvl w:val="0"/>
          <w:numId w:val="15"/>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consulta y actualización de información estudiantil</w:t>
      </w:r>
    </w:p>
    <w:p w14:paraId="5988C9A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asignaciones (MS-Asignaciones)</w:t>
      </w:r>
    </w:p>
    <w:p w14:paraId="6FAD717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Orquestación de asignación de instructor a estudiante</w:t>
      </w:r>
    </w:p>
    <w:p w14:paraId="6BE70C51"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Asignación de vehículo para clases prácticas</w:t>
      </w:r>
    </w:p>
    <w:p w14:paraId="19D065DB"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Programación de horarios de clases</w:t>
      </w:r>
    </w:p>
    <w:p w14:paraId="6AE041B9"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Validación de disponibilidad mediante consultas a MS-Instructores y MS-Vehículos</w:t>
      </w:r>
    </w:p>
    <w:p w14:paraId="384634C4"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Coordinación de cambios y reprogramaciones</w:t>
      </w:r>
    </w:p>
    <w:p w14:paraId="7863260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Comunicación asíncrona para notificaciones de cambios</w:t>
      </w:r>
    </w:p>
    <w:p w14:paraId="0EB6F127"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cobros (MS-Cobros)</w:t>
      </w:r>
    </w:p>
    <w:p w14:paraId="1B4E1C8B"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Control de planes de pago y conceptos de cobro</w:t>
      </w:r>
    </w:p>
    <w:p w14:paraId="1EA9BC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Registro de pagos realizados por estudiantes</w:t>
      </w:r>
    </w:p>
    <w:p w14:paraId="70C039BD"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Generación de comprobantes y recibos</w:t>
      </w:r>
    </w:p>
    <w:p w14:paraId="1973E95F"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lastRenderedPageBreak/>
        <w:t>Control de cuentas por cobrar</w:t>
      </w:r>
    </w:p>
    <w:p w14:paraId="0ECC8F99"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Conciliación automática de transacciones</w:t>
      </w:r>
    </w:p>
    <w:p w14:paraId="58AD88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Publicación de eventos de pago para otros servicios</w:t>
      </w:r>
    </w:p>
    <w:p w14:paraId="14698865"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reportes (MS-Reportes)</w:t>
      </w:r>
    </w:p>
    <w:p w14:paraId="2FA23DF2"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Consolidación de información desde múltiples microservicios</w:t>
      </w:r>
    </w:p>
    <w:p w14:paraId="7E2F29AD"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Generación de reportes operativos y financieros</w:t>
      </w:r>
    </w:p>
    <w:p w14:paraId="725EDDF6" w14:textId="77777777" w:rsidR="00DD5E15" w:rsidRPr="00DD5E15" w:rsidRDefault="00DD5E15" w:rsidP="000B258D">
      <w:pPr>
        <w:numPr>
          <w:ilvl w:val="0"/>
          <w:numId w:val="18"/>
        </w:numPr>
        <w:spacing w:after="160" w:line="360" w:lineRule="auto"/>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3C7619FB"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ocupación de instructores y vehículos</w:t>
      </w:r>
    </w:p>
    <w:p w14:paraId="19CF9684"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Análisis de ingresos y cobros</w:t>
      </w:r>
    </w:p>
    <w:p w14:paraId="4BCE01BF"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mantenimientos y costos vehiculares</w:t>
      </w:r>
    </w:p>
    <w:p w14:paraId="3925D447"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Exportación de información en diversos formatos</w:t>
      </w:r>
    </w:p>
    <w:p w14:paraId="7B4D841A"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Caché de datos agregados para optimización de consultas</w:t>
      </w:r>
    </w:p>
    <w:p w14:paraId="67D1D141"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autenticación y autorización (MS-Auth)</w:t>
      </w:r>
    </w:p>
    <w:p w14:paraId="77559588"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Administración de usuarios y credenciales</w:t>
      </w:r>
    </w:p>
    <w:p w14:paraId="29568A54"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Autenticación mediante JWT (JSON Web Tokens)</w:t>
      </w:r>
    </w:p>
    <w:p w14:paraId="78057F2B"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Autorización basada en roles y permisos</w:t>
      </w:r>
    </w:p>
    <w:p w14:paraId="05EC9FD7"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Control de sesiones y tokens de acceso</w:t>
      </w:r>
    </w:p>
    <w:p w14:paraId="61BCC176"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Auditoría de accesos y operaciones</w:t>
      </w:r>
    </w:p>
    <w:p w14:paraId="2156BB36" w14:textId="77777777" w:rsidR="00DD5E15" w:rsidRPr="00DD5E15" w:rsidRDefault="00DD5E15" w:rsidP="000B258D">
      <w:pPr>
        <w:numPr>
          <w:ilvl w:val="0"/>
          <w:numId w:val="19"/>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validación de tokens</w:t>
      </w:r>
    </w:p>
    <w:p w14:paraId="1758DD5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Gateway API</w:t>
      </w:r>
    </w:p>
    <w:p w14:paraId="472EFF9B"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Punto de entrada único para las peticiones del </w:t>
      </w:r>
      <w:proofErr w:type="spellStart"/>
      <w:r w:rsidRPr="00DD5E15">
        <w:rPr>
          <w:rFonts w:ascii="Arial" w:hAnsi="Arial" w:cs="Arial"/>
        </w:rPr>
        <w:t>frontend</w:t>
      </w:r>
      <w:proofErr w:type="spellEnd"/>
    </w:p>
    <w:p w14:paraId="7110CA54"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Enrutamiento de solicitudes a los microservicios correspondientes</w:t>
      </w:r>
    </w:p>
    <w:p w14:paraId="2C2EDD5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Validación de tokens de autenticación</w:t>
      </w:r>
    </w:p>
    <w:p w14:paraId="1CEF4BD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Balanceo de carga entre instancias de microservicios</w:t>
      </w:r>
    </w:p>
    <w:p w14:paraId="233E72FE"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Rate </w:t>
      </w:r>
      <w:proofErr w:type="spellStart"/>
      <w:r w:rsidRPr="00DD5E15">
        <w:rPr>
          <w:rFonts w:ascii="Arial" w:hAnsi="Arial" w:cs="Arial"/>
        </w:rPr>
        <w:t>limiting</w:t>
      </w:r>
      <w:proofErr w:type="spellEnd"/>
      <w:r w:rsidRPr="00DD5E15">
        <w:rPr>
          <w:rFonts w:ascii="Arial" w:hAnsi="Arial" w:cs="Arial"/>
        </w:rPr>
        <w:t xml:space="preserve"> y </w:t>
      </w:r>
      <w:proofErr w:type="spellStart"/>
      <w:r w:rsidRPr="00DD5E15">
        <w:rPr>
          <w:rFonts w:ascii="Arial" w:hAnsi="Arial" w:cs="Arial"/>
        </w:rPr>
        <w:t>throttling</w:t>
      </w:r>
      <w:proofErr w:type="spellEnd"/>
    </w:p>
    <w:p w14:paraId="2DCE50F8"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Agregación de respuestas cuando sea necesario</w:t>
      </w:r>
    </w:p>
    <w:p w14:paraId="0B214F5C" w14:textId="77777777" w:rsidR="00DD5E15" w:rsidRPr="00DD5E15" w:rsidRDefault="00DD5E15" w:rsidP="00DD5E15">
      <w:pPr>
        <w:spacing w:after="160" w:line="360" w:lineRule="auto"/>
        <w:jc w:val="both"/>
        <w:rPr>
          <w:rFonts w:ascii="Arial" w:hAnsi="Arial" w:cs="Arial"/>
          <w:sz w:val="24"/>
          <w:szCs w:val="24"/>
        </w:rPr>
      </w:pPr>
    </w:p>
    <w:p w14:paraId="03CD3D07" w14:textId="1C4CBE61" w:rsidR="0C65895D" w:rsidRPr="00EE2BAB" w:rsidRDefault="00EE2BAB" w:rsidP="00831E69">
      <w:pPr>
        <w:pStyle w:val="Ttulo3"/>
        <w:numPr>
          <w:ilvl w:val="0"/>
          <w:numId w:val="0"/>
        </w:numPr>
        <w:spacing w:before="240" w:after="240"/>
        <w:rPr>
          <w:b/>
          <w:bCs/>
        </w:rPr>
      </w:pPr>
      <w:r>
        <w:rPr>
          <w:b/>
          <w:bCs/>
        </w:rPr>
        <w:t xml:space="preserve">2.2.2. </w:t>
      </w:r>
      <w:r w:rsidR="00DA42FD" w:rsidRPr="00EE2BAB">
        <w:rPr>
          <w:b/>
          <w:bCs/>
        </w:rPr>
        <w:t>Selección de la mejor solución</w:t>
      </w:r>
      <w:bookmarkEnd w:id="13"/>
      <w:r w:rsidR="00DA42FD" w:rsidRPr="00EE2BAB">
        <w:rPr>
          <w:b/>
          <w:bCs/>
        </w:rPr>
        <w:t xml:space="preserve">  </w:t>
      </w:r>
    </w:p>
    <w:p w14:paraId="18A7C448" w14:textId="77777777" w:rsidR="00EE5976" w:rsidRPr="00A02AA0" w:rsidRDefault="00EE5976" w:rsidP="00A02AA0">
      <w:pPr>
        <w:spacing w:line="480" w:lineRule="auto"/>
        <w:jc w:val="both"/>
        <w:rPr>
          <w:rFonts w:ascii="Arial" w:hAnsi="Arial" w:cs="Arial"/>
        </w:rPr>
      </w:pPr>
      <w:r w:rsidRPr="00A02AA0">
        <w:rPr>
          <w:rFonts w:ascii="Arial" w:hAnsi="Arial" w:cs="Arial"/>
        </w:rPr>
        <w:t>La evaluación de las alternativas de solución se realizará mediante la norma ISO/IEC 25010, estándar internacional que define un modelo de calidad para productos de software, esta norma permite evaluar la calidad del software desde múltiples dimensiones técnicas, facilitando una comparación objetiva y fundamentada entre las alternativas propuestas.</w:t>
      </w:r>
    </w:p>
    <w:p w14:paraId="7721BBF8" w14:textId="77777777" w:rsidR="00EE5976" w:rsidRPr="00A02AA0" w:rsidRDefault="00EE5976" w:rsidP="00EE5976">
      <w:pPr>
        <w:spacing w:line="480" w:lineRule="auto"/>
        <w:ind w:firstLine="708"/>
        <w:jc w:val="both"/>
        <w:rPr>
          <w:rFonts w:ascii="Arial" w:hAnsi="Arial" w:cs="Arial"/>
        </w:rPr>
      </w:pPr>
      <w:r w:rsidRPr="00A02AA0">
        <w:rPr>
          <w:rFonts w:ascii="Arial" w:hAnsi="Arial" w:cs="Arial"/>
        </w:rPr>
        <w:t>La tabla que se presenta a continuación establece un marco cuantitativo para evaluar y comparar las alternativas arquitectónicas del sistema, esto nos sirve para evaluar y seleccionar la mejor solución.</w:t>
      </w:r>
    </w:p>
    <w:tbl>
      <w:tblPr>
        <w:tblW w:w="9776" w:type="dxa"/>
        <w:tblCellMar>
          <w:left w:w="70" w:type="dxa"/>
          <w:right w:w="70" w:type="dxa"/>
        </w:tblCellMar>
        <w:tblLook w:val="04A0" w:firstRow="1" w:lastRow="0" w:firstColumn="1" w:lastColumn="0" w:noHBand="0" w:noVBand="1"/>
      </w:tblPr>
      <w:tblGrid>
        <w:gridCol w:w="421"/>
        <w:gridCol w:w="1842"/>
        <w:gridCol w:w="851"/>
        <w:gridCol w:w="1134"/>
        <w:gridCol w:w="5528"/>
      </w:tblGrid>
      <w:tr w:rsidR="00EE5976" w:rsidRPr="00A02AA0" w14:paraId="68CA9661" w14:textId="77777777" w:rsidTr="00DB13A2">
        <w:trPr>
          <w:trHeight w:val="620"/>
        </w:trPr>
        <w:tc>
          <w:tcPr>
            <w:tcW w:w="421" w:type="dxa"/>
            <w:tcBorders>
              <w:top w:val="single" w:sz="4" w:space="0" w:color="auto"/>
              <w:left w:val="single" w:sz="4" w:space="0" w:color="auto"/>
              <w:bottom w:val="single" w:sz="4" w:space="0" w:color="auto"/>
              <w:right w:val="single" w:sz="4" w:space="0" w:color="auto"/>
            </w:tcBorders>
            <w:vAlign w:val="center"/>
            <w:hideMark/>
          </w:tcPr>
          <w:p w14:paraId="643513AD" w14:textId="77777777" w:rsidR="00EE5976" w:rsidRPr="00A02AA0" w:rsidRDefault="00EE5976" w:rsidP="008A6705">
            <w:pPr>
              <w:spacing w:line="480" w:lineRule="auto"/>
              <w:jc w:val="both"/>
              <w:rPr>
                <w:rFonts w:ascii="Arial" w:hAnsi="Arial" w:cs="Arial"/>
                <w:b/>
              </w:rPr>
            </w:pPr>
            <w:r w:rsidRPr="00A02AA0">
              <w:rPr>
                <w:rFonts w:ascii="Arial" w:hAnsi="Arial" w:cs="Arial"/>
                <w:b/>
              </w:rPr>
              <w:t>#</w:t>
            </w:r>
          </w:p>
        </w:tc>
        <w:tc>
          <w:tcPr>
            <w:tcW w:w="1842" w:type="dxa"/>
            <w:tcBorders>
              <w:top w:val="single" w:sz="4" w:space="0" w:color="auto"/>
              <w:left w:val="nil"/>
              <w:bottom w:val="single" w:sz="4" w:space="0" w:color="auto"/>
              <w:right w:val="single" w:sz="4" w:space="0" w:color="auto"/>
            </w:tcBorders>
            <w:vAlign w:val="center"/>
            <w:hideMark/>
          </w:tcPr>
          <w:p w14:paraId="6340B3FB" w14:textId="77777777" w:rsidR="00EE5976" w:rsidRPr="00A02AA0" w:rsidRDefault="00EE5976" w:rsidP="008A6705">
            <w:pPr>
              <w:spacing w:line="480" w:lineRule="auto"/>
              <w:rPr>
                <w:rFonts w:ascii="Arial" w:hAnsi="Arial" w:cs="Arial"/>
                <w:b/>
              </w:rPr>
            </w:pPr>
            <w:r w:rsidRPr="00A02AA0">
              <w:rPr>
                <w:rFonts w:ascii="Arial" w:hAnsi="Arial" w:cs="Arial"/>
                <w:b/>
              </w:rPr>
              <w:t>Criterio</w:t>
            </w:r>
          </w:p>
        </w:tc>
        <w:tc>
          <w:tcPr>
            <w:tcW w:w="851" w:type="dxa"/>
            <w:tcBorders>
              <w:top w:val="single" w:sz="4" w:space="0" w:color="auto"/>
              <w:left w:val="nil"/>
              <w:bottom w:val="single" w:sz="4" w:space="0" w:color="auto"/>
              <w:right w:val="single" w:sz="4" w:space="0" w:color="auto"/>
            </w:tcBorders>
            <w:vAlign w:val="center"/>
            <w:hideMark/>
          </w:tcPr>
          <w:p w14:paraId="44457FBF" w14:textId="77777777" w:rsidR="00EE5976" w:rsidRPr="00A02AA0" w:rsidRDefault="00EE5976" w:rsidP="008A6705">
            <w:pPr>
              <w:spacing w:line="480" w:lineRule="auto"/>
              <w:rPr>
                <w:rFonts w:ascii="Arial" w:hAnsi="Arial" w:cs="Arial"/>
                <w:b/>
              </w:rPr>
            </w:pPr>
            <w:r w:rsidRPr="00A02AA0">
              <w:rPr>
                <w:rFonts w:ascii="Arial" w:hAnsi="Arial" w:cs="Arial"/>
                <w:b/>
              </w:rPr>
              <w:t>Peso</w:t>
            </w:r>
          </w:p>
        </w:tc>
        <w:tc>
          <w:tcPr>
            <w:tcW w:w="1134" w:type="dxa"/>
            <w:tcBorders>
              <w:top w:val="single" w:sz="4" w:space="0" w:color="auto"/>
              <w:left w:val="nil"/>
              <w:bottom w:val="single" w:sz="4" w:space="0" w:color="auto"/>
              <w:right w:val="single" w:sz="4" w:space="0" w:color="auto"/>
            </w:tcBorders>
            <w:vAlign w:val="center"/>
            <w:hideMark/>
          </w:tcPr>
          <w:p w14:paraId="39429AE1" w14:textId="77777777" w:rsidR="00EE5976" w:rsidRPr="00A02AA0" w:rsidRDefault="00EE5976" w:rsidP="008A6705">
            <w:pPr>
              <w:spacing w:line="480" w:lineRule="auto"/>
              <w:rPr>
                <w:rFonts w:ascii="Arial" w:hAnsi="Arial" w:cs="Arial"/>
                <w:b/>
              </w:rPr>
            </w:pPr>
            <w:r w:rsidRPr="00A02AA0">
              <w:rPr>
                <w:rFonts w:ascii="Arial" w:hAnsi="Arial" w:cs="Arial"/>
                <w:b/>
              </w:rPr>
              <w:t>Escala</w:t>
            </w:r>
          </w:p>
        </w:tc>
        <w:tc>
          <w:tcPr>
            <w:tcW w:w="5528" w:type="dxa"/>
            <w:tcBorders>
              <w:top w:val="single" w:sz="4" w:space="0" w:color="auto"/>
              <w:left w:val="nil"/>
              <w:bottom w:val="single" w:sz="4" w:space="0" w:color="auto"/>
              <w:right w:val="single" w:sz="4" w:space="0" w:color="auto"/>
            </w:tcBorders>
            <w:vAlign w:val="center"/>
            <w:hideMark/>
          </w:tcPr>
          <w:p w14:paraId="4B3C7112" w14:textId="77777777" w:rsidR="00EE5976" w:rsidRPr="00A02AA0" w:rsidRDefault="00EE5976" w:rsidP="009E4128">
            <w:pPr>
              <w:spacing w:line="480" w:lineRule="auto"/>
              <w:rPr>
                <w:rFonts w:ascii="Arial" w:hAnsi="Arial" w:cs="Arial"/>
                <w:b/>
              </w:rPr>
            </w:pPr>
            <w:r w:rsidRPr="00A02AA0">
              <w:rPr>
                <w:rFonts w:ascii="Arial" w:hAnsi="Arial" w:cs="Arial"/>
                <w:b/>
              </w:rPr>
              <w:t>Justificación del Peso</w:t>
            </w:r>
          </w:p>
        </w:tc>
      </w:tr>
      <w:tr w:rsidR="00EE5976" w:rsidRPr="00A02AA0" w14:paraId="76F0AC70" w14:textId="77777777" w:rsidTr="00DB13A2">
        <w:trPr>
          <w:trHeight w:val="2016"/>
        </w:trPr>
        <w:tc>
          <w:tcPr>
            <w:tcW w:w="421" w:type="dxa"/>
            <w:tcBorders>
              <w:top w:val="nil"/>
              <w:left w:val="single" w:sz="4" w:space="0" w:color="auto"/>
              <w:bottom w:val="single" w:sz="4" w:space="0" w:color="auto"/>
              <w:right w:val="single" w:sz="4" w:space="0" w:color="auto"/>
            </w:tcBorders>
            <w:vAlign w:val="center"/>
            <w:hideMark/>
          </w:tcPr>
          <w:p w14:paraId="3EF7F515" w14:textId="77777777" w:rsidR="00EE5976" w:rsidRPr="00A02AA0" w:rsidRDefault="00EE5976" w:rsidP="008A6705">
            <w:pPr>
              <w:spacing w:line="480" w:lineRule="auto"/>
              <w:jc w:val="both"/>
              <w:rPr>
                <w:rFonts w:ascii="Arial" w:hAnsi="Arial" w:cs="Arial"/>
              </w:rPr>
            </w:pPr>
            <w:r w:rsidRPr="00A02AA0">
              <w:rPr>
                <w:rFonts w:ascii="Arial" w:hAnsi="Arial" w:cs="Arial"/>
              </w:rPr>
              <w:t>1</w:t>
            </w:r>
          </w:p>
        </w:tc>
        <w:tc>
          <w:tcPr>
            <w:tcW w:w="1842" w:type="dxa"/>
            <w:tcBorders>
              <w:top w:val="nil"/>
              <w:left w:val="nil"/>
              <w:bottom w:val="single" w:sz="4" w:space="0" w:color="auto"/>
              <w:right w:val="single" w:sz="4" w:space="0" w:color="auto"/>
            </w:tcBorders>
            <w:vAlign w:val="center"/>
            <w:hideMark/>
          </w:tcPr>
          <w:p w14:paraId="49820B68" w14:textId="77777777" w:rsidR="00EE5976" w:rsidRPr="00A02AA0" w:rsidRDefault="00EE5976" w:rsidP="008A6705">
            <w:pPr>
              <w:spacing w:line="480" w:lineRule="auto"/>
              <w:rPr>
                <w:rFonts w:ascii="Arial" w:hAnsi="Arial" w:cs="Arial"/>
                <w:b/>
              </w:rPr>
            </w:pPr>
            <w:r w:rsidRPr="00A02AA0">
              <w:rPr>
                <w:rFonts w:ascii="Arial" w:hAnsi="Arial" w:cs="Arial"/>
                <w:b/>
              </w:rPr>
              <w:t>Funcionalidad</w:t>
            </w:r>
          </w:p>
        </w:tc>
        <w:tc>
          <w:tcPr>
            <w:tcW w:w="851" w:type="dxa"/>
            <w:tcBorders>
              <w:top w:val="nil"/>
              <w:left w:val="nil"/>
              <w:bottom w:val="single" w:sz="4" w:space="0" w:color="auto"/>
              <w:right w:val="single" w:sz="4" w:space="0" w:color="auto"/>
            </w:tcBorders>
            <w:vAlign w:val="center"/>
            <w:hideMark/>
          </w:tcPr>
          <w:p w14:paraId="1CFC7A63" w14:textId="77777777" w:rsidR="00EE5976" w:rsidRPr="00A02AA0" w:rsidRDefault="00EE5976" w:rsidP="009E4128">
            <w:pPr>
              <w:spacing w:line="480" w:lineRule="auto"/>
              <w:rPr>
                <w:rFonts w:ascii="Arial" w:hAnsi="Arial" w:cs="Arial"/>
              </w:rPr>
            </w:pPr>
            <w:r w:rsidRPr="00A02AA0">
              <w:rPr>
                <w:rFonts w:ascii="Arial" w:hAnsi="Arial" w:cs="Arial"/>
              </w:rPr>
              <w:t>25%</w:t>
            </w:r>
          </w:p>
        </w:tc>
        <w:tc>
          <w:tcPr>
            <w:tcW w:w="1134" w:type="dxa"/>
            <w:tcBorders>
              <w:top w:val="nil"/>
              <w:left w:val="nil"/>
              <w:bottom w:val="single" w:sz="4" w:space="0" w:color="auto"/>
              <w:right w:val="single" w:sz="4" w:space="0" w:color="auto"/>
            </w:tcBorders>
            <w:vAlign w:val="center"/>
            <w:hideMark/>
          </w:tcPr>
          <w:p w14:paraId="1CEFE72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4461CC8A" w14:textId="69C2045D" w:rsidR="00EE5976" w:rsidRPr="00A02AA0" w:rsidRDefault="00EE5976" w:rsidP="003858A8">
            <w:pPr>
              <w:spacing w:line="480" w:lineRule="auto"/>
              <w:rPr>
                <w:rFonts w:ascii="Arial" w:hAnsi="Arial" w:cs="Arial"/>
              </w:rPr>
            </w:pPr>
            <w:r w:rsidRPr="00A02AA0">
              <w:rPr>
                <w:rFonts w:ascii="Arial" w:hAnsi="Arial" w:cs="Arial"/>
              </w:rPr>
              <w:t>Peso más alto al ser el atributo fundamental.</w:t>
            </w:r>
            <w:r w:rsidR="003858A8">
              <w:rPr>
                <w:rFonts w:ascii="Arial" w:hAnsi="Arial" w:cs="Arial"/>
              </w:rPr>
              <w:br/>
            </w:r>
            <w:r w:rsidRPr="00A02AA0">
              <w:rPr>
                <w:rFonts w:ascii="Arial" w:hAnsi="Arial" w:cs="Arial"/>
              </w:rPr>
              <w:t>Evalúa si el sistema cumple con los requisitos funcionales establecidos: administración de instructores, vehículos, estudiantes, asignaciones, cobros y reportes, sin funcionalidad completa, el sistema no resuelve el problema identificado.</w:t>
            </w:r>
          </w:p>
        </w:tc>
      </w:tr>
      <w:tr w:rsidR="00EE5976" w:rsidRPr="00A02AA0" w14:paraId="45B6E441" w14:textId="77777777" w:rsidTr="003858A8">
        <w:trPr>
          <w:trHeight w:val="2463"/>
        </w:trPr>
        <w:tc>
          <w:tcPr>
            <w:tcW w:w="421" w:type="dxa"/>
            <w:tcBorders>
              <w:top w:val="nil"/>
              <w:left w:val="single" w:sz="4" w:space="0" w:color="auto"/>
              <w:bottom w:val="single" w:sz="4" w:space="0" w:color="auto"/>
              <w:right w:val="single" w:sz="4" w:space="0" w:color="auto"/>
            </w:tcBorders>
            <w:vAlign w:val="center"/>
            <w:hideMark/>
          </w:tcPr>
          <w:p w14:paraId="0A142A85" w14:textId="77777777" w:rsidR="00EE5976" w:rsidRPr="00A02AA0" w:rsidRDefault="00EE5976" w:rsidP="008A6705">
            <w:pPr>
              <w:spacing w:line="480" w:lineRule="auto"/>
              <w:jc w:val="both"/>
              <w:rPr>
                <w:rFonts w:ascii="Arial" w:hAnsi="Arial" w:cs="Arial"/>
              </w:rPr>
            </w:pPr>
            <w:r w:rsidRPr="00A02AA0">
              <w:rPr>
                <w:rFonts w:ascii="Arial" w:hAnsi="Arial" w:cs="Arial"/>
              </w:rPr>
              <w:t>2</w:t>
            </w:r>
          </w:p>
        </w:tc>
        <w:tc>
          <w:tcPr>
            <w:tcW w:w="1842" w:type="dxa"/>
            <w:tcBorders>
              <w:top w:val="nil"/>
              <w:left w:val="nil"/>
              <w:bottom w:val="single" w:sz="4" w:space="0" w:color="auto"/>
              <w:right w:val="single" w:sz="4" w:space="0" w:color="auto"/>
            </w:tcBorders>
            <w:vAlign w:val="center"/>
            <w:hideMark/>
          </w:tcPr>
          <w:p w14:paraId="42AFDE19" w14:textId="77777777" w:rsidR="00EE5976" w:rsidRPr="00A02AA0" w:rsidRDefault="00EE5976" w:rsidP="008A6705">
            <w:pPr>
              <w:spacing w:line="480" w:lineRule="auto"/>
              <w:rPr>
                <w:rFonts w:ascii="Arial" w:hAnsi="Arial" w:cs="Arial"/>
                <w:b/>
              </w:rPr>
            </w:pPr>
            <w:r w:rsidRPr="00A02AA0">
              <w:rPr>
                <w:rFonts w:ascii="Arial" w:hAnsi="Arial" w:cs="Arial"/>
                <w:b/>
              </w:rPr>
              <w:t>Usabilidad</w:t>
            </w:r>
          </w:p>
        </w:tc>
        <w:tc>
          <w:tcPr>
            <w:tcW w:w="851" w:type="dxa"/>
            <w:tcBorders>
              <w:top w:val="nil"/>
              <w:left w:val="nil"/>
              <w:bottom w:val="single" w:sz="4" w:space="0" w:color="auto"/>
              <w:right w:val="single" w:sz="4" w:space="0" w:color="auto"/>
            </w:tcBorders>
            <w:vAlign w:val="center"/>
            <w:hideMark/>
          </w:tcPr>
          <w:p w14:paraId="6FE83E3E" w14:textId="77777777" w:rsidR="00EE5976" w:rsidRPr="00A02AA0" w:rsidRDefault="00EE5976" w:rsidP="009E4128">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3BA8D69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73C773B" w14:textId="5B0EBAE7" w:rsidR="00EE5976" w:rsidRPr="00A02AA0" w:rsidRDefault="00EE5976" w:rsidP="009E4128">
            <w:pPr>
              <w:spacing w:line="480" w:lineRule="auto"/>
              <w:rPr>
                <w:rFonts w:ascii="Arial" w:hAnsi="Arial" w:cs="Arial"/>
              </w:rPr>
            </w:pPr>
            <w:r w:rsidRPr="00A02AA0">
              <w:rPr>
                <w:rFonts w:ascii="Arial" w:hAnsi="Arial" w:cs="Arial"/>
              </w:rPr>
              <w:t xml:space="preserve">Peso significativo dado que el personal administrativo (5-10 personas por escuela) debe poder operar el sistema </w:t>
            </w:r>
            <w:r w:rsidR="008A6705">
              <w:rPr>
                <w:rFonts w:ascii="Arial" w:hAnsi="Arial" w:cs="Arial"/>
              </w:rPr>
              <w:t>e</w:t>
            </w:r>
            <w:r w:rsidRPr="00A02AA0">
              <w:rPr>
                <w:rFonts w:ascii="Arial" w:hAnsi="Arial" w:cs="Arial"/>
              </w:rPr>
              <w:t>ficientemente sin capacitación extensa, incluye facilidad de aprendizaje, operabilidad y accesibilidad de la interfaz.</w:t>
            </w:r>
          </w:p>
        </w:tc>
      </w:tr>
      <w:tr w:rsidR="00EE5976" w:rsidRPr="00A02AA0" w14:paraId="315AAA8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45F78F1" w14:textId="77777777" w:rsidR="00EE5976" w:rsidRPr="00A02AA0" w:rsidRDefault="00EE5976" w:rsidP="008A6705">
            <w:pPr>
              <w:spacing w:line="480" w:lineRule="auto"/>
              <w:jc w:val="both"/>
              <w:rPr>
                <w:rFonts w:ascii="Arial" w:hAnsi="Arial" w:cs="Arial"/>
              </w:rPr>
            </w:pPr>
            <w:r w:rsidRPr="00A02AA0">
              <w:rPr>
                <w:rFonts w:ascii="Arial" w:hAnsi="Arial" w:cs="Arial"/>
              </w:rPr>
              <w:t>3</w:t>
            </w:r>
          </w:p>
        </w:tc>
        <w:tc>
          <w:tcPr>
            <w:tcW w:w="1842" w:type="dxa"/>
            <w:tcBorders>
              <w:top w:val="nil"/>
              <w:left w:val="nil"/>
              <w:bottom w:val="single" w:sz="4" w:space="0" w:color="auto"/>
              <w:right w:val="single" w:sz="4" w:space="0" w:color="auto"/>
            </w:tcBorders>
            <w:vAlign w:val="center"/>
            <w:hideMark/>
          </w:tcPr>
          <w:p w14:paraId="2DAF7B89" w14:textId="2E808048" w:rsidR="00EE5976" w:rsidRPr="00A02AA0" w:rsidRDefault="00EE5976" w:rsidP="008A6705">
            <w:pPr>
              <w:spacing w:line="480" w:lineRule="auto"/>
              <w:rPr>
                <w:rFonts w:ascii="Arial" w:hAnsi="Arial" w:cs="Arial"/>
                <w:b/>
              </w:rPr>
            </w:pPr>
            <w:r w:rsidRPr="00A02AA0">
              <w:rPr>
                <w:rFonts w:ascii="Arial" w:hAnsi="Arial" w:cs="Arial"/>
                <w:b/>
              </w:rPr>
              <w:t>Fiabilidad</w:t>
            </w:r>
            <w:r w:rsidR="008A6705">
              <w:rPr>
                <w:rFonts w:ascii="Arial" w:hAnsi="Arial" w:cs="Arial"/>
                <w:b/>
              </w:rPr>
              <w:t xml:space="preserve"> </w:t>
            </w:r>
            <w:r w:rsidRPr="00A02AA0">
              <w:rPr>
                <w:rFonts w:ascii="Arial" w:hAnsi="Arial" w:cs="Arial"/>
                <w:b/>
              </w:rPr>
              <w:t>y Concurrencia</w:t>
            </w:r>
          </w:p>
        </w:tc>
        <w:tc>
          <w:tcPr>
            <w:tcW w:w="851" w:type="dxa"/>
            <w:tcBorders>
              <w:top w:val="nil"/>
              <w:left w:val="nil"/>
              <w:bottom w:val="single" w:sz="4" w:space="0" w:color="auto"/>
              <w:right w:val="single" w:sz="4" w:space="0" w:color="auto"/>
            </w:tcBorders>
            <w:vAlign w:val="center"/>
            <w:hideMark/>
          </w:tcPr>
          <w:p w14:paraId="40230346"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1A41595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80E22D2" w14:textId="77777777" w:rsidR="00EE5976" w:rsidRPr="00A02AA0" w:rsidRDefault="00EE5976" w:rsidP="009E4128">
            <w:pPr>
              <w:spacing w:line="480" w:lineRule="auto"/>
              <w:ind w:firstLine="708"/>
              <w:rPr>
                <w:rFonts w:ascii="Arial" w:hAnsi="Arial" w:cs="Arial"/>
              </w:rPr>
            </w:pPr>
            <w:r w:rsidRPr="00A02AA0">
              <w:rPr>
                <w:rFonts w:ascii="Arial" w:hAnsi="Arial" w:cs="Arial"/>
              </w:rPr>
              <w:t xml:space="preserve">Crítico para operaciones diarias continuas. Evalúa disponibilidad del sistema, tolerancia a fallos, </w:t>
            </w:r>
            <w:r w:rsidRPr="00A02AA0">
              <w:rPr>
                <w:rFonts w:ascii="Arial" w:hAnsi="Arial" w:cs="Arial"/>
              </w:rPr>
              <w:lastRenderedPageBreak/>
              <w:t>recuperabilidad ante errores y capacidad de manejar múltiples usuarios simultáneos sin degradación.</w:t>
            </w:r>
          </w:p>
        </w:tc>
      </w:tr>
      <w:tr w:rsidR="00EE5976" w:rsidRPr="00A02AA0" w14:paraId="49F9E439"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7E4DE25F" w14:textId="77777777" w:rsidR="00EE5976" w:rsidRPr="00A02AA0" w:rsidRDefault="00EE5976" w:rsidP="008A6705">
            <w:pPr>
              <w:spacing w:line="480" w:lineRule="auto"/>
              <w:jc w:val="both"/>
              <w:rPr>
                <w:rFonts w:ascii="Arial" w:hAnsi="Arial" w:cs="Arial"/>
              </w:rPr>
            </w:pPr>
            <w:r w:rsidRPr="00A02AA0">
              <w:rPr>
                <w:rFonts w:ascii="Arial" w:hAnsi="Arial" w:cs="Arial"/>
              </w:rPr>
              <w:lastRenderedPageBreak/>
              <w:t>4</w:t>
            </w:r>
          </w:p>
        </w:tc>
        <w:tc>
          <w:tcPr>
            <w:tcW w:w="1842" w:type="dxa"/>
            <w:tcBorders>
              <w:top w:val="nil"/>
              <w:left w:val="nil"/>
              <w:bottom w:val="single" w:sz="4" w:space="0" w:color="auto"/>
              <w:right w:val="single" w:sz="4" w:space="0" w:color="auto"/>
            </w:tcBorders>
            <w:vAlign w:val="center"/>
            <w:hideMark/>
          </w:tcPr>
          <w:p w14:paraId="0CF26015" w14:textId="77777777" w:rsidR="00EE5976" w:rsidRPr="00A02AA0" w:rsidRDefault="00EE5976" w:rsidP="008A6705">
            <w:pPr>
              <w:spacing w:line="480" w:lineRule="auto"/>
              <w:rPr>
                <w:rFonts w:ascii="Arial" w:hAnsi="Arial" w:cs="Arial"/>
                <w:b/>
              </w:rPr>
            </w:pPr>
            <w:r w:rsidRPr="00A02AA0">
              <w:rPr>
                <w:rFonts w:ascii="Arial" w:hAnsi="Arial" w:cs="Arial"/>
                <w:b/>
              </w:rPr>
              <w:t>Seguridad</w:t>
            </w:r>
          </w:p>
        </w:tc>
        <w:tc>
          <w:tcPr>
            <w:tcW w:w="851" w:type="dxa"/>
            <w:tcBorders>
              <w:top w:val="nil"/>
              <w:left w:val="nil"/>
              <w:bottom w:val="single" w:sz="4" w:space="0" w:color="auto"/>
              <w:right w:val="single" w:sz="4" w:space="0" w:color="auto"/>
            </w:tcBorders>
            <w:vAlign w:val="center"/>
            <w:hideMark/>
          </w:tcPr>
          <w:p w14:paraId="495CCBFD"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080A71E5"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13C00E86" w14:textId="77777777" w:rsidR="00EE5976" w:rsidRPr="00A02AA0" w:rsidRDefault="00EE5976" w:rsidP="009E4128">
            <w:pPr>
              <w:spacing w:line="480" w:lineRule="auto"/>
              <w:rPr>
                <w:rFonts w:ascii="Arial" w:hAnsi="Arial" w:cs="Arial"/>
              </w:rPr>
            </w:pPr>
            <w:r w:rsidRPr="00A02AA0">
              <w:rPr>
                <w:rFonts w:ascii="Arial" w:hAnsi="Arial" w:cs="Arial"/>
              </w:rPr>
              <w:t>Fundamental para proteger datos sensibles de estudiantes, información financiera y registros académicos, evalúa confidencialidad, integridad, autenticación, autorización y trazabilidad de operaciones.</w:t>
            </w:r>
          </w:p>
        </w:tc>
      </w:tr>
      <w:tr w:rsidR="00EE5976" w:rsidRPr="00A02AA0" w14:paraId="261306AA"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2B54BBB" w14:textId="77777777" w:rsidR="00EE5976" w:rsidRPr="00A02AA0" w:rsidRDefault="00EE5976" w:rsidP="008A6705">
            <w:pPr>
              <w:spacing w:line="480" w:lineRule="auto"/>
              <w:jc w:val="both"/>
              <w:rPr>
                <w:rFonts w:ascii="Arial" w:hAnsi="Arial" w:cs="Arial"/>
              </w:rPr>
            </w:pPr>
            <w:r w:rsidRPr="00A02AA0">
              <w:rPr>
                <w:rFonts w:ascii="Arial" w:hAnsi="Arial" w:cs="Arial"/>
              </w:rPr>
              <w:t>5</w:t>
            </w:r>
          </w:p>
        </w:tc>
        <w:tc>
          <w:tcPr>
            <w:tcW w:w="1842" w:type="dxa"/>
            <w:tcBorders>
              <w:top w:val="nil"/>
              <w:left w:val="nil"/>
              <w:bottom w:val="single" w:sz="4" w:space="0" w:color="auto"/>
              <w:right w:val="single" w:sz="4" w:space="0" w:color="auto"/>
            </w:tcBorders>
            <w:vAlign w:val="center"/>
            <w:hideMark/>
          </w:tcPr>
          <w:p w14:paraId="5027036C" w14:textId="77777777" w:rsidR="00EE5976" w:rsidRPr="00A02AA0" w:rsidRDefault="00EE5976" w:rsidP="008A6705">
            <w:pPr>
              <w:spacing w:line="480" w:lineRule="auto"/>
              <w:rPr>
                <w:rFonts w:ascii="Arial" w:hAnsi="Arial" w:cs="Arial"/>
                <w:b/>
              </w:rPr>
            </w:pPr>
            <w:r w:rsidRPr="00A02AA0">
              <w:rPr>
                <w:rFonts w:ascii="Arial" w:hAnsi="Arial" w:cs="Arial"/>
                <w:b/>
              </w:rPr>
              <w:t>Mantenibilidad</w:t>
            </w:r>
          </w:p>
        </w:tc>
        <w:tc>
          <w:tcPr>
            <w:tcW w:w="851" w:type="dxa"/>
            <w:tcBorders>
              <w:top w:val="nil"/>
              <w:left w:val="nil"/>
              <w:bottom w:val="single" w:sz="4" w:space="0" w:color="auto"/>
              <w:right w:val="single" w:sz="4" w:space="0" w:color="auto"/>
            </w:tcBorders>
            <w:vAlign w:val="center"/>
            <w:hideMark/>
          </w:tcPr>
          <w:p w14:paraId="03BB32CF"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3F98EA3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5F2B75" w14:textId="77777777" w:rsidR="00EE5976" w:rsidRPr="00A02AA0" w:rsidRDefault="00EE5976" w:rsidP="0025492A">
            <w:pPr>
              <w:spacing w:line="480" w:lineRule="auto"/>
              <w:rPr>
                <w:rFonts w:ascii="Arial" w:hAnsi="Arial" w:cs="Arial"/>
              </w:rPr>
            </w:pPr>
            <w:r w:rsidRPr="00A02AA0">
              <w:rPr>
                <w:rFonts w:ascii="Arial" w:hAnsi="Arial" w:cs="Arial"/>
              </w:rPr>
              <w:t>Importante para la evolución a largo plazo del sistema, evalúa facilidad de modificación, pruebas, análisis de código y escalabilidad técnica; un sistema mantenible reduce costos futuros.</w:t>
            </w:r>
          </w:p>
        </w:tc>
      </w:tr>
      <w:tr w:rsidR="00EE5976" w:rsidRPr="00A02AA0" w14:paraId="4A3EF4C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42F37575" w14:textId="77777777" w:rsidR="00EE5976" w:rsidRPr="00A02AA0" w:rsidRDefault="00EE5976" w:rsidP="008A6705">
            <w:pPr>
              <w:spacing w:line="480" w:lineRule="auto"/>
              <w:jc w:val="both"/>
              <w:rPr>
                <w:rFonts w:ascii="Arial" w:hAnsi="Arial" w:cs="Arial"/>
              </w:rPr>
            </w:pPr>
            <w:r w:rsidRPr="00A02AA0">
              <w:rPr>
                <w:rFonts w:ascii="Arial" w:hAnsi="Arial" w:cs="Arial"/>
              </w:rPr>
              <w:t>6</w:t>
            </w:r>
          </w:p>
        </w:tc>
        <w:tc>
          <w:tcPr>
            <w:tcW w:w="1842" w:type="dxa"/>
            <w:tcBorders>
              <w:top w:val="nil"/>
              <w:left w:val="nil"/>
              <w:bottom w:val="single" w:sz="4" w:space="0" w:color="auto"/>
              <w:right w:val="single" w:sz="4" w:space="0" w:color="auto"/>
            </w:tcBorders>
            <w:vAlign w:val="center"/>
            <w:hideMark/>
          </w:tcPr>
          <w:p w14:paraId="10EDF135" w14:textId="77777777" w:rsidR="00EE5976" w:rsidRPr="00A02AA0" w:rsidRDefault="00EE5976" w:rsidP="008A6705">
            <w:pPr>
              <w:spacing w:line="480" w:lineRule="auto"/>
              <w:rPr>
                <w:rFonts w:ascii="Arial" w:hAnsi="Arial" w:cs="Arial"/>
                <w:b/>
              </w:rPr>
            </w:pPr>
            <w:r w:rsidRPr="00A02AA0">
              <w:rPr>
                <w:rFonts w:ascii="Arial" w:hAnsi="Arial" w:cs="Arial"/>
                <w:b/>
              </w:rPr>
              <w:t>Portabilidad</w:t>
            </w:r>
          </w:p>
        </w:tc>
        <w:tc>
          <w:tcPr>
            <w:tcW w:w="851" w:type="dxa"/>
            <w:tcBorders>
              <w:top w:val="nil"/>
              <w:left w:val="nil"/>
              <w:bottom w:val="single" w:sz="4" w:space="0" w:color="auto"/>
              <w:right w:val="single" w:sz="4" w:space="0" w:color="auto"/>
            </w:tcBorders>
            <w:vAlign w:val="center"/>
            <w:hideMark/>
          </w:tcPr>
          <w:p w14:paraId="134B40B8"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48FE8ABD"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1D61D4" w14:textId="77777777" w:rsidR="00EE5976" w:rsidRPr="00A02AA0" w:rsidRDefault="00EE5976" w:rsidP="0025492A">
            <w:pPr>
              <w:spacing w:line="480" w:lineRule="auto"/>
              <w:rPr>
                <w:rFonts w:ascii="Arial" w:hAnsi="Arial" w:cs="Arial"/>
              </w:rPr>
            </w:pPr>
            <w:r w:rsidRPr="00A02AA0">
              <w:rPr>
                <w:rFonts w:ascii="Arial" w:hAnsi="Arial" w:cs="Arial"/>
              </w:rPr>
              <w:t>Peso menor al ser una web responsive accesible desde cualquier navegador, evalúa adaptabilidad a diferentes navegadores, dispositivos y posible migración de infraestructura.</w:t>
            </w:r>
          </w:p>
        </w:tc>
      </w:tr>
      <w:tr w:rsidR="00EE5976" w:rsidRPr="00A02AA0" w14:paraId="08166981"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6C42672A" w14:textId="77777777" w:rsidR="00EE5976" w:rsidRPr="00A02AA0" w:rsidRDefault="00EE5976" w:rsidP="008A6705">
            <w:pPr>
              <w:spacing w:line="480" w:lineRule="auto"/>
              <w:jc w:val="both"/>
              <w:rPr>
                <w:rFonts w:ascii="Arial" w:hAnsi="Arial" w:cs="Arial"/>
              </w:rPr>
            </w:pPr>
            <w:r w:rsidRPr="00A02AA0">
              <w:rPr>
                <w:rFonts w:ascii="Arial" w:hAnsi="Arial" w:cs="Arial"/>
              </w:rPr>
              <w:t>7</w:t>
            </w:r>
          </w:p>
        </w:tc>
        <w:tc>
          <w:tcPr>
            <w:tcW w:w="1842" w:type="dxa"/>
            <w:tcBorders>
              <w:top w:val="nil"/>
              <w:left w:val="nil"/>
              <w:bottom w:val="single" w:sz="4" w:space="0" w:color="auto"/>
              <w:right w:val="single" w:sz="4" w:space="0" w:color="auto"/>
            </w:tcBorders>
            <w:vAlign w:val="center"/>
            <w:hideMark/>
          </w:tcPr>
          <w:p w14:paraId="4A7C986A" w14:textId="77777777" w:rsidR="00EE5976" w:rsidRPr="00A02AA0" w:rsidRDefault="00EE5976" w:rsidP="008A6705">
            <w:pPr>
              <w:spacing w:line="480" w:lineRule="auto"/>
              <w:rPr>
                <w:rFonts w:ascii="Arial" w:hAnsi="Arial" w:cs="Arial"/>
                <w:b/>
              </w:rPr>
            </w:pPr>
            <w:r w:rsidRPr="00A02AA0">
              <w:rPr>
                <w:rFonts w:ascii="Arial" w:hAnsi="Arial" w:cs="Arial"/>
                <w:b/>
              </w:rPr>
              <w:t>Costos de Implementación</w:t>
            </w:r>
          </w:p>
        </w:tc>
        <w:tc>
          <w:tcPr>
            <w:tcW w:w="851" w:type="dxa"/>
            <w:tcBorders>
              <w:top w:val="nil"/>
              <w:left w:val="nil"/>
              <w:bottom w:val="single" w:sz="4" w:space="0" w:color="auto"/>
              <w:right w:val="single" w:sz="4" w:space="0" w:color="auto"/>
            </w:tcBorders>
            <w:vAlign w:val="center"/>
            <w:hideMark/>
          </w:tcPr>
          <w:p w14:paraId="28EFF28D"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1838CF1C"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BF60478" w14:textId="55DCC8EB" w:rsidR="00EE5976" w:rsidRPr="00A02AA0" w:rsidRDefault="00EE5976" w:rsidP="0025492A">
            <w:pPr>
              <w:spacing w:line="480" w:lineRule="auto"/>
              <w:rPr>
                <w:rFonts w:ascii="Arial" w:hAnsi="Arial" w:cs="Arial"/>
              </w:rPr>
            </w:pPr>
            <w:r w:rsidRPr="00A02AA0">
              <w:rPr>
                <w:rFonts w:ascii="Arial" w:hAnsi="Arial" w:cs="Arial"/>
              </w:rPr>
              <w:t>Considera inversión inicial en desarrollo, infraestructura, licencias y capacitación.</w:t>
            </w:r>
            <w:r w:rsidR="0025492A">
              <w:rPr>
                <w:rFonts w:ascii="Arial" w:hAnsi="Arial" w:cs="Arial"/>
              </w:rPr>
              <w:br/>
            </w:r>
            <w:r w:rsidRPr="00A02AA0">
              <w:rPr>
                <w:rFonts w:ascii="Arial" w:hAnsi="Arial" w:cs="Arial"/>
              </w:rPr>
              <w:t>Aunque el proyecto es universitario sin presupuesto definido, es relevante para futura comercialización.</w:t>
            </w:r>
          </w:p>
        </w:tc>
      </w:tr>
      <w:tr w:rsidR="00EE5976" w:rsidRPr="00A02AA0" w14:paraId="61228F99" w14:textId="77777777" w:rsidTr="00DB13A2">
        <w:trPr>
          <w:trHeight w:val="1152"/>
        </w:trPr>
        <w:tc>
          <w:tcPr>
            <w:tcW w:w="421" w:type="dxa"/>
            <w:tcBorders>
              <w:top w:val="nil"/>
              <w:left w:val="single" w:sz="4" w:space="0" w:color="auto"/>
              <w:bottom w:val="single" w:sz="4" w:space="0" w:color="auto"/>
              <w:right w:val="single" w:sz="4" w:space="0" w:color="auto"/>
            </w:tcBorders>
            <w:vAlign w:val="center"/>
            <w:hideMark/>
          </w:tcPr>
          <w:p w14:paraId="5EDA41A5" w14:textId="77777777" w:rsidR="00EE5976" w:rsidRPr="00A02AA0" w:rsidRDefault="00EE5976" w:rsidP="008A6705">
            <w:pPr>
              <w:spacing w:line="480" w:lineRule="auto"/>
              <w:jc w:val="both"/>
              <w:rPr>
                <w:rFonts w:ascii="Arial" w:hAnsi="Arial" w:cs="Arial"/>
              </w:rPr>
            </w:pPr>
            <w:r w:rsidRPr="00A02AA0">
              <w:rPr>
                <w:rFonts w:ascii="Arial" w:hAnsi="Arial" w:cs="Arial"/>
              </w:rPr>
              <w:t>8</w:t>
            </w:r>
          </w:p>
        </w:tc>
        <w:tc>
          <w:tcPr>
            <w:tcW w:w="1842" w:type="dxa"/>
            <w:tcBorders>
              <w:top w:val="nil"/>
              <w:left w:val="nil"/>
              <w:bottom w:val="single" w:sz="4" w:space="0" w:color="auto"/>
              <w:right w:val="single" w:sz="4" w:space="0" w:color="auto"/>
            </w:tcBorders>
            <w:vAlign w:val="center"/>
            <w:hideMark/>
          </w:tcPr>
          <w:p w14:paraId="7615313A" w14:textId="77777777" w:rsidR="00EE5976" w:rsidRPr="00A02AA0" w:rsidRDefault="00EE5976" w:rsidP="008A6705">
            <w:pPr>
              <w:spacing w:line="480" w:lineRule="auto"/>
              <w:rPr>
                <w:rFonts w:ascii="Arial" w:hAnsi="Arial" w:cs="Arial"/>
                <w:b/>
              </w:rPr>
            </w:pPr>
            <w:r w:rsidRPr="00A02AA0">
              <w:rPr>
                <w:rFonts w:ascii="Arial" w:hAnsi="Arial" w:cs="Arial"/>
                <w:b/>
              </w:rPr>
              <w:t>Tiempo de Implementación</w:t>
            </w:r>
          </w:p>
        </w:tc>
        <w:tc>
          <w:tcPr>
            <w:tcW w:w="851" w:type="dxa"/>
            <w:tcBorders>
              <w:top w:val="nil"/>
              <w:left w:val="nil"/>
              <w:bottom w:val="single" w:sz="4" w:space="0" w:color="auto"/>
              <w:right w:val="single" w:sz="4" w:space="0" w:color="auto"/>
            </w:tcBorders>
            <w:vAlign w:val="center"/>
            <w:hideMark/>
          </w:tcPr>
          <w:p w14:paraId="260E798E"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1459FD41"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7306A631" w14:textId="106942CA" w:rsidR="00EE5976" w:rsidRPr="00A02AA0" w:rsidRDefault="00EE5976" w:rsidP="0025492A">
            <w:pPr>
              <w:spacing w:line="480" w:lineRule="auto"/>
              <w:rPr>
                <w:rFonts w:ascii="Arial" w:hAnsi="Arial" w:cs="Arial"/>
              </w:rPr>
            </w:pPr>
            <w:r w:rsidRPr="00A02AA0">
              <w:rPr>
                <w:rFonts w:ascii="Arial" w:hAnsi="Arial" w:cs="Arial"/>
              </w:rPr>
              <w:t xml:space="preserve">Peso menor al no existir </w:t>
            </w:r>
            <w:proofErr w:type="spellStart"/>
            <w:r w:rsidRPr="00A02AA0">
              <w:rPr>
                <w:rFonts w:ascii="Arial" w:hAnsi="Arial" w:cs="Arial"/>
              </w:rPr>
              <w:t>deadline</w:t>
            </w:r>
            <w:proofErr w:type="spellEnd"/>
            <w:r w:rsidRPr="00A02AA0">
              <w:rPr>
                <w:rFonts w:ascii="Arial" w:hAnsi="Arial" w:cs="Arial"/>
              </w:rPr>
              <w:t xml:space="preserve"> estricto.</w:t>
            </w:r>
            <w:r w:rsidR="0025492A">
              <w:rPr>
                <w:rFonts w:ascii="Arial" w:hAnsi="Arial" w:cs="Arial"/>
              </w:rPr>
              <w:br/>
            </w:r>
            <w:r w:rsidRPr="00A02AA0">
              <w:rPr>
                <w:rFonts w:ascii="Arial" w:hAnsi="Arial" w:cs="Arial"/>
              </w:rPr>
              <w:t>Evalúa tiempo estimado hasta el despliegue en producción, considerando complejidad de desarrollo y configuración de infraestructura.</w:t>
            </w:r>
          </w:p>
        </w:tc>
      </w:tr>
      <w:tr w:rsidR="00EE5976" w:rsidRPr="00A02AA0" w14:paraId="185EA03D" w14:textId="77777777" w:rsidTr="00DB13A2">
        <w:trPr>
          <w:trHeight w:val="288"/>
        </w:trPr>
        <w:tc>
          <w:tcPr>
            <w:tcW w:w="421" w:type="dxa"/>
            <w:tcBorders>
              <w:top w:val="nil"/>
              <w:left w:val="nil"/>
              <w:bottom w:val="nil"/>
              <w:right w:val="nil"/>
            </w:tcBorders>
            <w:vAlign w:val="center"/>
            <w:hideMark/>
          </w:tcPr>
          <w:p w14:paraId="05EBCCB5" w14:textId="77777777" w:rsidR="00EE5976" w:rsidRPr="00A02AA0" w:rsidRDefault="00EE5976" w:rsidP="00EE5976">
            <w:pPr>
              <w:spacing w:line="480" w:lineRule="auto"/>
              <w:ind w:firstLine="708"/>
              <w:jc w:val="both"/>
              <w:rPr>
                <w:rFonts w:ascii="Arial" w:hAnsi="Arial" w:cs="Arial"/>
              </w:rPr>
            </w:pPr>
          </w:p>
        </w:tc>
        <w:tc>
          <w:tcPr>
            <w:tcW w:w="1842" w:type="dxa"/>
            <w:tcBorders>
              <w:top w:val="nil"/>
              <w:left w:val="single" w:sz="4" w:space="0" w:color="auto"/>
              <w:bottom w:val="single" w:sz="4" w:space="0" w:color="auto"/>
              <w:right w:val="single" w:sz="4" w:space="0" w:color="auto"/>
            </w:tcBorders>
            <w:vAlign w:val="center"/>
            <w:hideMark/>
          </w:tcPr>
          <w:p w14:paraId="4218F35A" w14:textId="77777777" w:rsidR="00EE5976" w:rsidRPr="00A02AA0" w:rsidRDefault="00EE5976" w:rsidP="008A6705">
            <w:pPr>
              <w:spacing w:line="480" w:lineRule="auto"/>
              <w:rPr>
                <w:rFonts w:ascii="Arial" w:hAnsi="Arial" w:cs="Arial"/>
                <w:b/>
              </w:rPr>
            </w:pPr>
            <w:r w:rsidRPr="00A02AA0">
              <w:rPr>
                <w:rFonts w:ascii="Arial" w:hAnsi="Arial" w:cs="Arial"/>
                <w:b/>
              </w:rPr>
              <w:t>TOTAL</w:t>
            </w:r>
          </w:p>
        </w:tc>
        <w:tc>
          <w:tcPr>
            <w:tcW w:w="851" w:type="dxa"/>
            <w:tcBorders>
              <w:top w:val="nil"/>
              <w:left w:val="nil"/>
              <w:bottom w:val="single" w:sz="4" w:space="0" w:color="auto"/>
              <w:right w:val="single" w:sz="4" w:space="0" w:color="auto"/>
            </w:tcBorders>
            <w:vAlign w:val="center"/>
            <w:hideMark/>
          </w:tcPr>
          <w:p w14:paraId="523C94FE" w14:textId="77777777" w:rsidR="00EE5976" w:rsidRPr="00A02AA0" w:rsidRDefault="00EE5976" w:rsidP="008A6705">
            <w:pPr>
              <w:spacing w:line="480" w:lineRule="auto"/>
              <w:rPr>
                <w:rFonts w:ascii="Arial" w:hAnsi="Arial" w:cs="Arial"/>
                <w:b/>
              </w:rPr>
            </w:pPr>
            <w:r w:rsidRPr="00A02AA0">
              <w:rPr>
                <w:rFonts w:ascii="Arial" w:hAnsi="Arial" w:cs="Arial"/>
                <w:b/>
              </w:rPr>
              <w:t>100%</w:t>
            </w:r>
          </w:p>
        </w:tc>
        <w:tc>
          <w:tcPr>
            <w:tcW w:w="1134" w:type="dxa"/>
            <w:tcBorders>
              <w:top w:val="nil"/>
              <w:left w:val="nil"/>
              <w:bottom w:val="nil"/>
              <w:right w:val="nil"/>
            </w:tcBorders>
            <w:vAlign w:val="center"/>
            <w:hideMark/>
          </w:tcPr>
          <w:p w14:paraId="792CB12E" w14:textId="77777777" w:rsidR="00EE5976" w:rsidRPr="00A02AA0" w:rsidRDefault="00EE5976" w:rsidP="008A6705">
            <w:pPr>
              <w:spacing w:line="480" w:lineRule="auto"/>
              <w:ind w:firstLine="708"/>
              <w:rPr>
                <w:rFonts w:ascii="Arial" w:hAnsi="Arial" w:cs="Arial"/>
                <w:b/>
              </w:rPr>
            </w:pPr>
          </w:p>
        </w:tc>
        <w:tc>
          <w:tcPr>
            <w:tcW w:w="5528" w:type="dxa"/>
            <w:tcBorders>
              <w:top w:val="nil"/>
              <w:left w:val="nil"/>
              <w:bottom w:val="nil"/>
              <w:right w:val="nil"/>
            </w:tcBorders>
            <w:vAlign w:val="center"/>
            <w:hideMark/>
          </w:tcPr>
          <w:p w14:paraId="42963AE8" w14:textId="77777777" w:rsidR="00EE5976" w:rsidRPr="00A02AA0" w:rsidRDefault="00EE5976" w:rsidP="009E4128">
            <w:pPr>
              <w:spacing w:line="480" w:lineRule="auto"/>
              <w:ind w:firstLine="708"/>
              <w:rPr>
                <w:rFonts w:ascii="Arial" w:hAnsi="Arial" w:cs="Arial"/>
              </w:rPr>
            </w:pPr>
          </w:p>
        </w:tc>
      </w:tr>
    </w:tbl>
    <w:p w14:paraId="10050765" w14:textId="6C11F398" w:rsidR="00EE5976" w:rsidRPr="00DD5E15" w:rsidRDefault="00EE5976" w:rsidP="00DD5E15">
      <w:pPr>
        <w:spacing w:line="480" w:lineRule="auto"/>
        <w:ind w:firstLine="708"/>
        <w:jc w:val="both"/>
        <w:rPr>
          <w:rFonts w:ascii="Arial" w:hAnsi="Arial" w:cs="Arial"/>
          <w:i/>
          <w:iCs/>
        </w:rPr>
      </w:pPr>
      <w:bookmarkStart w:id="16" w:name="_Toc219987430"/>
      <w:r w:rsidRPr="00A02AA0">
        <w:rPr>
          <w:rFonts w:ascii="Arial" w:hAnsi="Arial" w:cs="Arial"/>
          <w:i/>
          <w:iCs/>
        </w:rPr>
        <w:lastRenderedPageBreak/>
        <w:t xml:space="preserve">Tabla </w:t>
      </w:r>
      <w:r w:rsidRPr="00A02AA0">
        <w:rPr>
          <w:rFonts w:ascii="Arial" w:hAnsi="Arial" w:cs="Arial"/>
          <w:i/>
          <w:iCs/>
        </w:rPr>
        <w:fldChar w:fldCharType="begin"/>
      </w:r>
      <w:r w:rsidRPr="00A02AA0">
        <w:rPr>
          <w:rFonts w:ascii="Arial" w:hAnsi="Arial" w:cs="Arial"/>
          <w:i/>
          <w:iCs/>
        </w:rPr>
        <w:instrText xml:space="preserve"> SEQ Tabla \* ARABIC </w:instrText>
      </w:r>
      <w:r w:rsidRPr="00A02AA0">
        <w:rPr>
          <w:rFonts w:ascii="Arial" w:hAnsi="Arial" w:cs="Arial"/>
          <w:i/>
          <w:iCs/>
        </w:rPr>
        <w:fldChar w:fldCharType="separate"/>
      </w:r>
      <w:r w:rsidRPr="00A02AA0">
        <w:rPr>
          <w:rFonts w:ascii="Arial" w:hAnsi="Arial" w:cs="Arial"/>
          <w:i/>
          <w:iCs/>
        </w:rPr>
        <w:t>1</w:t>
      </w:r>
      <w:r w:rsidRPr="00A02AA0">
        <w:rPr>
          <w:rFonts w:ascii="Arial" w:hAnsi="Arial" w:cs="Arial"/>
        </w:rPr>
        <w:fldChar w:fldCharType="end"/>
      </w:r>
      <w:r w:rsidRPr="00A02AA0">
        <w:rPr>
          <w:rFonts w:ascii="Arial" w:hAnsi="Arial" w:cs="Arial"/>
          <w:i/>
          <w:iCs/>
        </w:rPr>
        <w:t>: Criterios de evaluación basados en ISO/IEC 25010 y sus pesos relativos.</w:t>
      </w:r>
      <w:bookmarkEnd w:id="16"/>
    </w:p>
    <w:p w14:paraId="43B6EE34" w14:textId="7CEB8AED" w:rsidR="001B4711" w:rsidRPr="00601683" w:rsidRDefault="00EE5976" w:rsidP="006B437D">
      <w:pPr>
        <w:spacing w:line="480" w:lineRule="auto"/>
        <w:jc w:val="both"/>
        <w:rPr>
          <w:rFonts w:ascii="Arial" w:hAnsi="Arial" w:cs="Arial"/>
        </w:rPr>
      </w:pPr>
      <w:r w:rsidRPr="00A02AA0">
        <w:rPr>
          <w:rFonts w:ascii="Arial" w:hAnsi="Arial" w:cs="Arial"/>
        </w:rPr>
        <w:br w:type="page"/>
      </w:r>
      <w:r w:rsidRPr="00A02AA0">
        <w:rPr>
          <w:rFonts w:ascii="Arial" w:hAnsi="Arial" w:cs="Arial"/>
        </w:rPr>
        <w:lastRenderedPageBreak/>
        <w:t>La tabla que se presenta a continuación es una matriz de evaluación, la cual nos ayuda a analizar las alternativas, colocando una calificación, para obtener resultados donde se evidencie la mejor alternativa.</w:t>
      </w:r>
    </w:p>
    <w:tbl>
      <w:tblPr>
        <w:tblStyle w:val="Tablaconcuadrcula"/>
        <w:tblW w:w="0" w:type="auto"/>
        <w:tblLook w:val="04A0" w:firstRow="1" w:lastRow="0" w:firstColumn="1" w:lastColumn="0" w:noHBand="0" w:noVBand="1"/>
      </w:tblPr>
      <w:tblGrid>
        <w:gridCol w:w="1891"/>
        <w:gridCol w:w="1354"/>
        <w:gridCol w:w="2048"/>
        <w:gridCol w:w="1354"/>
        <w:gridCol w:w="2369"/>
      </w:tblGrid>
      <w:tr w:rsidR="00456DAB" w:rsidRPr="005D5B94" w14:paraId="20E6D73E" w14:textId="77777777" w:rsidTr="00123965">
        <w:tc>
          <w:tcPr>
            <w:tcW w:w="1757" w:type="dxa"/>
          </w:tcPr>
          <w:p w14:paraId="5BDD0A9E"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Criterio</w:t>
            </w:r>
          </w:p>
        </w:tc>
        <w:tc>
          <w:tcPr>
            <w:tcW w:w="1256" w:type="dxa"/>
          </w:tcPr>
          <w:p w14:paraId="49ED4569"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Alternativa 1</w:t>
            </w:r>
          </w:p>
        </w:tc>
        <w:tc>
          <w:tcPr>
            <w:tcW w:w="2299" w:type="dxa"/>
          </w:tcPr>
          <w:p w14:paraId="2E8CAA35" w14:textId="06387624" w:rsidR="001B4711" w:rsidRPr="005D5B94" w:rsidRDefault="00AC3FA4" w:rsidP="006B437D">
            <w:pPr>
              <w:spacing w:line="480" w:lineRule="auto"/>
              <w:jc w:val="both"/>
              <w:rPr>
                <w:rFonts w:ascii="Arial" w:hAnsi="Arial" w:cs="Arial"/>
                <w:b/>
                <w:bCs/>
              </w:rPr>
            </w:pPr>
            <w:r w:rsidRPr="005D5B94">
              <w:rPr>
                <w:rFonts w:ascii="Arial" w:hAnsi="Arial" w:cs="Arial"/>
                <w:b/>
                <w:bCs/>
              </w:rPr>
              <w:t>justificación</w:t>
            </w:r>
            <w:r w:rsidR="001B4711" w:rsidRPr="005D5B94">
              <w:rPr>
                <w:rFonts w:ascii="Arial" w:hAnsi="Arial" w:cs="Arial"/>
                <w:b/>
                <w:bCs/>
              </w:rPr>
              <w:t xml:space="preserve"> 1</w:t>
            </w:r>
          </w:p>
        </w:tc>
        <w:tc>
          <w:tcPr>
            <w:tcW w:w="1256" w:type="dxa"/>
          </w:tcPr>
          <w:p w14:paraId="656A7DA8" w14:textId="49382FAD" w:rsidR="001B4711" w:rsidRPr="005D5B94" w:rsidRDefault="001B4711" w:rsidP="006B437D">
            <w:pPr>
              <w:spacing w:line="480" w:lineRule="auto"/>
              <w:jc w:val="both"/>
              <w:rPr>
                <w:rFonts w:ascii="Arial" w:hAnsi="Arial" w:cs="Arial"/>
                <w:b/>
                <w:bCs/>
              </w:rPr>
            </w:pPr>
            <w:r w:rsidRPr="005D5B94">
              <w:rPr>
                <w:rFonts w:ascii="Arial" w:hAnsi="Arial" w:cs="Arial"/>
                <w:b/>
                <w:bCs/>
              </w:rPr>
              <w:t>Alternativa</w:t>
            </w:r>
            <w:r w:rsidR="00711652" w:rsidRPr="005D5B94">
              <w:rPr>
                <w:rFonts w:ascii="Arial" w:hAnsi="Arial" w:cs="Arial"/>
                <w:b/>
                <w:bCs/>
              </w:rPr>
              <w:t xml:space="preserve"> </w:t>
            </w:r>
            <w:r w:rsidRPr="005D5B94">
              <w:rPr>
                <w:rFonts w:ascii="Arial" w:hAnsi="Arial" w:cs="Arial"/>
                <w:b/>
                <w:bCs/>
              </w:rPr>
              <w:t>2</w:t>
            </w:r>
          </w:p>
        </w:tc>
        <w:tc>
          <w:tcPr>
            <w:tcW w:w="2448" w:type="dxa"/>
          </w:tcPr>
          <w:p w14:paraId="41637E08"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Justificación 2</w:t>
            </w:r>
          </w:p>
        </w:tc>
      </w:tr>
      <w:tr w:rsidR="00330CB4" w:rsidRPr="00AC3FA4" w14:paraId="772A2082" w14:textId="77777777" w:rsidTr="00123965">
        <w:tc>
          <w:tcPr>
            <w:tcW w:w="1757" w:type="dxa"/>
          </w:tcPr>
          <w:p w14:paraId="21A717C5" w14:textId="795D7021" w:rsidR="00330CB4" w:rsidRPr="005D5B94" w:rsidRDefault="00330CB4" w:rsidP="00330CB4">
            <w:pPr>
              <w:spacing w:line="480" w:lineRule="auto"/>
              <w:jc w:val="both"/>
              <w:rPr>
                <w:rFonts w:ascii="Arial" w:hAnsi="Arial" w:cs="Arial"/>
                <w:b/>
                <w:bCs/>
              </w:rPr>
            </w:pPr>
            <w:r w:rsidRPr="005D5B94">
              <w:rPr>
                <w:rFonts w:ascii="Arial" w:hAnsi="Arial" w:cs="Arial"/>
                <w:b/>
                <w:bCs/>
              </w:rPr>
              <w:t>Funcionalidad</w:t>
            </w:r>
            <w:r w:rsidR="00FC3CA9" w:rsidRPr="005D5B94">
              <w:rPr>
                <w:rFonts w:ascii="Arial" w:hAnsi="Arial" w:cs="Arial"/>
                <w:b/>
                <w:bCs/>
              </w:rPr>
              <w:t xml:space="preserve"> (25%)</w:t>
            </w:r>
          </w:p>
        </w:tc>
        <w:tc>
          <w:tcPr>
            <w:tcW w:w="1256" w:type="dxa"/>
            <w:vAlign w:val="center"/>
          </w:tcPr>
          <w:p w14:paraId="2247B550" w14:textId="125E1571"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DD5E15">
              <w:rPr>
                <w:rFonts w:ascii="Arial" w:eastAsia="Times New Roman" w:hAnsi="Arial" w:cs="Arial"/>
                <w:color w:val="000000"/>
              </w:rPr>
              <w:t xml:space="preserve"> (2.00)</w:t>
            </w:r>
          </w:p>
        </w:tc>
        <w:tc>
          <w:tcPr>
            <w:tcW w:w="2299" w:type="dxa"/>
          </w:tcPr>
          <w:p w14:paraId="6E3440D6" w14:textId="77777777" w:rsidR="00BD6D37" w:rsidRPr="00123965" w:rsidRDefault="00BD6D37" w:rsidP="00BD6D37">
            <w:pPr>
              <w:spacing w:line="480" w:lineRule="auto"/>
              <w:jc w:val="both"/>
              <w:rPr>
                <w:rFonts w:ascii="Arial" w:hAnsi="Arial" w:cs="Arial"/>
              </w:rPr>
            </w:pPr>
            <w:r w:rsidRPr="00123965">
              <w:rPr>
                <w:rFonts w:ascii="Arial" w:hAnsi="Arial" w:cs="Arial"/>
              </w:rPr>
              <w:t>Implementa todos los módulos requeridos en una única aplicación.</w:t>
            </w:r>
          </w:p>
          <w:p w14:paraId="65A83B64" w14:textId="77777777" w:rsidR="00BD6D37" w:rsidRPr="00123965" w:rsidRDefault="00BD6D37" w:rsidP="00BD6D37">
            <w:pPr>
              <w:spacing w:line="480" w:lineRule="auto"/>
              <w:jc w:val="both"/>
              <w:rPr>
                <w:rFonts w:ascii="Arial" w:hAnsi="Arial" w:cs="Arial"/>
              </w:rPr>
            </w:pPr>
            <w:r w:rsidRPr="00123965">
              <w:rPr>
                <w:rFonts w:ascii="Arial" w:hAnsi="Arial" w:cs="Arial"/>
              </w:rPr>
              <w:t>Adecuada para el alcance funcional definido.</w:t>
            </w:r>
          </w:p>
          <w:p w14:paraId="34038240" w14:textId="01FB49AB" w:rsidR="00330CB4" w:rsidRPr="00123965" w:rsidRDefault="00BD6D37" w:rsidP="00BD6D37">
            <w:pPr>
              <w:spacing w:line="480" w:lineRule="auto"/>
              <w:jc w:val="both"/>
              <w:rPr>
                <w:rFonts w:ascii="Arial" w:hAnsi="Arial" w:cs="Arial"/>
              </w:rPr>
            </w:pPr>
            <w:r w:rsidRPr="00123965">
              <w:rPr>
                <w:rFonts w:ascii="Arial" w:hAnsi="Arial" w:cs="Arial"/>
              </w:rPr>
              <w:t>Menor complejidad en la integración de datos entre módulos.</w:t>
            </w:r>
          </w:p>
        </w:tc>
        <w:tc>
          <w:tcPr>
            <w:tcW w:w="1256" w:type="dxa"/>
            <w:vAlign w:val="center"/>
          </w:tcPr>
          <w:p w14:paraId="05A88FF8" w14:textId="7E61CE84"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(2.25)</w:t>
            </w:r>
          </w:p>
        </w:tc>
        <w:tc>
          <w:tcPr>
            <w:tcW w:w="2448" w:type="dxa"/>
          </w:tcPr>
          <w:p w14:paraId="2411EF8C" w14:textId="77777777" w:rsidR="00BD6D37" w:rsidRPr="00123965" w:rsidRDefault="00BD6D37" w:rsidP="00BD6D37">
            <w:pPr>
              <w:spacing w:line="480" w:lineRule="auto"/>
              <w:jc w:val="both"/>
              <w:rPr>
                <w:rFonts w:ascii="Arial" w:hAnsi="Arial" w:cs="Arial"/>
              </w:rPr>
            </w:pPr>
            <w:r w:rsidRPr="00123965">
              <w:rPr>
                <w:rFonts w:ascii="Arial" w:hAnsi="Arial" w:cs="Arial"/>
              </w:rPr>
              <w:t>Cada microservicio especializado cubre su dominio de negocio con mayor profundidad.</w:t>
            </w:r>
          </w:p>
          <w:p w14:paraId="5F1F9E55" w14:textId="77777777" w:rsidR="00BD6D37" w:rsidRPr="00123965" w:rsidRDefault="00BD6D37" w:rsidP="00BD6D37">
            <w:pPr>
              <w:spacing w:line="480" w:lineRule="auto"/>
              <w:jc w:val="both"/>
              <w:rPr>
                <w:rFonts w:ascii="Arial" w:hAnsi="Arial" w:cs="Arial"/>
              </w:rPr>
            </w:pPr>
            <w:r w:rsidRPr="00123965">
              <w:rPr>
                <w:rFonts w:ascii="Arial" w:hAnsi="Arial" w:cs="Arial"/>
              </w:rPr>
              <w:t>Permite incorporar funcionalidades avanzadas por servicio de forma independiente.</w:t>
            </w:r>
          </w:p>
          <w:p w14:paraId="2EA7D1D8" w14:textId="5B09FFDD" w:rsidR="00330CB4" w:rsidRPr="00123965" w:rsidRDefault="00BD6D37" w:rsidP="00BD6D37">
            <w:pPr>
              <w:spacing w:line="480" w:lineRule="auto"/>
              <w:jc w:val="both"/>
              <w:rPr>
                <w:rFonts w:ascii="Arial" w:hAnsi="Arial" w:cs="Arial"/>
              </w:rPr>
            </w:pPr>
            <w:r w:rsidRPr="00123965">
              <w:rPr>
                <w:rFonts w:ascii="Arial" w:hAnsi="Arial" w:cs="Arial"/>
              </w:rPr>
              <w:t>Mayor capacidad de integración futura con sistemas externos.</w:t>
            </w:r>
          </w:p>
        </w:tc>
      </w:tr>
      <w:tr w:rsidR="00330CB4" w:rsidRPr="00AC3FA4" w14:paraId="33BB76BC" w14:textId="77777777" w:rsidTr="00123965">
        <w:tc>
          <w:tcPr>
            <w:tcW w:w="1757" w:type="dxa"/>
            <w:vAlign w:val="center"/>
          </w:tcPr>
          <w:p w14:paraId="528CFC7E" w14:textId="4AAD8242" w:rsidR="00330CB4" w:rsidRPr="005D5B94" w:rsidRDefault="00330CB4" w:rsidP="00330CB4">
            <w:pPr>
              <w:spacing w:line="480" w:lineRule="auto"/>
              <w:jc w:val="both"/>
              <w:rPr>
                <w:rFonts w:ascii="Arial" w:hAnsi="Arial" w:cs="Arial"/>
                <w:b/>
                <w:bCs/>
              </w:rPr>
            </w:pPr>
            <w:r w:rsidRPr="005D5B94">
              <w:rPr>
                <w:rFonts w:ascii="Arial" w:hAnsi="Arial" w:cs="Arial"/>
                <w:b/>
                <w:bCs/>
              </w:rPr>
              <w:t>Usabilidad</w:t>
            </w:r>
            <w:r w:rsidR="00FC3CA9" w:rsidRPr="005D5B94">
              <w:rPr>
                <w:rFonts w:ascii="Arial" w:hAnsi="Arial" w:cs="Arial"/>
                <w:b/>
                <w:bCs/>
              </w:rPr>
              <w:t xml:space="preserve"> (15%)</w:t>
            </w:r>
          </w:p>
        </w:tc>
        <w:tc>
          <w:tcPr>
            <w:tcW w:w="1256" w:type="dxa"/>
            <w:vAlign w:val="center"/>
          </w:tcPr>
          <w:p w14:paraId="05BF431F" w14:textId="40C4144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2B54DAF6"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único en Vue.js 3 con experiencia de usuario consistente.</w:t>
            </w:r>
          </w:p>
          <w:p w14:paraId="7160C709"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Menor latencia de respuesta al no requerir </w:t>
            </w:r>
            <w:r w:rsidRPr="00123965">
              <w:rPr>
                <w:rFonts w:ascii="Arial" w:hAnsi="Arial" w:cs="Arial"/>
              </w:rPr>
              <w:lastRenderedPageBreak/>
              <w:t>comunicación entre servicios.</w:t>
            </w:r>
          </w:p>
          <w:p w14:paraId="157EAB78" w14:textId="28C0A2E6" w:rsidR="00330CB4" w:rsidRPr="00123965" w:rsidRDefault="00123965" w:rsidP="00123965">
            <w:pPr>
              <w:spacing w:line="480" w:lineRule="auto"/>
              <w:jc w:val="both"/>
              <w:rPr>
                <w:rFonts w:ascii="Arial" w:hAnsi="Arial" w:cs="Arial"/>
              </w:rPr>
            </w:pPr>
            <w:r w:rsidRPr="00123965">
              <w:rPr>
                <w:rFonts w:ascii="Arial" w:hAnsi="Arial" w:cs="Arial"/>
              </w:rPr>
              <w:t>Más simple de validar con usuarios finales.</w:t>
            </w:r>
          </w:p>
        </w:tc>
        <w:tc>
          <w:tcPr>
            <w:tcW w:w="1256" w:type="dxa"/>
            <w:vAlign w:val="center"/>
          </w:tcPr>
          <w:p w14:paraId="3784DEB4" w14:textId="100BF279"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60AE27BF"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unificado en Vue.js 3; la complejidad de microservicios es transparente para el usuario.</w:t>
            </w:r>
          </w:p>
          <w:p w14:paraId="1437BC48" w14:textId="77777777" w:rsidR="00123965" w:rsidRPr="00123965" w:rsidRDefault="00123965" w:rsidP="00123965">
            <w:pPr>
              <w:spacing w:line="480" w:lineRule="auto"/>
              <w:jc w:val="both"/>
              <w:rPr>
                <w:rFonts w:ascii="Arial" w:hAnsi="Arial" w:cs="Arial"/>
              </w:rPr>
            </w:pPr>
            <w:r w:rsidRPr="00123965">
              <w:rPr>
                <w:rFonts w:ascii="Arial" w:hAnsi="Arial" w:cs="Arial"/>
              </w:rPr>
              <w:t>API Gateway asegura coherencia en las respuestas.</w:t>
            </w:r>
          </w:p>
          <w:p w14:paraId="7F607D7F" w14:textId="393ECD3B" w:rsidR="00330CB4" w:rsidRPr="00123965" w:rsidRDefault="00123965" w:rsidP="00123965">
            <w:pPr>
              <w:spacing w:line="480" w:lineRule="auto"/>
              <w:jc w:val="both"/>
              <w:rPr>
                <w:rFonts w:ascii="Arial" w:hAnsi="Arial" w:cs="Arial"/>
              </w:rPr>
            </w:pPr>
            <w:r w:rsidRPr="00123965">
              <w:rPr>
                <w:rFonts w:ascii="Arial" w:hAnsi="Arial" w:cs="Arial"/>
              </w:rPr>
              <w:lastRenderedPageBreak/>
              <w:t xml:space="preserve">Misma experiencia de usuario independiente de la arquitectura </w:t>
            </w:r>
            <w:proofErr w:type="spellStart"/>
            <w:r w:rsidRPr="00123965">
              <w:rPr>
                <w:rFonts w:ascii="Arial" w:hAnsi="Arial" w:cs="Arial"/>
              </w:rPr>
              <w:t>backend</w:t>
            </w:r>
            <w:proofErr w:type="spellEnd"/>
            <w:r w:rsidRPr="00123965">
              <w:rPr>
                <w:rFonts w:ascii="Arial" w:hAnsi="Arial" w:cs="Arial"/>
              </w:rPr>
              <w:t>.</w:t>
            </w:r>
          </w:p>
        </w:tc>
      </w:tr>
      <w:tr w:rsidR="00330CB4" w:rsidRPr="00AC3FA4" w14:paraId="69A73C42" w14:textId="77777777" w:rsidTr="00123965">
        <w:tc>
          <w:tcPr>
            <w:tcW w:w="1757" w:type="dxa"/>
            <w:vAlign w:val="center"/>
          </w:tcPr>
          <w:p w14:paraId="22382562" w14:textId="6A78CEA9" w:rsidR="00330CB4" w:rsidRPr="005D5B94" w:rsidRDefault="00330CB4" w:rsidP="00330CB4">
            <w:pPr>
              <w:spacing w:line="480" w:lineRule="auto"/>
              <w:rPr>
                <w:rFonts w:ascii="Arial" w:hAnsi="Arial" w:cs="Arial"/>
                <w:b/>
                <w:bCs/>
              </w:rPr>
            </w:pPr>
            <w:r w:rsidRPr="005D5B94">
              <w:rPr>
                <w:rFonts w:ascii="Arial" w:hAnsi="Arial" w:cs="Arial"/>
                <w:b/>
                <w:bCs/>
              </w:rPr>
              <w:lastRenderedPageBreak/>
              <w:t>Fiabilidad y concurrencia</w:t>
            </w:r>
            <w:r w:rsidR="00BD6D37" w:rsidRPr="005D5B94">
              <w:rPr>
                <w:rFonts w:ascii="Arial" w:hAnsi="Arial" w:cs="Arial"/>
                <w:b/>
                <w:bCs/>
              </w:rPr>
              <w:t xml:space="preserve"> (15%)</w:t>
            </w:r>
          </w:p>
        </w:tc>
        <w:tc>
          <w:tcPr>
            <w:tcW w:w="1256" w:type="dxa"/>
            <w:vAlign w:val="center"/>
          </w:tcPr>
          <w:p w14:paraId="5EFEF1D3" w14:textId="3739022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6</w:t>
            </w:r>
            <w:r w:rsidR="00BD6D37">
              <w:rPr>
                <w:rFonts w:ascii="Arial" w:eastAsia="Times New Roman" w:hAnsi="Arial" w:cs="Arial"/>
                <w:color w:val="000000"/>
              </w:rPr>
              <w:t xml:space="preserve"> (0.90)</w:t>
            </w:r>
          </w:p>
        </w:tc>
        <w:tc>
          <w:tcPr>
            <w:tcW w:w="2299" w:type="dxa"/>
          </w:tcPr>
          <w:p w14:paraId="3E129117" w14:textId="77777777" w:rsidR="00123965" w:rsidRPr="00123965" w:rsidRDefault="00123965" w:rsidP="00123965">
            <w:pPr>
              <w:spacing w:line="480" w:lineRule="auto"/>
              <w:jc w:val="both"/>
              <w:rPr>
                <w:rFonts w:ascii="Arial" w:hAnsi="Arial" w:cs="Arial"/>
              </w:rPr>
            </w:pPr>
            <w:r w:rsidRPr="00123965">
              <w:rPr>
                <w:rFonts w:ascii="Arial" w:hAnsi="Arial" w:cs="Arial"/>
              </w:rPr>
              <w:t>Un fallo en cualquier módulo puede comprometer todo el sistema.</w:t>
            </w:r>
          </w:p>
          <w:p w14:paraId="6954EB8E" w14:textId="77777777" w:rsidR="00123965" w:rsidRPr="00123965" w:rsidRDefault="00123965" w:rsidP="00123965">
            <w:pPr>
              <w:spacing w:line="480" w:lineRule="auto"/>
              <w:jc w:val="both"/>
              <w:rPr>
                <w:rFonts w:ascii="Arial" w:hAnsi="Arial" w:cs="Arial"/>
              </w:rPr>
            </w:pPr>
            <w:r w:rsidRPr="00123965">
              <w:rPr>
                <w:rFonts w:ascii="Arial" w:hAnsi="Arial" w:cs="Arial"/>
              </w:rPr>
              <w:t>Escalado horizontal complejo; sin aislamiento de fallos.</w:t>
            </w:r>
          </w:p>
          <w:p w14:paraId="75900198" w14:textId="79DD9C5F" w:rsidR="00330CB4" w:rsidRPr="00123965" w:rsidRDefault="00123965" w:rsidP="00123965">
            <w:pPr>
              <w:spacing w:line="480" w:lineRule="auto"/>
              <w:jc w:val="both"/>
              <w:rPr>
                <w:rFonts w:ascii="Arial" w:hAnsi="Arial" w:cs="Arial"/>
              </w:rPr>
            </w:pPr>
            <w:r w:rsidRPr="00123965">
              <w:rPr>
                <w:rFonts w:ascii="Arial" w:hAnsi="Arial" w:cs="Arial"/>
              </w:rPr>
              <w:t>Baja tolerancia a picos de carga en módulos específicos.</w:t>
            </w:r>
          </w:p>
        </w:tc>
        <w:tc>
          <w:tcPr>
            <w:tcW w:w="1256" w:type="dxa"/>
            <w:vAlign w:val="center"/>
          </w:tcPr>
          <w:p w14:paraId="309A0B2C" w14:textId="42FED295"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(1.35)</w:t>
            </w:r>
          </w:p>
        </w:tc>
        <w:tc>
          <w:tcPr>
            <w:tcW w:w="2448" w:type="dxa"/>
          </w:tcPr>
          <w:p w14:paraId="7E5A0109" w14:textId="77777777" w:rsidR="00123965" w:rsidRPr="00123965" w:rsidRDefault="00123965" w:rsidP="00123965">
            <w:pPr>
              <w:jc w:val="both"/>
              <w:rPr>
                <w:rFonts w:ascii="Arial" w:hAnsi="Arial" w:cs="Arial"/>
              </w:rPr>
            </w:pPr>
            <w:proofErr w:type="spellStart"/>
            <w:r w:rsidRPr="00123965">
              <w:rPr>
                <w:rFonts w:ascii="Arial" w:hAnsi="Arial" w:cs="Arial"/>
              </w:rPr>
              <w:t>Circuit</w:t>
            </w:r>
            <w:proofErr w:type="spellEnd"/>
            <w:r w:rsidRPr="00123965">
              <w:rPr>
                <w:rFonts w:ascii="Arial" w:hAnsi="Arial" w:cs="Arial"/>
              </w:rPr>
              <w:t xml:space="preserve"> Breaker y aislamiento de fallos por servicio.</w:t>
            </w:r>
          </w:p>
          <w:p w14:paraId="5DE6A5B0" w14:textId="77777777" w:rsidR="00123965" w:rsidRPr="00123965" w:rsidRDefault="00123965" w:rsidP="00123965">
            <w:pPr>
              <w:jc w:val="both"/>
              <w:rPr>
                <w:rFonts w:ascii="Arial" w:hAnsi="Arial" w:cs="Arial"/>
              </w:rPr>
            </w:pPr>
            <w:r w:rsidRPr="00123965">
              <w:rPr>
                <w:rFonts w:ascii="Arial" w:hAnsi="Arial" w:cs="Arial"/>
              </w:rPr>
              <w:t>Escalado independiente según demanda de cada módulo.</w:t>
            </w:r>
          </w:p>
          <w:p w14:paraId="20AB60A4" w14:textId="746F2EAB" w:rsidR="00123965" w:rsidRPr="00123965" w:rsidRDefault="00123965" w:rsidP="00123965">
            <w:pPr>
              <w:jc w:val="both"/>
              <w:rPr>
                <w:rFonts w:ascii="Arial" w:hAnsi="Arial" w:cs="Arial"/>
              </w:rPr>
            </w:pPr>
            <w:r w:rsidRPr="00123965">
              <w:rPr>
                <w:rFonts w:ascii="Arial" w:hAnsi="Arial" w:cs="Arial"/>
              </w:rPr>
              <w:t>Alta disponibilidad gracias a Service Discovery y balanceo de carga.</w:t>
            </w:r>
          </w:p>
        </w:tc>
      </w:tr>
      <w:tr w:rsidR="00330CB4" w:rsidRPr="00AC3FA4" w14:paraId="0B9A2A90" w14:textId="77777777" w:rsidTr="00123965">
        <w:tc>
          <w:tcPr>
            <w:tcW w:w="1757" w:type="dxa"/>
            <w:vAlign w:val="center"/>
          </w:tcPr>
          <w:p w14:paraId="2BECB699" w14:textId="488E0CBA" w:rsidR="00330CB4" w:rsidRPr="005D5B94" w:rsidRDefault="00330CB4" w:rsidP="00330CB4">
            <w:pPr>
              <w:spacing w:line="480" w:lineRule="auto"/>
              <w:jc w:val="both"/>
              <w:rPr>
                <w:rFonts w:ascii="Arial" w:hAnsi="Arial" w:cs="Arial"/>
                <w:b/>
                <w:bCs/>
              </w:rPr>
            </w:pPr>
            <w:r w:rsidRPr="005D5B94">
              <w:rPr>
                <w:rFonts w:ascii="Arial" w:hAnsi="Arial" w:cs="Arial"/>
                <w:b/>
                <w:bCs/>
              </w:rPr>
              <w:t>Seguridad</w:t>
            </w:r>
            <w:r w:rsidR="00BD6D37" w:rsidRPr="005D5B94">
              <w:rPr>
                <w:rFonts w:ascii="Arial" w:hAnsi="Arial" w:cs="Arial"/>
                <w:b/>
                <w:bCs/>
              </w:rPr>
              <w:t xml:space="preserve"> (15%)</w:t>
            </w:r>
          </w:p>
        </w:tc>
        <w:tc>
          <w:tcPr>
            <w:tcW w:w="1256" w:type="dxa"/>
            <w:vAlign w:val="center"/>
          </w:tcPr>
          <w:p w14:paraId="3325C3DB" w14:textId="158C331C"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68ADE282" w14:textId="77777777" w:rsidR="00123965" w:rsidRPr="00123965" w:rsidRDefault="00123965" w:rsidP="00123965">
            <w:pPr>
              <w:spacing w:line="480" w:lineRule="auto"/>
              <w:jc w:val="both"/>
              <w:rPr>
                <w:rFonts w:ascii="Arial" w:hAnsi="Arial" w:cs="Arial"/>
              </w:rPr>
            </w:pPr>
            <w:r w:rsidRPr="00123965">
              <w:rPr>
                <w:rFonts w:ascii="Arial" w:hAnsi="Arial" w:cs="Arial"/>
              </w:rPr>
              <w:t>Seguridad centralizada con Spring Security.</w:t>
            </w:r>
          </w:p>
          <w:p w14:paraId="71D77103" w14:textId="77777777" w:rsidR="00123965" w:rsidRPr="00123965" w:rsidRDefault="00123965" w:rsidP="00123965">
            <w:pPr>
              <w:spacing w:line="480" w:lineRule="auto"/>
              <w:jc w:val="both"/>
              <w:rPr>
                <w:rFonts w:ascii="Arial" w:hAnsi="Arial" w:cs="Arial"/>
              </w:rPr>
            </w:pPr>
            <w:r w:rsidRPr="00123965">
              <w:rPr>
                <w:rFonts w:ascii="Arial" w:hAnsi="Arial" w:cs="Arial"/>
              </w:rPr>
              <w:t>Menor superficie de ataque al ser un único servicio.</w:t>
            </w:r>
          </w:p>
          <w:p w14:paraId="4AD76BD8" w14:textId="71176D7C" w:rsidR="00330CB4" w:rsidRPr="00123965" w:rsidRDefault="00123965" w:rsidP="00123965">
            <w:pPr>
              <w:spacing w:line="480" w:lineRule="auto"/>
              <w:jc w:val="both"/>
              <w:rPr>
                <w:rFonts w:ascii="Arial" w:hAnsi="Arial" w:cs="Arial"/>
              </w:rPr>
            </w:pPr>
            <w:r w:rsidRPr="00123965">
              <w:rPr>
                <w:rFonts w:ascii="Arial" w:hAnsi="Arial" w:cs="Arial"/>
              </w:rPr>
              <w:lastRenderedPageBreak/>
              <w:t>Autenticación JWT y RBAC aplicables de manera directa.</w:t>
            </w:r>
          </w:p>
        </w:tc>
        <w:tc>
          <w:tcPr>
            <w:tcW w:w="1256" w:type="dxa"/>
            <w:vAlign w:val="center"/>
          </w:tcPr>
          <w:p w14:paraId="45511BA7" w14:textId="1A2AD54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0D1AB6FD" w14:textId="77777777" w:rsidR="00123965" w:rsidRPr="00123965" w:rsidRDefault="00123965" w:rsidP="00123965">
            <w:pPr>
              <w:spacing w:line="480" w:lineRule="auto"/>
              <w:jc w:val="both"/>
              <w:rPr>
                <w:rFonts w:ascii="Arial" w:hAnsi="Arial" w:cs="Arial"/>
              </w:rPr>
            </w:pPr>
            <w:r w:rsidRPr="00123965">
              <w:rPr>
                <w:rFonts w:ascii="Arial" w:hAnsi="Arial" w:cs="Arial"/>
              </w:rPr>
              <w:t>Seguridad distribuida mediante MS-Auth centralizado con JWT.</w:t>
            </w:r>
          </w:p>
          <w:p w14:paraId="54EAC5A6"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valida tokens independientemente.</w:t>
            </w:r>
          </w:p>
          <w:p w14:paraId="539EBBDF" w14:textId="4DAD64EB" w:rsidR="00330CB4" w:rsidRPr="00123965" w:rsidRDefault="00123965" w:rsidP="00123965">
            <w:pPr>
              <w:spacing w:line="480" w:lineRule="auto"/>
              <w:jc w:val="both"/>
              <w:rPr>
                <w:rFonts w:ascii="Arial" w:hAnsi="Arial" w:cs="Arial"/>
              </w:rPr>
            </w:pPr>
            <w:r w:rsidRPr="00123965">
              <w:rPr>
                <w:rFonts w:ascii="Arial" w:hAnsi="Arial" w:cs="Arial"/>
              </w:rPr>
              <w:lastRenderedPageBreak/>
              <w:t>Auditoría de accesos por servicio con mayor granularidad.</w:t>
            </w:r>
          </w:p>
        </w:tc>
      </w:tr>
      <w:tr w:rsidR="00330CB4" w:rsidRPr="00AC3FA4" w14:paraId="29C03359" w14:textId="77777777" w:rsidTr="00123965">
        <w:tc>
          <w:tcPr>
            <w:tcW w:w="1757" w:type="dxa"/>
            <w:vAlign w:val="center"/>
          </w:tcPr>
          <w:p w14:paraId="65D413E1" w14:textId="1047E961" w:rsidR="00330CB4" w:rsidRPr="005D5B94" w:rsidRDefault="00330CB4" w:rsidP="00330CB4">
            <w:pPr>
              <w:spacing w:line="480" w:lineRule="auto"/>
              <w:rPr>
                <w:rFonts w:ascii="Arial" w:hAnsi="Arial" w:cs="Arial"/>
                <w:b/>
                <w:bCs/>
              </w:rPr>
            </w:pPr>
            <w:r w:rsidRPr="005D5B94">
              <w:rPr>
                <w:rFonts w:ascii="Arial" w:hAnsi="Arial" w:cs="Arial"/>
                <w:b/>
                <w:bCs/>
              </w:rPr>
              <w:lastRenderedPageBreak/>
              <w:t>Mantenibilidad</w:t>
            </w:r>
            <w:r w:rsidR="00BD6D37" w:rsidRPr="005D5B94">
              <w:rPr>
                <w:rFonts w:ascii="Arial" w:hAnsi="Arial" w:cs="Arial"/>
                <w:b/>
                <w:bCs/>
              </w:rPr>
              <w:t xml:space="preserve"> (10%)</w:t>
            </w:r>
          </w:p>
        </w:tc>
        <w:tc>
          <w:tcPr>
            <w:tcW w:w="1256" w:type="dxa"/>
            <w:vAlign w:val="center"/>
          </w:tcPr>
          <w:p w14:paraId="140B7C67" w14:textId="48D8E0D0"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5</w:t>
            </w:r>
            <w:r w:rsidR="00BD6D37">
              <w:rPr>
                <w:rFonts w:ascii="Arial" w:eastAsia="Times New Roman" w:hAnsi="Arial" w:cs="Arial"/>
                <w:color w:val="000000"/>
              </w:rPr>
              <w:t xml:space="preserve"> (0.50)</w:t>
            </w:r>
          </w:p>
        </w:tc>
        <w:tc>
          <w:tcPr>
            <w:tcW w:w="2299" w:type="dxa"/>
          </w:tcPr>
          <w:p w14:paraId="378D31F4" w14:textId="77777777" w:rsidR="00123965" w:rsidRPr="00123965" w:rsidRDefault="00123965" w:rsidP="00123965">
            <w:pPr>
              <w:spacing w:line="480" w:lineRule="auto"/>
              <w:jc w:val="both"/>
              <w:rPr>
                <w:rFonts w:ascii="Arial" w:hAnsi="Arial" w:cs="Arial"/>
              </w:rPr>
            </w:pPr>
            <w:r w:rsidRPr="00123965">
              <w:rPr>
                <w:rFonts w:ascii="Arial" w:hAnsi="Arial" w:cs="Arial"/>
              </w:rPr>
              <w:t>A medida que el sistema crece, la base de código monolítica se vuelve difícil de mantener.</w:t>
            </w:r>
          </w:p>
          <w:p w14:paraId="3EC2225A"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módulo pueden afectar indirectamente a otros.</w:t>
            </w:r>
          </w:p>
          <w:p w14:paraId="17B030D8" w14:textId="38AC9FD3" w:rsidR="00330CB4" w:rsidRPr="00123965" w:rsidRDefault="00123965" w:rsidP="00123965">
            <w:pPr>
              <w:spacing w:line="480" w:lineRule="auto"/>
              <w:jc w:val="both"/>
              <w:rPr>
                <w:rFonts w:ascii="Arial" w:hAnsi="Arial" w:cs="Arial"/>
              </w:rPr>
            </w:pPr>
            <w:proofErr w:type="spellStart"/>
            <w:r w:rsidRPr="00123965">
              <w:rPr>
                <w:rFonts w:ascii="Arial" w:hAnsi="Arial" w:cs="Arial"/>
              </w:rPr>
              <w:t>Onboarding</w:t>
            </w:r>
            <w:proofErr w:type="spellEnd"/>
            <w:r w:rsidRPr="00123965">
              <w:rPr>
                <w:rFonts w:ascii="Arial" w:hAnsi="Arial" w:cs="Arial"/>
              </w:rPr>
              <w:t xml:space="preserve"> de nuevos desarrolladores más lento.</w:t>
            </w:r>
          </w:p>
        </w:tc>
        <w:tc>
          <w:tcPr>
            <w:tcW w:w="1256" w:type="dxa"/>
            <w:vAlign w:val="center"/>
          </w:tcPr>
          <w:p w14:paraId="5D4E9580" w14:textId="4950043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(0.90)</w:t>
            </w:r>
          </w:p>
        </w:tc>
        <w:tc>
          <w:tcPr>
            <w:tcW w:w="2448" w:type="dxa"/>
          </w:tcPr>
          <w:p w14:paraId="668E2325"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es pequeño (2.000-5.000 líneas) y fácil de comprender.</w:t>
            </w:r>
          </w:p>
          <w:p w14:paraId="75E74304"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servicio no afectan a los demás.</w:t>
            </w:r>
          </w:p>
          <w:p w14:paraId="2ACA30D5" w14:textId="4402E4F7" w:rsidR="00330CB4" w:rsidRPr="00123965" w:rsidRDefault="00123965" w:rsidP="00123965">
            <w:pPr>
              <w:spacing w:line="480" w:lineRule="auto"/>
              <w:jc w:val="both"/>
              <w:rPr>
                <w:rFonts w:ascii="Arial" w:hAnsi="Arial" w:cs="Arial"/>
              </w:rPr>
            </w:pPr>
            <w:r w:rsidRPr="00123965">
              <w:rPr>
                <w:rFonts w:ascii="Arial" w:hAnsi="Arial" w:cs="Arial"/>
              </w:rPr>
              <w:t>Despliegues independientes aceleran la entrega de mejoras.</w:t>
            </w:r>
          </w:p>
        </w:tc>
      </w:tr>
      <w:tr w:rsidR="00330CB4" w:rsidRPr="00AC3FA4" w14:paraId="6519D391" w14:textId="77777777" w:rsidTr="00123965">
        <w:tc>
          <w:tcPr>
            <w:tcW w:w="1757" w:type="dxa"/>
            <w:vAlign w:val="center"/>
          </w:tcPr>
          <w:p w14:paraId="55EFB2EB" w14:textId="64468B1A" w:rsidR="00330CB4" w:rsidRPr="005D5B94" w:rsidRDefault="00330CB4" w:rsidP="00330CB4">
            <w:pPr>
              <w:spacing w:line="480" w:lineRule="auto"/>
              <w:rPr>
                <w:rFonts w:ascii="Arial" w:hAnsi="Arial" w:cs="Arial"/>
                <w:b/>
                <w:bCs/>
              </w:rPr>
            </w:pPr>
            <w:r w:rsidRPr="005D5B94">
              <w:rPr>
                <w:rFonts w:ascii="Arial" w:hAnsi="Arial" w:cs="Arial"/>
                <w:b/>
                <w:bCs/>
              </w:rPr>
              <w:t>Portabilidad</w:t>
            </w:r>
            <w:r w:rsidR="00BD6D37" w:rsidRPr="005D5B94">
              <w:rPr>
                <w:rFonts w:ascii="Arial" w:hAnsi="Arial" w:cs="Arial"/>
                <w:b/>
                <w:bCs/>
              </w:rPr>
              <w:t xml:space="preserve"> (5%)</w:t>
            </w:r>
          </w:p>
        </w:tc>
        <w:tc>
          <w:tcPr>
            <w:tcW w:w="1256" w:type="dxa"/>
            <w:vAlign w:val="center"/>
          </w:tcPr>
          <w:p w14:paraId="67AFBAC2" w14:textId="6D72ABC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(0.40)</w:t>
            </w:r>
          </w:p>
        </w:tc>
        <w:tc>
          <w:tcPr>
            <w:tcW w:w="2299" w:type="dxa"/>
          </w:tcPr>
          <w:p w14:paraId="5E3B4027" w14:textId="77777777" w:rsidR="00123965" w:rsidRPr="00123965" w:rsidRDefault="00123965" w:rsidP="00123965">
            <w:pPr>
              <w:spacing w:line="480" w:lineRule="auto"/>
              <w:jc w:val="both"/>
              <w:rPr>
                <w:rFonts w:ascii="Arial" w:hAnsi="Arial" w:cs="Arial"/>
              </w:rPr>
            </w:pPr>
            <w:r w:rsidRPr="00123965">
              <w:rPr>
                <w:rFonts w:ascii="Arial" w:hAnsi="Arial" w:cs="Arial"/>
              </w:rPr>
              <w:t>Contenedor Docker único, fácil de desplegar.</w:t>
            </w:r>
          </w:p>
          <w:p w14:paraId="221907AA" w14:textId="77777777" w:rsidR="00123965" w:rsidRPr="00123965" w:rsidRDefault="00123965" w:rsidP="00123965">
            <w:pPr>
              <w:spacing w:line="480" w:lineRule="auto"/>
              <w:jc w:val="both"/>
              <w:rPr>
                <w:rFonts w:ascii="Arial" w:hAnsi="Arial" w:cs="Arial"/>
              </w:rPr>
            </w:pPr>
            <w:r w:rsidRPr="00123965">
              <w:rPr>
                <w:rFonts w:ascii="Arial" w:hAnsi="Arial" w:cs="Arial"/>
              </w:rPr>
              <w:t>Menor esfuerzo de configuración de infraestructura.</w:t>
            </w:r>
          </w:p>
          <w:p w14:paraId="5B9C9910" w14:textId="3547C306" w:rsidR="00330CB4" w:rsidRPr="00123965" w:rsidRDefault="00123965" w:rsidP="00123965">
            <w:pPr>
              <w:spacing w:line="480" w:lineRule="auto"/>
              <w:jc w:val="both"/>
              <w:rPr>
                <w:rFonts w:ascii="Arial" w:hAnsi="Arial" w:cs="Arial"/>
              </w:rPr>
            </w:pPr>
            <w:r w:rsidRPr="00123965">
              <w:rPr>
                <w:rFonts w:ascii="Arial" w:hAnsi="Arial" w:cs="Arial"/>
              </w:rPr>
              <w:t>Adecuado para entornos con recursos limitados.</w:t>
            </w:r>
          </w:p>
        </w:tc>
        <w:tc>
          <w:tcPr>
            <w:tcW w:w="1256" w:type="dxa"/>
            <w:vAlign w:val="center"/>
          </w:tcPr>
          <w:p w14:paraId="21A8ECEE" w14:textId="17B3395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(0.45)</w:t>
            </w:r>
          </w:p>
        </w:tc>
        <w:tc>
          <w:tcPr>
            <w:tcW w:w="2448" w:type="dxa"/>
          </w:tcPr>
          <w:p w14:paraId="5448BC29"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en su propio contenedor Docker.</w:t>
            </w:r>
          </w:p>
          <w:p w14:paraId="056762A4"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Orquestación con Docker </w:t>
            </w:r>
            <w:proofErr w:type="spellStart"/>
            <w:r w:rsidRPr="00123965">
              <w:rPr>
                <w:rFonts w:ascii="Arial" w:hAnsi="Arial" w:cs="Arial"/>
              </w:rPr>
              <w:t>Compose</w:t>
            </w:r>
            <w:proofErr w:type="spellEnd"/>
            <w:r w:rsidRPr="00123965">
              <w:rPr>
                <w:rFonts w:ascii="Arial" w:hAnsi="Arial" w:cs="Arial"/>
              </w:rPr>
              <w:t xml:space="preserve"> o </w:t>
            </w:r>
            <w:proofErr w:type="spellStart"/>
            <w:r w:rsidRPr="00123965">
              <w:rPr>
                <w:rFonts w:ascii="Arial" w:hAnsi="Arial" w:cs="Arial"/>
              </w:rPr>
              <w:t>Kubernetes</w:t>
            </w:r>
            <w:proofErr w:type="spellEnd"/>
            <w:r w:rsidRPr="00123965">
              <w:rPr>
                <w:rFonts w:ascii="Arial" w:hAnsi="Arial" w:cs="Arial"/>
              </w:rPr>
              <w:t>.</w:t>
            </w:r>
          </w:p>
          <w:p w14:paraId="68963270" w14:textId="6A3FD6B6" w:rsidR="00330CB4" w:rsidRPr="00123965" w:rsidRDefault="00123965" w:rsidP="00123965">
            <w:pPr>
              <w:spacing w:line="480" w:lineRule="auto"/>
              <w:jc w:val="both"/>
              <w:rPr>
                <w:rFonts w:ascii="Arial" w:hAnsi="Arial" w:cs="Arial"/>
              </w:rPr>
            </w:pPr>
            <w:r w:rsidRPr="00123965">
              <w:rPr>
                <w:rFonts w:ascii="Arial" w:hAnsi="Arial" w:cs="Arial"/>
              </w:rPr>
              <w:t xml:space="preserve">Despliegue independiente por </w:t>
            </w:r>
            <w:r w:rsidRPr="00123965">
              <w:rPr>
                <w:rFonts w:ascii="Arial" w:hAnsi="Arial" w:cs="Arial"/>
              </w:rPr>
              <w:lastRenderedPageBreak/>
              <w:t>servicio sin afectar al resto.</w:t>
            </w:r>
          </w:p>
        </w:tc>
      </w:tr>
      <w:tr w:rsidR="00123965" w:rsidRPr="00AC3FA4" w14:paraId="5C7CCA33" w14:textId="77777777" w:rsidTr="00123965">
        <w:tc>
          <w:tcPr>
            <w:tcW w:w="1757" w:type="dxa"/>
            <w:vAlign w:val="center"/>
          </w:tcPr>
          <w:p w14:paraId="3C63E819" w14:textId="60BDF269" w:rsidR="00123965" w:rsidRPr="005D5B94" w:rsidRDefault="00123965" w:rsidP="00123965">
            <w:pPr>
              <w:spacing w:line="480" w:lineRule="auto"/>
              <w:rPr>
                <w:rFonts w:ascii="Arial" w:hAnsi="Arial" w:cs="Arial"/>
                <w:b/>
                <w:bCs/>
              </w:rPr>
            </w:pPr>
            <w:r w:rsidRPr="005D5B94">
              <w:rPr>
                <w:rFonts w:ascii="Arial" w:hAnsi="Arial" w:cs="Arial"/>
                <w:b/>
                <w:bCs/>
              </w:rPr>
              <w:lastRenderedPageBreak/>
              <w:t>Costos de implementación (10%)</w:t>
            </w:r>
          </w:p>
        </w:tc>
        <w:tc>
          <w:tcPr>
            <w:tcW w:w="1256" w:type="dxa"/>
            <w:vAlign w:val="center"/>
          </w:tcPr>
          <w:p w14:paraId="5FCBD1DC" w14:textId="6DE5570A"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8</w:t>
            </w:r>
            <w:r>
              <w:rPr>
                <w:rFonts w:ascii="Arial" w:eastAsia="Times New Roman" w:hAnsi="Arial" w:cs="Arial"/>
                <w:color w:val="000000"/>
              </w:rPr>
              <w:t xml:space="preserve"> (0.80)</w:t>
            </w:r>
          </w:p>
        </w:tc>
        <w:tc>
          <w:tcPr>
            <w:tcW w:w="2299" w:type="dxa"/>
          </w:tcPr>
          <w:p w14:paraId="1AC7A4B4" w14:textId="77777777" w:rsidR="00123965" w:rsidRPr="00123965" w:rsidRDefault="00123965" w:rsidP="00123965">
            <w:pPr>
              <w:spacing w:line="480" w:lineRule="auto"/>
              <w:jc w:val="both"/>
              <w:rPr>
                <w:rFonts w:ascii="Arial" w:hAnsi="Arial" w:cs="Arial"/>
              </w:rPr>
            </w:pPr>
            <w:r w:rsidRPr="00123965">
              <w:rPr>
                <w:rFonts w:ascii="Arial" w:hAnsi="Arial" w:cs="Arial"/>
              </w:rPr>
              <w:t>Menor costo inicial de infraestructura (un único servicio).</w:t>
            </w:r>
          </w:p>
          <w:p w14:paraId="78064103" w14:textId="77777777" w:rsidR="00123965" w:rsidRPr="00123965" w:rsidRDefault="00123965" w:rsidP="00123965">
            <w:pPr>
              <w:spacing w:line="480" w:lineRule="auto"/>
              <w:jc w:val="both"/>
              <w:rPr>
                <w:rFonts w:ascii="Arial" w:hAnsi="Arial" w:cs="Arial"/>
              </w:rPr>
            </w:pPr>
            <w:r w:rsidRPr="00123965">
              <w:rPr>
                <w:rFonts w:ascii="Arial" w:hAnsi="Arial" w:cs="Arial"/>
              </w:rPr>
              <w:t>Equipo más pequeño puede mantenerlo.</w:t>
            </w:r>
          </w:p>
          <w:p w14:paraId="293EC967" w14:textId="22F91610" w:rsidR="00123965" w:rsidRPr="00123965" w:rsidRDefault="00123965" w:rsidP="00123965">
            <w:pPr>
              <w:spacing w:line="480" w:lineRule="auto"/>
              <w:jc w:val="both"/>
              <w:rPr>
                <w:rFonts w:ascii="Arial" w:hAnsi="Arial" w:cs="Arial"/>
              </w:rPr>
            </w:pPr>
            <w:r w:rsidRPr="00123965">
              <w:rPr>
                <w:rFonts w:ascii="Arial" w:hAnsi="Arial" w:cs="Arial"/>
              </w:rPr>
              <w:t>Menor complejidad operacional reduce costos de soporte.</w:t>
            </w:r>
          </w:p>
        </w:tc>
        <w:tc>
          <w:tcPr>
            <w:tcW w:w="1256" w:type="dxa"/>
            <w:vAlign w:val="center"/>
          </w:tcPr>
          <w:p w14:paraId="68C13E25" w14:textId="28A691A9"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5</w:t>
            </w:r>
            <w:r>
              <w:rPr>
                <w:rFonts w:ascii="Arial" w:eastAsia="Times New Roman" w:hAnsi="Arial" w:cs="Arial"/>
                <w:color w:val="000000"/>
              </w:rPr>
              <w:t xml:space="preserve"> (0.50)</w:t>
            </w:r>
          </w:p>
        </w:tc>
        <w:tc>
          <w:tcPr>
            <w:tcW w:w="2448" w:type="dxa"/>
          </w:tcPr>
          <w:p w14:paraId="7472B3D4" w14:textId="77777777" w:rsidR="00123965" w:rsidRPr="00123965" w:rsidRDefault="00123965" w:rsidP="00123965">
            <w:pPr>
              <w:spacing w:line="480" w:lineRule="auto"/>
              <w:jc w:val="both"/>
              <w:rPr>
                <w:rFonts w:ascii="Arial" w:hAnsi="Arial" w:cs="Arial"/>
              </w:rPr>
            </w:pPr>
            <w:r w:rsidRPr="00123965">
              <w:rPr>
                <w:rFonts w:ascii="Arial" w:hAnsi="Arial" w:cs="Arial"/>
              </w:rPr>
              <w:t>Mayor inversión inicial en infraestructura (múltiples contenedores, mensajería).</w:t>
            </w:r>
          </w:p>
          <w:p w14:paraId="6F69AF25" w14:textId="77777777" w:rsidR="00123965" w:rsidRPr="00123965" w:rsidRDefault="00123965" w:rsidP="00123965">
            <w:pPr>
              <w:spacing w:line="480" w:lineRule="auto"/>
              <w:jc w:val="both"/>
              <w:rPr>
                <w:rFonts w:ascii="Arial" w:hAnsi="Arial" w:cs="Arial"/>
              </w:rPr>
            </w:pPr>
            <w:r w:rsidRPr="00123965">
              <w:rPr>
                <w:rFonts w:ascii="Arial" w:hAnsi="Arial" w:cs="Arial"/>
              </w:rPr>
              <w:t>Requiere perfil técnico especializado en microservicios.</w:t>
            </w:r>
          </w:p>
          <w:p w14:paraId="587A0774" w14:textId="44710445" w:rsidR="00123965" w:rsidRPr="00123965" w:rsidRDefault="00123965" w:rsidP="00123965">
            <w:pPr>
              <w:spacing w:line="480" w:lineRule="auto"/>
              <w:jc w:val="both"/>
              <w:rPr>
                <w:rFonts w:ascii="Arial" w:hAnsi="Arial" w:cs="Arial"/>
              </w:rPr>
            </w:pPr>
            <w:r w:rsidRPr="00123965">
              <w:rPr>
                <w:rFonts w:ascii="Arial" w:hAnsi="Arial" w:cs="Arial"/>
              </w:rPr>
              <w:t>Costos operativos superiores en la fase inicial del proyecto.</w:t>
            </w:r>
          </w:p>
        </w:tc>
      </w:tr>
      <w:tr w:rsidR="00123965" w:rsidRPr="00AC3FA4" w14:paraId="77B0D62A" w14:textId="77777777" w:rsidTr="00123965">
        <w:tc>
          <w:tcPr>
            <w:tcW w:w="1757" w:type="dxa"/>
            <w:vAlign w:val="center"/>
          </w:tcPr>
          <w:p w14:paraId="52DC334C" w14:textId="57F1291E" w:rsidR="00123965" w:rsidRPr="005D5B94" w:rsidRDefault="00123965" w:rsidP="00123965">
            <w:pPr>
              <w:spacing w:line="480" w:lineRule="auto"/>
              <w:rPr>
                <w:rFonts w:ascii="Arial" w:hAnsi="Arial" w:cs="Arial"/>
                <w:b/>
                <w:bCs/>
              </w:rPr>
            </w:pPr>
            <w:r w:rsidRPr="005D5B94">
              <w:rPr>
                <w:rFonts w:ascii="Arial" w:hAnsi="Arial" w:cs="Arial"/>
                <w:b/>
                <w:bCs/>
              </w:rPr>
              <w:t>Tiempo de implementación (5%)</w:t>
            </w:r>
          </w:p>
        </w:tc>
        <w:tc>
          <w:tcPr>
            <w:tcW w:w="1256" w:type="dxa"/>
            <w:vAlign w:val="center"/>
          </w:tcPr>
          <w:p w14:paraId="64A8D947" w14:textId="451568D7"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9</w:t>
            </w:r>
            <w:r>
              <w:rPr>
                <w:rFonts w:ascii="Arial" w:eastAsia="Times New Roman" w:hAnsi="Arial" w:cs="Arial"/>
                <w:color w:val="000000"/>
              </w:rPr>
              <w:t xml:space="preserve"> (0.45)</w:t>
            </w:r>
          </w:p>
        </w:tc>
        <w:tc>
          <w:tcPr>
            <w:tcW w:w="2299" w:type="dxa"/>
          </w:tcPr>
          <w:p w14:paraId="17A44C65" w14:textId="77777777" w:rsidR="00123965" w:rsidRPr="00123965" w:rsidRDefault="00123965" w:rsidP="00123965">
            <w:pPr>
              <w:spacing w:line="480" w:lineRule="auto"/>
              <w:jc w:val="both"/>
              <w:rPr>
                <w:rFonts w:ascii="Arial" w:hAnsi="Arial" w:cs="Arial"/>
              </w:rPr>
            </w:pPr>
            <w:r w:rsidRPr="00123965">
              <w:rPr>
                <w:rFonts w:ascii="Arial" w:hAnsi="Arial" w:cs="Arial"/>
              </w:rPr>
              <w:t>Desarrollo más rápido al eliminar complejidad de comunicación entre servicios.</w:t>
            </w:r>
          </w:p>
          <w:p w14:paraId="15137791" w14:textId="77777777" w:rsidR="00123965" w:rsidRPr="00123965" w:rsidRDefault="00123965" w:rsidP="00123965">
            <w:pPr>
              <w:spacing w:line="480" w:lineRule="auto"/>
              <w:jc w:val="both"/>
              <w:rPr>
                <w:rFonts w:ascii="Arial" w:hAnsi="Arial" w:cs="Arial"/>
              </w:rPr>
            </w:pPr>
            <w:r w:rsidRPr="00123965">
              <w:rPr>
                <w:rFonts w:ascii="Arial" w:hAnsi="Arial" w:cs="Arial"/>
              </w:rPr>
              <w:t>Configuración de infraestructura simplificada.</w:t>
            </w:r>
          </w:p>
          <w:p w14:paraId="3CA45D7F" w14:textId="26DEA3FC" w:rsidR="00123965" w:rsidRPr="00123965" w:rsidRDefault="00123965" w:rsidP="00123965">
            <w:pPr>
              <w:spacing w:line="480" w:lineRule="auto"/>
              <w:jc w:val="both"/>
              <w:rPr>
                <w:rFonts w:ascii="Arial" w:hAnsi="Arial" w:cs="Arial"/>
              </w:rPr>
            </w:pPr>
            <w:r w:rsidRPr="00123965">
              <w:rPr>
                <w:rFonts w:ascii="Arial" w:hAnsi="Arial" w:cs="Arial"/>
              </w:rPr>
              <w:t>Menor curva de aprendizaje del equipo.</w:t>
            </w:r>
          </w:p>
        </w:tc>
        <w:tc>
          <w:tcPr>
            <w:tcW w:w="1256" w:type="dxa"/>
            <w:vAlign w:val="center"/>
          </w:tcPr>
          <w:p w14:paraId="08A3AFC6" w14:textId="54454970"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4</w:t>
            </w:r>
            <w:r>
              <w:rPr>
                <w:rFonts w:ascii="Arial" w:eastAsia="Times New Roman" w:hAnsi="Arial" w:cs="Arial"/>
                <w:color w:val="000000"/>
              </w:rPr>
              <w:t xml:space="preserve"> (0.20)</w:t>
            </w:r>
          </w:p>
        </w:tc>
        <w:tc>
          <w:tcPr>
            <w:tcW w:w="2448" w:type="dxa"/>
          </w:tcPr>
          <w:p w14:paraId="5AB9CDD4" w14:textId="77777777" w:rsidR="00123965" w:rsidRPr="00123965" w:rsidRDefault="00123965" w:rsidP="00123965">
            <w:pPr>
              <w:spacing w:line="480" w:lineRule="auto"/>
              <w:jc w:val="both"/>
              <w:rPr>
                <w:rFonts w:ascii="Arial" w:hAnsi="Arial" w:cs="Arial"/>
              </w:rPr>
            </w:pPr>
            <w:r w:rsidRPr="00123965">
              <w:rPr>
                <w:rFonts w:ascii="Arial" w:hAnsi="Arial" w:cs="Arial"/>
              </w:rPr>
              <w:t>20-30% más tiempo de desarrollo inicial por la configuración de servicios, mensajería y orquestación.</w:t>
            </w:r>
          </w:p>
          <w:p w14:paraId="251A1C81"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Requiere configurar Spring Cloud, </w:t>
            </w:r>
            <w:proofErr w:type="spellStart"/>
            <w:r w:rsidRPr="00123965">
              <w:rPr>
                <w:rFonts w:ascii="Arial" w:hAnsi="Arial" w:cs="Arial"/>
              </w:rPr>
              <w:t>RabbitMQ</w:t>
            </w:r>
            <w:proofErr w:type="spellEnd"/>
            <w:r w:rsidRPr="00123965">
              <w:rPr>
                <w:rFonts w:ascii="Arial" w:hAnsi="Arial" w:cs="Arial"/>
              </w:rPr>
              <w:t>, Eureka y Gateway desde el inicio.</w:t>
            </w:r>
          </w:p>
          <w:p w14:paraId="0A9B0238" w14:textId="75C43636" w:rsidR="00123965" w:rsidRPr="00123965" w:rsidRDefault="00123965" w:rsidP="00123965">
            <w:pPr>
              <w:spacing w:line="480" w:lineRule="auto"/>
              <w:jc w:val="both"/>
              <w:rPr>
                <w:rFonts w:ascii="Arial" w:hAnsi="Arial" w:cs="Arial"/>
              </w:rPr>
            </w:pPr>
            <w:r w:rsidRPr="00123965">
              <w:rPr>
                <w:rFonts w:ascii="Arial" w:hAnsi="Arial" w:cs="Arial"/>
              </w:rPr>
              <w:t xml:space="preserve">Aunque después del segundo año resulta 40% más rápido para </w:t>
            </w:r>
            <w:r w:rsidRPr="00123965">
              <w:rPr>
                <w:rFonts w:ascii="Arial" w:hAnsi="Arial" w:cs="Arial"/>
              </w:rPr>
              <w:lastRenderedPageBreak/>
              <w:t>nuevas funcionalidades.</w:t>
            </w:r>
          </w:p>
        </w:tc>
      </w:tr>
      <w:tr w:rsidR="00123965" w:rsidRPr="005D5B94" w14:paraId="1AF8216F" w14:textId="77777777" w:rsidTr="00E01D40">
        <w:tc>
          <w:tcPr>
            <w:tcW w:w="1757" w:type="dxa"/>
          </w:tcPr>
          <w:p w14:paraId="485A9300" w14:textId="598AE84B" w:rsidR="00123965" w:rsidRPr="005D5B94" w:rsidRDefault="00123965" w:rsidP="00123965">
            <w:pPr>
              <w:spacing w:line="480" w:lineRule="auto"/>
              <w:jc w:val="both"/>
              <w:rPr>
                <w:rFonts w:ascii="Arial" w:hAnsi="Arial" w:cs="Arial"/>
                <w:b/>
                <w:bCs/>
              </w:rPr>
            </w:pPr>
            <w:proofErr w:type="gramStart"/>
            <w:r w:rsidRPr="005D5B94">
              <w:rPr>
                <w:rFonts w:ascii="Arial" w:hAnsi="Arial" w:cs="Arial"/>
                <w:b/>
                <w:bCs/>
              </w:rPr>
              <w:lastRenderedPageBreak/>
              <w:t>Total</w:t>
            </w:r>
            <w:proofErr w:type="gramEnd"/>
            <w:r w:rsidRPr="005D5B94">
              <w:rPr>
                <w:rFonts w:ascii="Arial" w:hAnsi="Arial" w:cs="Arial"/>
                <w:b/>
                <w:bCs/>
              </w:rPr>
              <w:t xml:space="preserve"> ponderado</w:t>
            </w:r>
          </w:p>
        </w:tc>
        <w:tc>
          <w:tcPr>
            <w:tcW w:w="1256" w:type="dxa"/>
          </w:tcPr>
          <w:p w14:paraId="55C64DE0" w14:textId="550CB892"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7.45</w:t>
            </w:r>
          </w:p>
        </w:tc>
        <w:tc>
          <w:tcPr>
            <w:tcW w:w="2299" w:type="dxa"/>
          </w:tcPr>
          <w:p w14:paraId="33A67347" w14:textId="77777777" w:rsidR="00123965" w:rsidRPr="005D5B94" w:rsidRDefault="00123965" w:rsidP="00123965">
            <w:pPr>
              <w:spacing w:line="480" w:lineRule="auto"/>
              <w:jc w:val="both"/>
              <w:rPr>
                <w:rFonts w:ascii="Arial" w:eastAsia="Times New Roman" w:hAnsi="Arial" w:cs="Arial"/>
                <w:b/>
                <w:bCs/>
                <w:color w:val="000000"/>
              </w:rPr>
            </w:pPr>
          </w:p>
        </w:tc>
        <w:tc>
          <w:tcPr>
            <w:tcW w:w="1256" w:type="dxa"/>
            <w:shd w:val="clear" w:color="auto" w:fill="00B050"/>
          </w:tcPr>
          <w:p w14:paraId="13A129A9" w14:textId="149BD857"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8.05</w:t>
            </w:r>
          </w:p>
        </w:tc>
        <w:tc>
          <w:tcPr>
            <w:tcW w:w="2448" w:type="dxa"/>
          </w:tcPr>
          <w:p w14:paraId="28C7FB15" w14:textId="77777777" w:rsidR="00123965" w:rsidRPr="005D5B94" w:rsidRDefault="00123965" w:rsidP="00123965">
            <w:pPr>
              <w:spacing w:line="480" w:lineRule="auto"/>
              <w:jc w:val="both"/>
              <w:rPr>
                <w:rFonts w:ascii="Arial" w:hAnsi="Arial" w:cs="Arial"/>
                <w:b/>
                <w:bCs/>
                <w:color w:val="0000FF"/>
              </w:rPr>
            </w:pPr>
          </w:p>
        </w:tc>
      </w:tr>
    </w:tbl>
    <w:p w14:paraId="243224C3" w14:textId="77777777" w:rsidR="008E0439" w:rsidRPr="00401056" w:rsidRDefault="008E0439" w:rsidP="008E0439">
      <w:pPr>
        <w:pStyle w:val="Ttulo2"/>
        <w:rPr>
          <w:rFonts w:eastAsiaTheme="minorEastAsia" w:cs="Arial"/>
          <w:b w:val="0"/>
          <w:color w:val="auto"/>
          <w:szCs w:val="22"/>
        </w:rPr>
      </w:pPr>
      <w:bookmarkStart w:id="17" w:name="_Toc227521380"/>
      <w:r w:rsidRPr="00401056">
        <w:rPr>
          <w:rFonts w:eastAsiaTheme="minorEastAsia" w:cs="Arial"/>
          <w:b w:val="0"/>
          <w:color w:val="auto"/>
          <w:szCs w:val="22"/>
        </w:rPr>
        <w:t>Con base en el análisis comparativo realizado mediante criterios de la norma ISO/IEC 25010, se ha seleccionado la alternativa 2: Web responsive con arquitectura de microservicios para el desarrollo del sistema de control administrativo y financiero para escuelas de conducción.</w:t>
      </w:r>
    </w:p>
    <w:p w14:paraId="32B902A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Puntajes:</w:t>
      </w:r>
    </w:p>
    <w:p w14:paraId="7EA71116"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Alternativa 1 - Web responsive monolítico integrado: 7.45/10</w:t>
      </w:r>
    </w:p>
    <w:p w14:paraId="6A476C1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Alternativa 2 - Web responsive con arquitectura de microservicios: 8.05/10</w:t>
      </w:r>
    </w:p>
    <w:p w14:paraId="510A3B78"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 </w:t>
      </w:r>
    </w:p>
    <w:p w14:paraId="10983C45"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Justificación de la selección</w:t>
      </w:r>
    </w:p>
    <w:p w14:paraId="282CA5AB" w14:textId="77777777" w:rsidR="00401056" w:rsidRDefault="008E0439" w:rsidP="008E0439">
      <w:pPr>
        <w:pStyle w:val="Ttulo2"/>
        <w:rPr>
          <w:rFonts w:eastAsiaTheme="minorEastAsia" w:cs="Arial"/>
          <w:b w:val="0"/>
          <w:color w:val="auto"/>
          <w:szCs w:val="22"/>
        </w:rPr>
      </w:pPr>
      <w:r w:rsidRPr="00401056">
        <w:rPr>
          <w:rFonts w:eastAsiaTheme="minorEastAsia" w:cs="Arial"/>
          <w:b w:val="0"/>
          <w:color w:val="auto"/>
          <w:szCs w:val="22"/>
        </w:rPr>
        <w:t xml:space="preserve">La selección de la arquitectura de microservicios se fundamenta en un análisis que considera; además, de los puntajes cuantitativos obtenidos, también factores cualitativos estratégicos relacionados con la visión a largo plazo del proyecto, el contexto del mercado ecuatoriano de escuelas de conducción y los objetivos de </w:t>
      </w:r>
      <w:proofErr w:type="spellStart"/>
      <w:r w:rsidRPr="00401056">
        <w:rPr>
          <w:rFonts w:eastAsiaTheme="minorEastAsia" w:cs="Arial"/>
          <w:b w:val="0"/>
          <w:color w:val="auto"/>
          <w:szCs w:val="22"/>
        </w:rPr>
        <w:t>Kynsoft</w:t>
      </w:r>
      <w:proofErr w:type="spellEnd"/>
      <w:r w:rsidRPr="00401056">
        <w:rPr>
          <w:rFonts w:eastAsiaTheme="minorEastAsia" w:cs="Arial"/>
          <w:b w:val="0"/>
          <w:color w:val="auto"/>
          <w:szCs w:val="22"/>
        </w:rPr>
        <w:t xml:space="preserve"> como empresa desarrolladora de software.</w:t>
      </w:r>
    </w:p>
    <w:p w14:paraId="5D193DB7" w14:textId="77777777" w:rsidR="00E01D40" w:rsidRPr="00E01D40" w:rsidRDefault="00E01D40" w:rsidP="00E01D40"/>
    <w:p w14:paraId="6BF8BFDB" w14:textId="41E92491" w:rsidR="00636DB1" w:rsidRPr="00EE2BAB" w:rsidRDefault="00EE2BAB" w:rsidP="008E0439">
      <w:pPr>
        <w:pStyle w:val="Ttulo2"/>
      </w:pPr>
      <w:r>
        <w:t xml:space="preserve">2.3 </w:t>
      </w:r>
      <w:r w:rsidR="00636DB1" w:rsidRPr="00EE2BAB">
        <w:t>Impacto del proyecto en la sociedad</w:t>
      </w:r>
      <w:bookmarkEnd w:id="17"/>
    </w:p>
    <w:p w14:paraId="329C2061" w14:textId="63C70B8A" w:rsidR="00636DB1" w:rsidRPr="00E245B7" w:rsidRDefault="00636DB1" w:rsidP="006B437D">
      <w:pPr>
        <w:spacing w:line="480" w:lineRule="auto"/>
        <w:jc w:val="both"/>
        <w:rPr>
          <w:rFonts w:ascii="Arial" w:hAnsi="Arial" w:cs="Arial"/>
          <w:color w:val="0000FF"/>
        </w:rPr>
      </w:pPr>
    </w:p>
    <w:tbl>
      <w:tblPr>
        <w:tblW w:w="9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2"/>
        <w:gridCol w:w="3603"/>
        <w:gridCol w:w="3505"/>
      </w:tblGrid>
      <w:tr w:rsidR="00D54290" w:rsidRPr="00E245B7" w14:paraId="27E7FB0D" w14:textId="77777777" w:rsidTr="004B4FEF">
        <w:trPr>
          <w:trHeight w:val="1068"/>
        </w:trPr>
        <w:tc>
          <w:tcPr>
            <w:tcW w:w="2062" w:type="dxa"/>
            <w:vAlign w:val="center"/>
            <w:hideMark/>
          </w:tcPr>
          <w:p w14:paraId="0BD7A32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S – Social</w:t>
            </w:r>
          </w:p>
        </w:tc>
        <w:tc>
          <w:tcPr>
            <w:tcW w:w="3603" w:type="dxa"/>
            <w:vAlign w:val="center"/>
            <w:hideMark/>
          </w:tcPr>
          <w:p w14:paraId="6A9A62F5" w14:textId="4CB42349" w:rsidR="004B4FEF" w:rsidRPr="005D5B94" w:rsidRDefault="00E01D40" w:rsidP="006B437D">
            <w:pPr>
              <w:spacing w:after="0" w:line="480" w:lineRule="auto"/>
              <w:jc w:val="both"/>
              <w:rPr>
                <w:rFonts w:ascii="Arial" w:hAnsi="Arial" w:cs="Arial"/>
              </w:rPr>
            </w:pPr>
            <w:r w:rsidRPr="005D5B94">
              <w:rPr>
                <w:rFonts w:ascii="Arial" w:hAnsi="Arial" w:cs="Arial"/>
              </w:rPr>
              <w:t xml:space="preserve">El sistema impacta directamente a aproximadamente 2.815 a 5.630 personas a nivel nacional (personal administrativo de las 563 escuelas autorizadas). Los estudiantes se benefician con mejor seguimiento de su proceso formativo y mayor transparencia en cobros. El sistema contribuye indirectamente a la seguridad vial al liberar recursos para la </w:t>
            </w:r>
            <w:r w:rsidRPr="005D5B94">
              <w:rPr>
                <w:rFonts w:ascii="Arial" w:hAnsi="Arial" w:cs="Arial"/>
              </w:rPr>
              <w:lastRenderedPageBreak/>
              <w:t>formación de conductores. La barrera principal es la resistencia al cambio del personal acostumbrado a procesos manuales y hojas de cálculo.</w:t>
            </w:r>
          </w:p>
        </w:tc>
        <w:tc>
          <w:tcPr>
            <w:tcW w:w="3505" w:type="dxa"/>
            <w:vAlign w:val="center"/>
            <w:hideMark/>
          </w:tcPr>
          <w:p w14:paraId="7C1C837D"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Usabilidad: interfaz intuitiva para usuarios no técnicos.</w:t>
            </w:r>
          </w:p>
          <w:p w14:paraId="6CED4D4A" w14:textId="77777777" w:rsidR="0030237F" w:rsidRPr="0030237F" w:rsidRDefault="0030237F" w:rsidP="0030237F">
            <w:pPr>
              <w:spacing w:after="0" w:line="480" w:lineRule="auto"/>
              <w:jc w:val="both"/>
              <w:rPr>
                <w:rFonts w:ascii="Arial" w:hAnsi="Arial" w:cs="Arial"/>
              </w:rPr>
            </w:pPr>
            <w:r w:rsidRPr="0030237F">
              <w:rPr>
                <w:rFonts w:ascii="Arial" w:hAnsi="Arial" w:cs="Arial"/>
              </w:rPr>
              <w:t>Accesibilidad: diseño responsive para uso en dispositivos móviles.</w:t>
            </w:r>
          </w:p>
          <w:p w14:paraId="66BB0BE3" w14:textId="77777777" w:rsidR="0030237F" w:rsidRPr="0030237F" w:rsidRDefault="0030237F" w:rsidP="0030237F">
            <w:pPr>
              <w:spacing w:after="0" w:line="480" w:lineRule="auto"/>
              <w:jc w:val="both"/>
              <w:rPr>
                <w:rFonts w:ascii="Arial" w:hAnsi="Arial" w:cs="Arial"/>
              </w:rPr>
            </w:pPr>
            <w:r w:rsidRPr="0030237F">
              <w:rPr>
                <w:rFonts w:ascii="Arial" w:hAnsi="Arial" w:cs="Arial"/>
              </w:rPr>
              <w:t>Capacitación: documentación de usuario y manuales operativos incluidos.</w:t>
            </w:r>
          </w:p>
          <w:p w14:paraId="3FD34AC3" w14:textId="30C3F4FC" w:rsidR="004B4FEF" w:rsidRPr="0030237F" w:rsidRDefault="0030237F" w:rsidP="0030237F">
            <w:pPr>
              <w:spacing w:after="0" w:line="480" w:lineRule="auto"/>
              <w:jc w:val="both"/>
              <w:rPr>
                <w:rFonts w:ascii="Arial" w:hAnsi="Arial" w:cs="Arial"/>
              </w:rPr>
            </w:pPr>
            <w:r w:rsidRPr="0030237F">
              <w:rPr>
                <w:rFonts w:ascii="Arial" w:hAnsi="Arial" w:cs="Arial"/>
              </w:rPr>
              <w:t xml:space="preserve">Adopción: interfaz en español ecuatoriano, </w:t>
            </w:r>
            <w:proofErr w:type="spellStart"/>
            <w:r w:rsidRPr="0030237F">
              <w:rPr>
                <w:rFonts w:ascii="Arial" w:hAnsi="Arial" w:cs="Arial"/>
              </w:rPr>
              <w:t>familiarizable</w:t>
            </w:r>
            <w:proofErr w:type="spellEnd"/>
            <w:r w:rsidRPr="0030237F">
              <w:rPr>
                <w:rFonts w:ascii="Arial" w:hAnsi="Arial" w:cs="Arial"/>
              </w:rPr>
              <w:t xml:space="preserve"> en poco tiempo.</w:t>
            </w:r>
          </w:p>
        </w:tc>
      </w:tr>
      <w:tr w:rsidR="00D54290" w:rsidRPr="00E245B7" w14:paraId="784C9530" w14:textId="77777777" w:rsidTr="004B4FEF">
        <w:trPr>
          <w:trHeight w:val="1860"/>
        </w:trPr>
        <w:tc>
          <w:tcPr>
            <w:tcW w:w="2062" w:type="dxa"/>
            <w:vAlign w:val="center"/>
            <w:hideMark/>
          </w:tcPr>
          <w:p w14:paraId="0996DDE5"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T – Technological</w:t>
            </w:r>
          </w:p>
        </w:tc>
        <w:tc>
          <w:tcPr>
            <w:tcW w:w="3603" w:type="dxa"/>
            <w:vAlign w:val="center"/>
            <w:hideMark/>
          </w:tcPr>
          <w:p w14:paraId="7BCB4832" w14:textId="63D5A341" w:rsidR="004B4FEF" w:rsidRPr="005D5B94" w:rsidRDefault="00E01D40" w:rsidP="006B437D">
            <w:pPr>
              <w:spacing w:after="0" w:line="480" w:lineRule="auto"/>
              <w:jc w:val="both"/>
              <w:rPr>
                <w:rFonts w:ascii="Arial" w:hAnsi="Arial" w:cs="Arial"/>
              </w:rPr>
            </w:pPr>
            <w:r w:rsidRPr="005D5B94">
              <w:rPr>
                <w:rFonts w:ascii="Arial" w:hAnsi="Arial" w:cs="Arial"/>
              </w:rPr>
              <w:t>El sistema requiere conexión continua a internet con un mínimo de 2 Mbps; no existe modo offline. Las escuelas de conducción actualmente usan herramientas heterogéneas (Excel, registros físicos, software genérico) que no se integrarán directamente. El sistema es compatible con los navegadores modernos más utilizados (Chrome 120+, Firefox 120+, Edge 120+, Safari 16+) y no requiere instalación de software adicional en los equipos de los usuarios.</w:t>
            </w:r>
          </w:p>
        </w:tc>
        <w:tc>
          <w:tcPr>
            <w:tcW w:w="3505" w:type="dxa"/>
            <w:vAlign w:val="center"/>
            <w:hideMark/>
          </w:tcPr>
          <w:p w14:paraId="531356D0" w14:textId="77777777" w:rsidR="0030237F" w:rsidRPr="0030237F" w:rsidRDefault="0030237F" w:rsidP="0030237F">
            <w:pPr>
              <w:spacing w:after="0" w:line="480" w:lineRule="auto"/>
              <w:jc w:val="both"/>
              <w:rPr>
                <w:rFonts w:ascii="Arial" w:hAnsi="Arial" w:cs="Arial"/>
              </w:rPr>
            </w:pPr>
            <w:r w:rsidRPr="0030237F">
              <w:rPr>
                <w:rFonts w:ascii="Arial" w:hAnsi="Arial" w:cs="Arial"/>
              </w:rPr>
              <w:t>Compatibilidad con navegadores modernos (sin Internet Explorer).</w:t>
            </w:r>
          </w:p>
          <w:p w14:paraId="27F64EA4" w14:textId="77777777" w:rsidR="0030237F" w:rsidRPr="0030237F" w:rsidRDefault="0030237F" w:rsidP="0030237F">
            <w:pPr>
              <w:spacing w:after="0" w:line="480" w:lineRule="auto"/>
              <w:jc w:val="both"/>
              <w:rPr>
                <w:rFonts w:ascii="Arial" w:hAnsi="Arial" w:cs="Arial"/>
              </w:rPr>
            </w:pPr>
            <w:r w:rsidRPr="0030237F">
              <w:rPr>
                <w:rFonts w:ascii="Arial" w:hAnsi="Arial" w:cs="Arial"/>
              </w:rPr>
              <w:t>Rendimiento adecuado con conexiones de 2 Mbps o superior.</w:t>
            </w:r>
          </w:p>
          <w:p w14:paraId="2F33C4B1" w14:textId="77777777" w:rsidR="0030237F" w:rsidRPr="0030237F" w:rsidRDefault="0030237F" w:rsidP="0030237F">
            <w:pPr>
              <w:spacing w:after="0" w:line="480" w:lineRule="auto"/>
              <w:jc w:val="both"/>
              <w:rPr>
                <w:rFonts w:ascii="Arial" w:hAnsi="Arial" w:cs="Arial"/>
              </w:rPr>
            </w:pPr>
            <w:r w:rsidRPr="0030237F">
              <w:rPr>
                <w:rFonts w:ascii="Arial" w:hAnsi="Arial" w:cs="Arial"/>
              </w:rPr>
              <w:t>Arquitectura de microservicios desacoplada que facilita futuras integraciones.</w:t>
            </w:r>
          </w:p>
          <w:p w14:paraId="409D943C" w14:textId="700D8F57" w:rsidR="004B4FEF" w:rsidRPr="0030237F" w:rsidRDefault="0030237F" w:rsidP="0030237F">
            <w:pPr>
              <w:spacing w:after="0" w:line="480" w:lineRule="auto"/>
              <w:jc w:val="both"/>
              <w:rPr>
                <w:rFonts w:ascii="Arial" w:hAnsi="Arial" w:cs="Arial"/>
              </w:rPr>
            </w:pPr>
            <w:r w:rsidRPr="0030237F">
              <w:rPr>
                <w:rFonts w:ascii="Arial" w:hAnsi="Arial" w:cs="Arial"/>
              </w:rPr>
              <w:t>Contenedorización con Docker para despliegue consistente en distintos entornos.</w:t>
            </w:r>
          </w:p>
        </w:tc>
      </w:tr>
      <w:tr w:rsidR="00D54290" w:rsidRPr="00E245B7" w14:paraId="7D559A09" w14:textId="77777777" w:rsidTr="004B4FEF">
        <w:trPr>
          <w:trHeight w:val="1596"/>
        </w:trPr>
        <w:tc>
          <w:tcPr>
            <w:tcW w:w="2062" w:type="dxa"/>
            <w:vAlign w:val="center"/>
            <w:hideMark/>
          </w:tcPr>
          <w:p w14:paraId="2D045903"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E – Economic</w:t>
            </w:r>
          </w:p>
        </w:tc>
        <w:tc>
          <w:tcPr>
            <w:tcW w:w="3603" w:type="dxa"/>
            <w:vAlign w:val="center"/>
            <w:hideMark/>
          </w:tcPr>
          <w:p w14:paraId="1AD78443" w14:textId="0CF32E27" w:rsidR="004B4FEF" w:rsidRPr="005D5B94" w:rsidRDefault="00E01D40" w:rsidP="006B437D">
            <w:pPr>
              <w:spacing w:after="0" w:line="480" w:lineRule="auto"/>
              <w:jc w:val="both"/>
              <w:rPr>
                <w:rFonts w:ascii="Arial" w:hAnsi="Arial" w:cs="Arial"/>
              </w:rPr>
            </w:pPr>
            <w:r w:rsidRPr="005D5B94">
              <w:rPr>
                <w:rFonts w:ascii="Arial" w:hAnsi="Arial" w:cs="Arial"/>
              </w:rPr>
              <w:t xml:space="preserve">El presupuesto total estimado del proyecto asciende a $22.370 USD en recursos humanos. Las escuelas de conducción se beneficiarán de una reducción significativa en costos operativos mediante la automatización de </w:t>
            </w:r>
            <w:r w:rsidRPr="005D5B94">
              <w:rPr>
                <w:rFonts w:ascii="Arial" w:hAnsi="Arial" w:cs="Arial"/>
              </w:rPr>
              <w:lastRenderedPageBreak/>
              <w:t xml:space="preserve">procesos administrativos y la eliminación de tareas manuales repetitivas. Soluciones internacionales similares como </w:t>
            </w:r>
            <w:proofErr w:type="spellStart"/>
            <w:r w:rsidRPr="005D5B94">
              <w:rPr>
                <w:rFonts w:ascii="Arial" w:hAnsi="Arial" w:cs="Arial"/>
              </w:rPr>
              <w:t>DrivingSchoolPro</w:t>
            </w:r>
            <w:proofErr w:type="spellEnd"/>
            <w:r w:rsidRPr="005D5B94">
              <w:rPr>
                <w:rFonts w:ascii="Arial" w:hAnsi="Arial" w:cs="Arial"/>
              </w:rPr>
              <w:t xml:space="preserve"> tienen costos de $100-$300 USD mensuales, lo que resulta prohibitivo para el mercado local. El modelo de costos considera una tarifa de $80/día laboral adecuada al contexto ecuatoriano.</w:t>
            </w:r>
          </w:p>
        </w:tc>
        <w:tc>
          <w:tcPr>
            <w:tcW w:w="3505" w:type="dxa"/>
            <w:vAlign w:val="center"/>
            <w:hideMark/>
          </w:tcPr>
          <w:p w14:paraId="351A3A6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Restricciones de alcance: módulos priorizados según impacto operativo y costo de desarrollo.</w:t>
            </w:r>
          </w:p>
          <w:p w14:paraId="4A40773C" w14:textId="77777777" w:rsidR="0030237F" w:rsidRPr="0030237F" w:rsidRDefault="0030237F" w:rsidP="0030237F">
            <w:pPr>
              <w:spacing w:after="0" w:line="480" w:lineRule="auto"/>
              <w:jc w:val="both"/>
              <w:rPr>
                <w:rFonts w:ascii="Arial" w:hAnsi="Arial" w:cs="Arial"/>
              </w:rPr>
            </w:pPr>
            <w:r w:rsidRPr="0030237F">
              <w:rPr>
                <w:rFonts w:ascii="Arial" w:hAnsi="Arial" w:cs="Arial"/>
              </w:rPr>
              <w:t>SLA operativos: disponibilidad del 99.9% para evitar pérdidas por inactividad.</w:t>
            </w:r>
          </w:p>
          <w:p w14:paraId="262B1A81"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ROI: reducción estimada de costos administrativos al eliminar procesos manuales.</w:t>
            </w:r>
          </w:p>
          <w:p w14:paraId="58F9AC58" w14:textId="5EA49B4E" w:rsidR="004B4FEF" w:rsidRPr="0030237F" w:rsidRDefault="0030237F" w:rsidP="0030237F">
            <w:pPr>
              <w:spacing w:after="0" w:line="480" w:lineRule="auto"/>
              <w:jc w:val="both"/>
              <w:rPr>
                <w:rFonts w:ascii="Arial" w:hAnsi="Arial" w:cs="Arial"/>
              </w:rPr>
            </w:pPr>
            <w:r w:rsidRPr="0030237F">
              <w:rPr>
                <w:rFonts w:ascii="Arial" w:hAnsi="Arial" w:cs="Arial"/>
              </w:rPr>
              <w:t>Priorización: funcionalidades de mayor valor de negocio incluidas en el alcance inicial.</w:t>
            </w:r>
          </w:p>
        </w:tc>
      </w:tr>
      <w:tr w:rsidR="00D54290" w:rsidRPr="00E245B7" w14:paraId="62FFFB52" w14:textId="77777777" w:rsidTr="004B4FEF">
        <w:trPr>
          <w:trHeight w:val="1332"/>
        </w:trPr>
        <w:tc>
          <w:tcPr>
            <w:tcW w:w="2062" w:type="dxa"/>
            <w:vAlign w:val="center"/>
            <w:hideMark/>
          </w:tcPr>
          <w:p w14:paraId="580344F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lastRenderedPageBreak/>
              <w:t>E – Environmental</w:t>
            </w:r>
          </w:p>
        </w:tc>
        <w:tc>
          <w:tcPr>
            <w:tcW w:w="3603" w:type="dxa"/>
            <w:vAlign w:val="center"/>
            <w:hideMark/>
          </w:tcPr>
          <w:p w14:paraId="10791DE2" w14:textId="25014431" w:rsidR="004B4FEF" w:rsidRPr="005D5B94" w:rsidRDefault="00E01D40" w:rsidP="006B437D">
            <w:pPr>
              <w:spacing w:after="0" w:line="480" w:lineRule="auto"/>
              <w:jc w:val="both"/>
              <w:rPr>
                <w:rFonts w:ascii="Arial" w:hAnsi="Arial" w:cs="Arial"/>
              </w:rPr>
            </w:pPr>
            <w:r w:rsidRPr="005D5B94">
              <w:rPr>
                <w:rFonts w:ascii="Arial" w:hAnsi="Arial" w:cs="Arial"/>
              </w:rPr>
              <w:t xml:space="preserve">La digitalización completa de procesos administrativos reduce significativamente el consumo de papel. Considerando las 563 escuelas autorizadas y un consumo semanal estimado de 500 hojas por escuela, la implementación podría evitar el consumo de más de 14 millones de hojas de papel anuales a nivel nacional. Adicionalmente, el control optimizado del mantenimiento vehicular asegura que los vehículos operen en condiciones óptimas, contribuyendo a la reducción del </w:t>
            </w:r>
            <w:r w:rsidRPr="005D5B94">
              <w:rPr>
                <w:rFonts w:ascii="Arial" w:hAnsi="Arial" w:cs="Arial"/>
              </w:rPr>
              <w:lastRenderedPageBreak/>
              <w:t>consumo de combustible y emisiones contaminantes.</w:t>
            </w:r>
          </w:p>
        </w:tc>
        <w:tc>
          <w:tcPr>
            <w:tcW w:w="3505" w:type="dxa"/>
            <w:vAlign w:val="center"/>
            <w:hideMark/>
          </w:tcPr>
          <w:p w14:paraId="475F4C9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Digitalización de formularios, reportes y comprobantes (eliminación de papel).</w:t>
            </w:r>
          </w:p>
          <w:p w14:paraId="2E0B4D0D" w14:textId="77777777" w:rsidR="0030237F" w:rsidRPr="0030237F" w:rsidRDefault="0030237F" w:rsidP="0030237F">
            <w:pPr>
              <w:spacing w:after="0" w:line="480" w:lineRule="auto"/>
              <w:jc w:val="both"/>
              <w:rPr>
                <w:rFonts w:ascii="Arial" w:hAnsi="Arial" w:cs="Arial"/>
              </w:rPr>
            </w:pPr>
            <w:r w:rsidRPr="0030237F">
              <w:rPr>
                <w:rFonts w:ascii="Arial" w:hAnsi="Arial" w:cs="Arial"/>
              </w:rPr>
              <w:t>Control de mantenimiento vehicular para operación eficiente de la flota.</w:t>
            </w:r>
          </w:p>
          <w:p w14:paraId="0297A4AC" w14:textId="77777777" w:rsidR="0030237F" w:rsidRPr="0030237F" w:rsidRDefault="0030237F" w:rsidP="0030237F">
            <w:pPr>
              <w:spacing w:after="0" w:line="480" w:lineRule="auto"/>
              <w:jc w:val="both"/>
              <w:rPr>
                <w:rFonts w:ascii="Arial" w:hAnsi="Arial" w:cs="Arial"/>
              </w:rPr>
            </w:pPr>
            <w:r w:rsidRPr="0030237F">
              <w:rPr>
                <w:rFonts w:ascii="Arial" w:hAnsi="Arial" w:cs="Arial"/>
              </w:rPr>
              <w:t>Reducción de traslados mediante notificaciones automáticas por correo electrónico.</w:t>
            </w:r>
          </w:p>
          <w:p w14:paraId="117C2765" w14:textId="0E950FC3" w:rsidR="004B4FEF" w:rsidRPr="0030237F" w:rsidRDefault="0030237F" w:rsidP="0030237F">
            <w:pPr>
              <w:spacing w:after="0" w:line="480" w:lineRule="auto"/>
              <w:jc w:val="both"/>
              <w:rPr>
                <w:rFonts w:ascii="Arial" w:hAnsi="Arial" w:cs="Arial"/>
              </w:rPr>
            </w:pPr>
            <w:r w:rsidRPr="0030237F">
              <w:rPr>
                <w:rFonts w:ascii="Arial" w:hAnsi="Arial" w:cs="Arial"/>
              </w:rPr>
              <w:t>Eficiencia energética en infraestructura: uso de contenedores optimiza recursos de cómputo.</w:t>
            </w:r>
          </w:p>
        </w:tc>
      </w:tr>
      <w:tr w:rsidR="00D54290" w:rsidRPr="00E245B7" w14:paraId="31ABF106" w14:textId="77777777" w:rsidTr="004B4FEF">
        <w:trPr>
          <w:trHeight w:val="1596"/>
        </w:trPr>
        <w:tc>
          <w:tcPr>
            <w:tcW w:w="2062" w:type="dxa"/>
            <w:vAlign w:val="center"/>
            <w:hideMark/>
          </w:tcPr>
          <w:p w14:paraId="11596A62"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P – Political</w:t>
            </w:r>
          </w:p>
        </w:tc>
        <w:tc>
          <w:tcPr>
            <w:tcW w:w="3603" w:type="dxa"/>
            <w:vAlign w:val="center"/>
            <w:hideMark/>
          </w:tcPr>
          <w:p w14:paraId="2E52F32A" w14:textId="334FF0FF" w:rsidR="004B4FEF" w:rsidRPr="005D5B94" w:rsidRDefault="00E01D40" w:rsidP="006B437D">
            <w:pPr>
              <w:spacing w:after="0" w:line="480" w:lineRule="auto"/>
              <w:jc w:val="both"/>
              <w:rPr>
                <w:rFonts w:ascii="Arial" w:hAnsi="Arial" w:cs="Arial"/>
              </w:rPr>
            </w:pPr>
            <w:r w:rsidRPr="005D5B94">
              <w:rPr>
                <w:rFonts w:ascii="Arial" w:hAnsi="Arial" w:cs="Arial"/>
              </w:rPr>
              <w:t xml:space="preserve">El sector está regulado por la Agencia Nacional de Tránsito (ANT), que establece requisitos para la operación de escuelas de conducción autorizadas. El sistema fortalece el cumplimiento normativo al facilitar la generación de registros auditables, trazabilidad de procesos y estandarización de operaciones. Actualmente más del 80% de los procesos en las escuelas no están formalizados (Mena &amp; Moyano, 2020), lo que dificulta la supervisión regulatoria. El código fuente es propiedad de </w:t>
            </w:r>
            <w:proofErr w:type="spellStart"/>
            <w:r w:rsidRPr="005D5B94">
              <w:rPr>
                <w:rFonts w:ascii="Arial" w:hAnsi="Arial" w:cs="Arial"/>
              </w:rPr>
              <w:t>Kynsoft</w:t>
            </w:r>
            <w:proofErr w:type="spellEnd"/>
            <w:r w:rsidRPr="005D5B94">
              <w:rPr>
                <w:rFonts w:ascii="Arial" w:hAnsi="Arial" w:cs="Arial"/>
              </w:rPr>
              <w:t>, con derechos de uso académico para la UDLA.</w:t>
            </w:r>
          </w:p>
        </w:tc>
        <w:tc>
          <w:tcPr>
            <w:tcW w:w="3505" w:type="dxa"/>
            <w:vAlign w:val="center"/>
            <w:hideMark/>
          </w:tcPr>
          <w:p w14:paraId="510BED74" w14:textId="77777777" w:rsidR="0030237F" w:rsidRPr="0030237F" w:rsidRDefault="0030237F" w:rsidP="0030237F">
            <w:pPr>
              <w:spacing w:after="0" w:line="480" w:lineRule="auto"/>
              <w:jc w:val="both"/>
              <w:rPr>
                <w:rFonts w:ascii="Arial" w:hAnsi="Arial" w:cs="Arial"/>
              </w:rPr>
            </w:pPr>
            <w:r w:rsidRPr="0030237F">
              <w:rPr>
                <w:rFonts w:ascii="Arial" w:hAnsi="Arial" w:cs="Arial"/>
              </w:rPr>
              <w:t>Gobernanza: control de acceso RBAC con trazabilidad completa de operaciones.</w:t>
            </w:r>
          </w:p>
          <w:p w14:paraId="51A1573A" w14:textId="77777777" w:rsidR="0030237F" w:rsidRPr="0030237F" w:rsidRDefault="0030237F" w:rsidP="0030237F">
            <w:pPr>
              <w:spacing w:after="0" w:line="480" w:lineRule="auto"/>
              <w:jc w:val="both"/>
              <w:rPr>
                <w:rFonts w:ascii="Arial" w:hAnsi="Arial" w:cs="Arial"/>
              </w:rPr>
            </w:pPr>
            <w:r w:rsidRPr="0030237F">
              <w:rPr>
                <w:rFonts w:ascii="Arial" w:hAnsi="Arial" w:cs="Arial"/>
              </w:rPr>
              <w:t>Auditoría: logs de auditoría no eliminables con registro de usuario, fecha/hora, IP y acción.</w:t>
            </w:r>
          </w:p>
          <w:p w14:paraId="359C2EFA" w14:textId="77777777" w:rsidR="0030237F" w:rsidRPr="0030237F" w:rsidRDefault="0030237F" w:rsidP="0030237F">
            <w:pPr>
              <w:spacing w:after="0" w:line="480" w:lineRule="auto"/>
              <w:jc w:val="both"/>
              <w:rPr>
                <w:rFonts w:ascii="Arial" w:hAnsi="Arial" w:cs="Arial"/>
              </w:rPr>
            </w:pPr>
            <w:r w:rsidRPr="0030237F">
              <w:rPr>
                <w:rFonts w:ascii="Arial" w:hAnsi="Arial" w:cs="Arial"/>
              </w:rPr>
              <w:t>Aprobaciones: flujos de autorización para operaciones críticas (ajustes de cobros).</w:t>
            </w:r>
          </w:p>
          <w:p w14:paraId="3F4769A0" w14:textId="43C2FDAB" w:rsidR="004B4FEF" w:rsidRPr="0030237F" w:rsidRDefault="0030237F" w:rsidP="0030237F">
            <w:pPr>
              <w:spacing w:after="0" w:line="480" w:lineRule="auto"/>
              <w:jc w:val="both"/>
              <w:rPr>
                <w:rFonts w:ascii="Arial" w:hAnsi="Arial" w:cs="Arial"/>
              </w:rPr>
            </w:pPr>
            <w:r w:rsidRPr="0030237F">
              <w:rPr>
                <w:rFonts w:ascii="Arial" w:hAnsi="Arial" w:cs="Arial"/>
              </w:rPr>
              <w:t>Formatos ecuatorianos: validación de cédula, placas y teléfonos según estándares nacionales.</w:t>
            </w:r>
          </w:p>
        </w:tc>
      </w:tr>
    </w:tbl>
    <w:p w14:paraId="28F7CF22" w14:textId="77777777" w:rsidR="00F60ECF" w:rsidRPr="00E245B7" w:rsidRDefault="00F60ECF" w:rsidP="006B437D">
      <w:pPr>
        <w:spacing w:line="480" w:lineRule="auto"/>
        <w:jc w:val="both"/>
        <w:rPr>
          <w:rFonts w:ascii="Arial" w:hAnsi="Arial" w:cs="Arial"/>
          <w:color w:val="0000FF"/>
        </w:rPr>
      </w:pPr>
    </w:p>
    <w:p w14:paraId="679E5701" w14:textId="02F6FD11" w:rsidR="001E43C5" w:rsidRPr="00E245B7" w:rsidRDefault="001E43C5" w:rsidP="000B258D">
      <w:pPr>
        <w:pStyle w:val="Ttulo1"/>
        <w:numPr>
          <w:ilvl w:val="0"/>
          <w:numId w:val="1"/>
        </w:numPr>
        <w:spacing w:line="480" w:lineRule="auto"/>
        <w:jc w:val="both"/>
        <w:rPr>
          <w:rFonts w:cs="Arial"/>
          <w:szCs w:val="22"/>
        </w:rPr>
      </w:pPr>
      <w:bookmarkStart w:id="18" w:name="_Toc227521381"/>
      <w:r w:rsidRPr="00E245B7">
        <w:rPr>
          <w:rFonts w:cs="Arial"/>
          <w:szCs w:val="22"/>
        </w:rPr>
        <w:t>Objetivos</w:t>
      </w:r>
      <w:bookmarkEnd w:id="18"/>
    </w:p>
    <w:p w14:paraId="07BF870A" w14:textId="48F8C2EF" w:rsidR="001E43C5" w:rsidRPr="00E245B7" w:rsidRDefault="00075E53" w:rsidP="000B258D">
      <w:pPr>
        <w:pStyle w:val="Ttulo2"/>
        <w:numPr>
          <w:ilvl w:val="1"/>
          <w:numId w:val="1"/>
        </w:numPr>
        <w:spacing w:line="480" w:lineRule="auto"/>
        <w:jc w:val="both"/>
        <w:rPr>
          <w:rFonts w:cs="Arial"/>
          <w:b w:val="0"/>
          <w:bCs/>
          <w:color w:val="auto"/>
          <w:szCs w:val="22"/>
          <w:lang w:eastAsia="en-US"/>
        </w:rPr>
      </w:pPr>
      <w:bookmarkStart w:id="19" w:name="_Toc227521382"/>
      <w:r w:rsidRPr="00E245B7">
        <w:rPr>
          <w:rFonts w:cs="Arial"/>
          <w:bCs/>
          <w:color w:val="auto"/>
          <w:szCs w:val="22"/>
          <w:lang w:eastAsia="en-US"/>
        </w:rPr>
        <w:t>Objetivo General</w:t>
      </w:r>
      <w:bookmarkEnd w:id="19"/>
    </w:p>
    <w:p w14:paraId="5DC2ADF7" w14:textId="2AD11787" w:rsidR="00766F55" w:rsidRPr="00E01D40" w:rsidRDefault="00E01D40" w:rsidP="006B437D">
      <w:pPr>
        <w:spacing w:line="480" w:lineRule="auto"/>
        <w:jc w:val="both"/>
        <w:rPr>
          <w:rFonts w:ascii="Arial" w:hAnsi="Arial" w:cs="Arial"/>
          <w:iCs/>
        </w:rPr>
      </w:pPr>
      <w:r w:rsidRPr="00E01D40">
        <w:rPr>
          <w:rFonts w:ascii="Arial" w:hAnsi="Arial" w:cs="Arial"/>
          <w:iCs/>
        </w:rPr>
        <w:t>Desarrollar una web responsive integral para el control administrativo y financiero de escuelas de conducción utilizando Vue.js, Java Spring Boot y PostgreSQL para automatizar el control administrativo y financiero de las escuelas de conducción en Ecuador.</w:t>
      </w:r>
    </w:p>
    <w:p w14:paraId="26120294" w14:textId="779F532A" w:rsidR="00075E53" w:rsidRPr="00E245B7" w:rsidRDefault="00075E53" w:rsidP="000B258D">
      <w:pPr>
        <w:pStyle w:val="Ttulo2"/>
        <w:numPr>
          <w:ilvl w:val="1"/>
          <w:numId w:val="1"/>
        </w:numPr>
        <w:spacing w:line="480" w:lineRule="auto"/>
        <w:jc w:val="both"/>
        <w:rPr>
          <w:rFonts w:cs="Arial"/>
          <w:b w:val="0"/>
          <w:bCs/>
          <w:color w:val="auto"/>
          <w:szCs w:val="22"/>
          <w:lang w:eastAsia="en-US"/>
        </w:rPr>
      </w:pPr>
      <w:bookmarkStart w:id="20" w:name="_Toc227521383"/>
      <w:r w:rsidRPr="00E245B7">
        <w:rPr>
          <w:rFonts w:cs="Arial"/>
          <w:bCs/>
          <w:color w:val="auto"/>
          <w:szCs w:val="22"/>
          <w:lang w:eastAsia="en-US"/>
        </w:rPr>
        <w:lastRenderedPageBreak/>
        <w:t>Objetivos Específicos</w:t>
      </w:r>
      <w:bookmarkEnd w:id="20"/>
    </w:p>
    <w:p w14:paraId="2196BF23" w14:textId="63958C82"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Analizar los requisitos funcionales y no funcionales del sistema mediante la metodología Scrum y el estudio de los procesos actuales de las escuelas de conducción, con el fin de definir las funcionalidades prioritarias que optimicen la administración institucional durante la fase inicial del proyecto.</w:t>
      </w:r>
    </w:p>
    <w:p w14:paraId="3C5628D6" w14:textId="77777777"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Diseñar la arquitectura del sistema basada en microservicios, definiendo la estructura de cada componente, el modelo de datos en PostgreSQL y los mecanismos de comunicación e interfaz de usuario, para garantizar un sistema modular, escalable y mantenible durante el desarrollo.</w:t>
      </w:r>
    </w:p>
    <w:p w14:paraId="47FD924A" w14:textId="3CC3BDD3"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 xml:space="preserve">Desarrollar el sistema informático utilizando Java Spring Boot, Vue.js y contenedores Docker, implementando servicios centralizados, caché distribuido e integración externa, con el propósito de construir una solución funcional siguiendo </w:t>
      </w:r>
      <w:proofErr w:type="spellStart"/>
      <w:r w:rsidRPr="00E01D40">
        <w:rPr>
          <w:rFonts w:ascii="Arial" w:hAnsi="Arial" w:cs="Arial"/>
          <w:iCs/>
        </w:rPr>
        <w:t>sprints</w:t>
      </w:r>
      <w:proofErr w:type="spellEnd"/>
      <w:r w:rsidRPr="00E01D40">
        <w:rPr>
          <w:rFonts w:ascii="Arial" w:hAnsi="Arial" w:cs="Arial"/>
          <w:iCs/>
        </w:rPr>
        <w:t xml:space="preserve"> de dos semanas durante la etapa de implementación.</w:t>
      </w:r>
    </w:p>
    <w:p w14:paraId="07DA285B" w14:textId="141706EF" w:rsidR="00766F55"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Probar e integrar el sistema mediante pruebas unitarias, de integración y rendimiento, aplicando monitoreo y seguridad, y ejecutando el despliegue en producción, para asegurar la estabilidad, calidad y correcto funcionamiento del sistema en un entorno operativo real.</w:t>
      </w:r>
    </w:p>
    <w:p w14:paraId="6CB0A431" w14:textId="77777777" w:rsidR="00CE781B" w:rsidRPr="00E245B7" w:rsidRDefault="00CE781B" w:rsidP="000B258D">
      <w:pPr>
        <w:pStyle w:val="Ttulo1"/>
        <w:numPr>
          <w:ilvl w:val="0"/>
          <w:numId w:val="1"/>
        </w:numPr>
        <w:spacing w:line="480" w:lineRule="auto"/>
        <w:jc w:val="both"/>
        <w:rPr>
          <w:rFonts w:cs="Arial"/>
          <w:szCs w:val="22"/>
        </w:rPr>
      </w:pPr>
      <w:bookmarkStart w:id="21" w:name="_Toc227521384"/>
      <w:r w:rsidRPr="00E245B7">
        <w:rPr>
          <w:rFonts w:cs="Arial"/>
          <w:szCs w:val="22"/>
        </w:rPr>
        <w:t>Alcance</w:t>
      </w:r>
      <w:bookmarkEnd w:id="21"/>
    </w:p>
    <w:p w14:paraId="5CEA80C3" w14:textId="06182D1E" w:rsidR="00CE781B" w:rsidRPr="00E245B7" w:rsidRDefault="00CE781B" w:rsidP="006B437D">
      <w:pPr>
        <w:pStyle w:val="Ttulo1"/>
        <w:spacing w:line="480" w:lineRule="auto"/>
        <w:ind w:left="0"/>
        <w:jc w:val="both"/>
        <w:rPr>
          <w:rFonts w:cs="Arial"/>
          <w:szCs w:val="22"/>
        </w:rPr>
      </w:pPr>
    </w:p>
    <w:p w14:paraId="4F97D154" w14:textId="3F082BFC" w:rsidR="00CE781B" w:rsidRPr="00E245B7" w:rsidRDefault="73EAA6E5" w:rsidP="000B258D">
      <w:pPr>
        <w:pStyle w:val="Ttulo2"/>
        <w:numPr>
          <w:ilvl w:val="1"/>
          <w:numId w:val="1"/>
        </w:numPr>
        <w:spacing w:line="480" w:lineRule="auto"/>
        <w:jc w:val="both"/>
        <w:rPr>
          <w:rFonts w:cs="Arial"/>
          <w:b w:val="0"/>
          <w:bCs/>
          <w:color w:val="auto"/>
          <w:szCs w:val="22"/>
          <w:lang w:eastAsia="en-US"/>
        </w:rPr>
      </w:pPr>
      <w:bookmarkStart w:id="22" w:name="_Toc227521385"/>
      <w:r w:rsidRPr="00E245B7">
        <w:rPr>
          <w:rFonts w:cs="Arial"/>
          <w:bCs/>
          <w:color w:val="auto"/>
          <w:szCs w:val="22"/>
          <w:lang w:eastAsia="en-US"/>
        </w:rPr>
        <w:t>Alcance de la solución seleccionada</w:t>
      </w:r>
      <w:bookmarkEnd w:id="22"/>
    </w:p>
    <w:p w14:paraId="1F5DDC2E"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 xml:space="preserve">El sistema de control administrativo y financiero para las escuelas de conducción comprende el desarrollo de un sitio web responsive basada en arquitectura de microservicios con un </w:t>
      </w:r>
      <w:proofErr w:type="spellStart"/>
      <w:r w:rsidRPr="00E01D40">
        <w:rPr>
          <w:rFonts w:ascii="Arial" w:hAnsi="Arial" w:cs="Arial"/>
        </w:rPr>
        <w:t>frontend</w:t>
      </w:r>
      <w:proofErr w:type="spellEnd"/>
      <w:r w:rsidRPr="00E01D40">
        <w:rPr>
          <w:rFonts w:ascii="Arial" w:hAnsi="Arial" w:cs="Arial"/>
        </w:rPr>
        <w:t xml:space="preserve"> unificado que automatiza los procesos operativos críticos de las instituciones educativas del sector vial en Ecuador siempre y cuando el sistema sea adquirido; el alcance del proyecto, abarca desde el análisis de requerimientos hasta el despliegue del sistema propuesto en un ambiente controlado de </w:t>
      </w:r>
      <w:proofErr w:type="spellStart"/>
      <w:r w:rsidRPr="00E01D40">
        <w:rPr>
          <w:rFonts w:ascii="Arial" w:hAnsi="Arial" w:cs="Arial"/>
        </w:rPr>
        <w:t>pre-producción</w:t>
      </w:r>
      <w:proofErr w:type="spellEnd"/>
      <w:r w:rsidRPr="00E01D40">
        <w:rPr>
          <w:rFonts w:ascii="Arial" w:hAnsi="Arial" w:cs="Arial"/>
        </w:rPr>
        <w:t>.</w:t>
      </w:r>
    </w:p>
    <w:p w14:paraId="6ED4A501"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lastRenderedPageBreak/>
        <w:t>El sistema contempla cuatro tipos de actores con diferentes niveles de acceso y responsabilidades:</w:t>
      </w:r>
    </w:p>
    <w:p w14:paraId="6ECAFE76" w14:textId="2B2D376C"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Administrador:</w:t>
      </w:r>
      <w:r w:rsidRPr="00E01D40">
        <w:rPr>
          <w:rFonts w:ascii="Arial" w:hAnsi="Arial" w:cs="Arial"/>
        </w:rPr>
        <w:t xml:space="preserve"> Usuario con privilegios completos que administra la configuración del sistema, crea usuarios y define permisos.</w:t>
      </w:r>
    </w:p>
    <w:p w14:paraId="7307BF4D"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Personal administrativo:</w:t>
      </w:r>
      <w:r w:rsidRPr="00E01D40">
        <w:rPr>
          <w:rFonts w:ascii="Arial" w:hAnsi="Arial" w:cs="Arial"/>
        </w:rPr>
        <w:t xml:space="preserve"> Usuarios responsables de las operaciones cotidianas, incluyendo matrícula de estudiantes, administración de instructores y vehículos, creación de asignaciones, registro de pagos y generación de reportes.</w:t>
      </w:r>
    </w:p>
    <w:p w14:paraId="67F278CC"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Instructor:</w:t>
      </w:r>
      <w:r w:rsidRPr="00E01D40">
        <w:rPr>
          <w:rFonts w:ascii="Arial" w:hAnsi="Arial" w:cs="Arial"/>
        </w:rPr>
        <w:t xml:space="preserve"> Usuario que consulta horarios asignados, visualiza estudiantes a cargo y actualiza su disponibilidad personal.</w:t>
      </w:r>
    </w:p>
    <w:p w14:paraId="1236E574" w14:textId="60F9BDC8"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Estudiante:</w:t>
      </w:r>
      <w:r w:rsidRPr="00E01D40">
        <w:rPr>
          <w:rFonts w:ascii="Arial" w:hAnsi="Arial" w:cs="Arial"/>
        </w:rPr>
        <w:t xml:space="preserve"> Usuario con acceso restringido que consulta información personal, visualiza progreso académico, horarios de clases y estado de pagos.</w:t>
      </w:r>
    </w:p>
    <w:p w14:paraId="5F0D5839"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Este diagrama ilustra la arquitectura de contenedores del sistema, mostrando los componentes principales, sus responsabilidades y protocolos de comunicación en la solución basada en microservicios.</w:t>
      </w:r>
    </w:p>
    <w:p w14:paraId="28CBEA5E" w14:textId="2FC5C84B" w:rsidR="00422557" w:rsidRDefault="00E01D40" w:rsidP="00E01D40">
      <w:pPr>
        <w:spacing w:before="240" w:after="240" w:line="480" w:lineRule="auto"/>
        <w:jc w:val="both"/>
        <w:rPr>
          <w:rFonts w:ascii="Arial" w:hAnsi="Arial" w:cs="Arial"/>
        </w:rPr>
      </w:pPr>
      <w:r w:rsidRPr="00E01D40">
        <w:rPr>
          <w:rFonts w:ascii="Arial" w:hAnsi="Arial" w:cs="Arial"/>
        </w:rPr>
        <w:t>El diagrama de casos de uso, que se muestra a continuación, permite visualizar la interacción entre actores y funcionalidades de un sistema de software.</w:t>
      </w:r>
    </w:p>
    <w:p w14:paraId="5650886E" w14:textId="77777777" w:rsidR="00E01D40" w:rsidRPr="00FA085F" w:rsidRDefault="00E01D40" w:rsidP="00E01D40">
      <w:pPr>
        <w:pStyle w:val="Descripcin"/>
        <w:ind w:firstLine="708"/>
        <w:rPr>
          <w:rFonts w:cs="Arial"/>
          <w:sz w:val="20"/>
          <w:szCs w:val="20"/>
        </w:rPr>
      </w:pPr>
      <w:r w:rsidRPr="00E13182">
        <w:rPr>
          <w:rFonts w:cs="Arial"/>
          <w:noProof/>
          <w:sz w:val="24"/>
          <w:szCs w:val="24"/>
        </w:rPr>
        <w:lastRenderedPageBreak/>
        <w:drawing>
          <wp:inline distT="0" distB="0" distL="0" distR="0" wp14:anchorId="6671465F" wp14:editId="22A59DAE">
            <wp:extent cx="5400000" cy="5330937"/>
            <wp:effectExtent l="0" t="0" r="0" b="3175"/>
            <wp:docPr id="3980060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6083" name="Imagen 1" descr="Diagrama&#10;&#10;El contenido generado por IA puede ser incorrecto."/>
                    <pic:cNvPicPr/>
                  </pic:nvPicPr>
                  <pic:blipFill>
                    <a:blip r:embed="rId20"/>
                    <a:stretch>
                      <a:fillRect/>
                    </a:stretch>
                  </pic:blipFill>
                  <pic:spPr>
                    <a:xfrm>
                      <a:off x="0" y="0"/>
                      <a:ext cx="5400000" cy="5330937"/>
                    </a:xfrm>
                    <a:prstGeom prst="rect">
                      <a:avLst/>
                    </a:prstGeom>
                  </pic:spPr>
                </pic:pic>
              </a:graphicData>
            </a:graphic>
          </wp:inline>
        </w:drawing>
      </w:r>
      <w:r>
        <w:rPr>
          <w:rFonts w:cs="Arial"/>
        </w:rPr>
        <w:br/>
      </w:r>
      <w:bookmarkStart w:id="23" w:name="_Toc219987444"/>
      <w:r w:rsidRPr="00FA085F">
        <w:rPr>
          <w:rFonts w:cs="Arial"/>
          <w:sz w:val="20"/>
          <w:szCs w:val="20"/>
        </w:rPr>
        <w:t xml:space="preserve">Ilustración </w:t>
      </w:r>
      <w:r w:rsidRPr="00FA085F">
        <w:rPr>
          <w:rFonts w:cs="Arial"/>
          <w:sz w:val="20"/>
          <w:szCs w:val="20"/>
        </w:rPr>
        <w:fldChar w:fldCharType="begin"/>
      </w:r>
      <w:r w:rsidRPr="00FA085F">
        <w:rPr>
          <w:rFonts w:cs="Arial"/>
          <w:sz w:val="20"/>
          <w:szCs w:val="20"/>
        </w:rPr>
        <w:instrText xml:space="preserve"> SEQ Ilustración \* ARABIC </w:instrText>
      </w:r>
      <w:r w:rsidRPr="00FA085F">
        <w:rPr>
          <w:rFonts w:cs="Arial"/>
          <w:sz w:val="20"/>
          <w:szCs w:val="20"/>
        </w:rPr>
        <w:fldChar w:fldCharType="separate"/>
      </w:r>
      <w:r>
        <w:rPr>
          <w:rFonts w:cs="Arial"/>
          <w:noProof/>
          <w:sz w:val="20"/>
          <w:szCs w:val="20"/>
        </w:rPr>
        <w:t>5</w:t>
      </w:r>
      <w:r w:rsidRPr="00FA085F">
        <w:rPr>
          <w:rFonts w:cs="Arial"/>
          <w:sz w:val="20"/>
          <w:szCs w:val="20"/>
        </w:rPr>
        <w:fldChar w:fldCharType="end"/>
      </w:r>
      <w:r w:rsidRPr="00FA085F">
        <w:rPr>
          <w:rFonts w:cs="Arial"/>
          <w:sz w:val="20"/>
          <w:szCs w:val="20"/>
        </w:rPr>
        <w:t>: Diagrama de caso de uso</w:t>
      </w:r>
      <w:bookmarkEnd w:id="23"/>
    </w:p>
    <w:p w14:paraId="153E6287" w14:textId="0D882C3C" w:rsidR="00E01D40" w:rsidRDefault="00BC50FD" w:rsidP="00E01D40">
      <w:pPr>
        <w:spacing w:before="240" w:after="240" w:line="480" w:lineRule="auto"/>
        <w:jc w:val="both"/>
        <w:rPr>
          <w:rFonts w:ascii="Arial" w:hAnsi="Arial" w:cs="Arial"/>
        </w:rPr>
      </w:pPr>
      <w:r w:rsidRPr="00BC50FD">
        <w:rPr>
          <w:rFonts w:ascii="Arial" w:hAnsi="Arial" w:cs="Arial"/>
        </w:rPr>
        <w:t>El diagrama de contexto del sistema, que se muestra a continuación, permite visualizar el sistema, evidenciando el entorno que opera donde muestra las interacciones entre el software y sus actores.</w:t>
      </w:r>
    </w:p>
    <w:p w14:paraId="53DD6A48" w14:textId="57874528" w:rsidR="00BC50FD" w:rsidRDefault="00BC50FD" w:rsidP="00E01D40">
      <w:pPr>
        <w:spacing w:before="240" w:after="240" w:line="480" w:lineRule="auto"/>
        <w:jc w:val="both"/>
        <w:rPr>
          <w:rFonts w:ascii="Arial" w:hAnsi="Arial" w:cs="Arial"/>
        </w:rPr>
      </w:pPr>
      <w:r w:rsidRPr="00087F33">
        <w:rPr>
          <w:rFonts w:ascii="Arial" w:hAnsi="Arial" w:cs="Arial"/>
          <w:noProof/>
        </w:rPr>
        <w:lastRenderedPageBreak/>
        <w:drawing>
          <wp:inline distT="0" distB="0" distL="0" distR="0" wp14:anchorId="59DB4D4D" wp14:editId="4D3168BA">
            <wp:extent cx="5399405" cy="2628900"/>
            <wp:effectExtent l="76200" t="76200" r="125095" b="133350"/>
            <wp:docPr id="15450131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b="20788"/>
                    <a:stretch>
                      <a:fillRect/>
                    </a:stretch>
                  </pic:blipFill>
                  <pic:spPr bwMode="auto">
                    <a:xfrm>
                      <a:off x="0" y="0"/>
                      <a:ext cx="5400000" cy="262919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rFonts w:ascii="Arial" w:hAnsi="Arial" w:cs="Arial"/>
        </w:rPr>
        <w:br/>
      </w:r>
      <w:r w:rsidRPr="00BC50FD">
        <w:rPr>
          <w:rFonts w:ascii="Arial" w:hAnsi="Arial" w:cs="Arial"/>
        </w:rPr>
        <w:t>Ilustración 6: Diagrama C4- modelo de contexto</w:t>
      </w:r>
    </w:p>
    <w:p w14:paraId="3E3DB90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w:t>
      </w:r>
      <w:r w:rsidRPr="00BC50FD">
        <w:rPr>
          <w:rFonts w:ascii="Arial" w:hAnsi="Arial" w:cs="Arial"/>
        </w:rPr>
        <w:tab/>
        <w:t>Diagrama de casos de uso</w:t>
      </w:r>
    </w:p>
    <w:p w14:paraId="60F0565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autenticación y administración de usuarios</w:t>
      </w:r>
    </w:p>
    <w:p w14:paraId="7F2D8A7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El primer módulo corresponde al control de autenticación y perfiles, el cual permite a todos los usuarios iniciar sesión de forma segura en el sistema, recuperar contraseñas olvidadas y cerrar sesión, adicionalmente, el administrador tiene la capacidad de crear nuevos usuarios, asignar roles y permisos, administrar estados de cuentas (activo/inactivo) y revisar auditorías de acceso al sistema; este módulo es esencial para garantizar un acceso seguro, trazable y personalizado a las funcionalidades del sistema según el rol de cada usuario.</w:t>
      </w:r>
    </w:p>
    <w:p w14:paraId="4F6EB014" w14:textId="1126EEC6" w:rsidR="00BC50FD"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06D925A7" w14:textId="37FE0F08" w:rsidR="00BC50FD" w:rsidRDefault="00BC50FD" w:rsidP="00BC50FD">
      <w:pPr>
        <w:spacing w:before="240" w:after="240" w:line="480" w:lineRule="auto"/>
        <w:jc w:val="both"/>
        <w:rPr>
          <w:rFonts w:ascii="Arial" w:hAnsi="Arial" w:cs="Arial"/>
        </w:rPr>
      </w:pPr>
      <w:r>
        <w:rPr>
          <w:rFonts w:ascii="Arial" w:hAnsi="Arial" w:cs="Arial"/>
          <w:b/>
          <w:bCs/>
          <w:noProof/>
          <w:sz w:val="24"/>
          <w:szCs w:val="24"/>
        </w:rPr>
        <w:lastRenderedPageBreak/>
        <w:br/>
      </w:r>
      <w:r w:rsidRPr="00E834E4">
        <w:rPr>
          <w:rFonts w:ascii="Arial" w:hAnsi="Arial" w:cs="Arial"/>
          <w:b/>
          <w:bCs/>
          <w:noProof/>
          <w:sz w:val="24"/>
          <w:szCs w:val="24"/>
        </w:rPr>
        <w:drawing>
          <wp:inline distT="0" distB="0" distL="0" distR="0" wp14:anchorId="679E5740" wp14:editId="6AF45F28">
            <wp:extent cx="5731510" cy="4776048"/>
            <wp:effectExtent l="0" t="0" r="2540" b="5715"/>
            <wp:docPr id="13623748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4874" name="Imagen 1" descr="Diagrama&#10;&#10;El contenido generado por IA puede ser incorrecto."/>
                    <pic:cNvPicPr/>
                  </pic:nvPicPr>
                  <pic:blipFill>
                    <a:blip r:embed="rId22"/>
                    <a:stretch>
                      <a:fillRect/>
                    </a:stretch>
                  </pic:blipFill>
                  <pic:spPr>
                    <a:xfrm>
                      <a:off x="0" y="0"/>
                      <a:ext cx="5731510" cy="4776048"/>
                    </a:xfrm>
                    <a:prstGeom prst="rect">
                      <a:avLst/>
                    </a:prstGeom>
                  </pic:spPr>
                </pic:pic>
              </a:graphicData>
            </a:graphic>
          </wp:inline>
        </w:drawing>
      </w:r>
      <w:r w:rsidRPr="00BC50FD">
        <w:rPr>
          <w:rFonts w:ascii="Arial" w:hAnsi="Arial" w:cs="Arial"/>
        </w:rPr>
        <w:t>Ilustración 7: Diagrama de Caso de Uso – Módulo de autenticación y administración de usuarios</w:t>
      </w:r>
    </w:p>
    <w:p w14:paraId="63B8955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administración de estudiantes</w:t>
      </w:r>
    </w:p>
    <w:p w14:paraId="3B47248B"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 continuación, se presenta el módulo de administración de estudiantes, componente central del sistema, en este módulo, el personal administrativo puede matricular nuevos estudiantes con todos sus datos personales y documentación requerida, modificar el estado de los estudiantes (activo, inactivo, graduado, retirado), consultar el progreso académico y registrar la asistencia a clases teóricas y prácticas.</w:t>
      </w:r>
    </w:p>
    <w:p w14:paraId="3351C9D4"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 xml:space="preserve">Por su parte, los estudiantes pueden consultar su información personal, visualizar su progreso académico, verificar las horas completadas de clases teóricas y prácticas, y descargar su </w:t>
      </w:r>
      <w:r w:rsidRPr="00BC50FD">
        <w:rPr>
          <w:rFonts w:ascii="Arial" w:hAnsi="Arial" w:cs="Arial"/>
        </w:rPr>
        <w:lastRenderedPageBreak/>
        <w:t>reporte de finalización académica cuando hayan cumplido todos los requisitos; el Personal Administrativo también puede generar reportes de estudiantes por estado, periodo de matrícula o progreso académico, y enviar notificaciones por correo electrónico sobre eventos importantes relacionados con su proceso formativo.</w:t>
      </w:r>
    </w:p>
    <w:p w14:paraId="76FA3086" w14:textId="63B8A1FB" w:rsidR="00E01D40"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354A8B8F" w14:textId="4DABA32D" w:rsidR="00BC50FD" w:rsidRDefault="00BC50FD" w:rsidP="00BC50FD">
      <w:pPr>
        <w:spacing w:before="240" w:after="240" w:line="480" w:lineRule="auto"/>
        <w:jc w:val="both"/>
        <w:rPr>
          <w:rFonts w:ascii="Arial" w:hAnsi="Arial" w:cs="Arial"/>
          <w:b/>
          <w:bCs/>
          <w:noProof/>
          <w:sz w:val="24"/>
          <w:szCs w:val="24"/>
        </w:rPr>
      </w:pPr>
      <w:r w:rsidRPr="00FD327F">
        <w:rPr>
          <w:rFonts w:ascii="Arial" w:hAnsi="Arial" w:cs="Arial"/>
          <w:b/>
          <w:bCs/>
          <w:noProof/>
          <w:sz w:val="24"/>
          <w:szCs w:val="24"/>
        </w:rPr>
        <w:drawing>
          <wp:inline distT="0" distB="0" distL="0" distR="0" wp14:anchorId="46E73648" wp14:editId="2F1A5361">
            <wp:extent cx="5013960" cy="4033833"/>
            <wp:effectExtent l="0" t="0" r="0" b="5080"/>
            <wp:docPr id="21390711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1192" name="Imagen 1" descr="Diagrama&#10;&#10;El contenido generado por IA puede ser incorrecto."/>
                    <pic:cNvPicPr/>
                  </pic:nvPicPr>
                  <pic:blipFill>
                    <a:blip r:embed="rId23"/>
                    <a:stretch>
                      <a:fillRect/>
                    </a:stretch>
                  </pic:blipFill>
                  <pic:spPr>
                    <a:xfrm>
                      <a:off x="0" y="0"/>
                      <a:ext cx="5017214" cy="4036451"/>
                    </a:xfrm>
                    <a:prstGeom prst="rect">
                      <a:avLst/>
                    </a:prstGeom>
                  </pic:spPr>
                </pic:pic>
              </a:graphicData>
            </a:graphic>
          </wp:inline>
        </w:drawing>
      </w:r>
    </w:p>
    <w:p w14:paraId="70201BD8" w14:textId="0A1179B0" w:rsidR="00BC50FD" w:rsidRPr="00BC50FD" w:rsidRDefault="00BC50FD" w:rsidP="00BC50FD">
      <w:pPr>
        <w:spacing w:before="240" w:after="240" w:line="480" w:lineRule="auto"/>
        <w:jc w:val="both"/>
        <w:rPr>
          <w:rFonts w:ascii="Arial" w:hAnsi="Arial" w:cs="Arial"/>
          <w:noProof/>
        </w:rPr>
      </w:pPr>
      <w:r w:rsidRPr="00BC50FD">
        <w:rPr>
          <w:rFonts w:ascii="Arial" w:hAnsi="Arial" w:cs="Arial"/>
          <w:noProof/>
        </w:rPr>
        <w:t>Ilustración 8: Diagrama de Caso de Uso – Módulo de administración de estudiantes</w:t>
      </w:r>
    </w:p>
    <w:p w14:paraId="49695B80"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noProof/>
        </w:rPr>
        <w:t>Módulo de administración de instructores</w:t>
      </w:r>
    </w:p>
    <w:p w14:paraId="69E8170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módulo de administración de instructores permite al personal administrativo registrar nuevos instructores con su información personal, profesional y certificaciones vigentes, actualizar datos de certificaciones y licencias, consultar la disponibilidad de instructores y visualizar su carga horaria actual, los instructores, por su parte, pueden actualizar su propia </w:t>
      </w:r>
      <w:r w:rsidRPr="00B53339">
        <w:rPr>
          <w:rFonts w:ascii="Arial" w:hAnsi="Arial" w:cs="Arial"/>
          <w:noProof/>
        </w:rPr>
        <w:lastRenderedPageBreak/>
        <w:t>disponibilidad horaria, consultar sus horarios asignados con detalle de estudiantes y vehículos, registrar observaciones sobre el desempeño de los estudiantes en clases prácticas y consultar el historial de clases impartidas.</w:t>
      </w:r>
    </w:p>
    <w:p w14:paraId="07C8B6CC"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administrador tiene la capacidad adicional de generar reportes de desempeño de instructores, consultar estadísticas de carga horaria por instructor y supervisión de pagos o compensaciones; este módulo garantiza un control eficiente del recurso humano más crítico de las escuelas de conducción: los instructores certificados. </w:t>
      </w:r>
    </w:p>
    <w:p w14:paraId="3A19739F"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D75677C"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drawing>
          <wp:inline distT="0" distB="0" distL="0" distR="0" wp14:anchorId="2CE66900" wp14:editId="1E56DEFF">
            <wp:extent cx="4474029" cy="3565411"/>
            <wp:effectExtent l="0" t="0" r="3175" b="0"/>
            <wp:docPr id="10364951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175" name="Imagen 1" descr="Diagrama&#10;&#10;El contenido generado por IA puede ser incorrecto."/>
                    <pic:cNvPicPr/>
                  </pic:nvPicPr>
                  <pic:blipFill>
                    <a:blip r:embed="rId24"/>
                    <a:stretch>
                      <a:fillRect/>
                    </a:stretch>
                  </pic:blipFill>
                  <pic:spPr>
                    <a:xfrm>
                      <a:off x="0" y="0"/>
                      <a:ext cx="4480917" cy="3570900"/>
                    </a:xfrm>
                    <a:prstGeom prst="rect">
                      <a:avLst/>
                    </a:prstGeom>
                  </pic:spPr>
                </pic:pic>
              </a:graphicData>
            </a:graphic>
          </wp:inline>
        </w:drawing>
      </w:r>
    </w:p>
    <w:p w14:paraId="1C100040" w14:textId="77777777" w:rsidR="00BC50FD" w:rsidRPr="00B53339" w:rsidRDefault="00BC50FD" w:rsidP="00BC50FD">
      <w:pPr>
        <w:spacing w:before="240" w:after="240" w:line="480" w:lineRule="auto"/>
        <w:jc w:val="both"/>
        <w:rPr>
          <w:rFonts w:ascii="Arial" w:hAnsi="Arial" w:cs="Arial"/>
          <w:i/>
          <w:iCs/>
          <w:noProof/>
        </w:rPr>
      </w:pPr>
      <w:bookmarkStart w:id="24" w:name="_Toc219987448"/>
      <w:bookmarkStart w:id="25" w:name="_Toc219898320"/>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9</w:t>
      </w:r>
      <w:r w:rsidRPr="00B53339">
        <w:rPr>
          <w:rFonts w:ascii="Arial" w:hAnsi="Arial" w:cs="Arial"/>
          <w:noProof/>
        </w:rPr>
        <w:fldChar w:fldCharType="end"/>
      </w:r>
      <w:r w:rsidRPr="00B53339">
        <w:rPr>
          <w:rFonts w:ascii="Arial" w:hAnsi="Arial" w:cs="Arial"/>
          <w:i/>
          <w:iCs/>
          <w:noProof/>
        </w:rPr>
        <w:t>: Diagrama de Caso de Uso – Módulo de administración de Instructores</w:t>
      </w:r>
      <w:bookmarkEnd w:id="24"/>
    </w:p>
    <w:bookmarkEnd w:id="25"/>
    <w:p w14:paraId="501F8FB7"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 xml:space="preserve">Módulo de </w:t>
      </w:r>
      <w:r w:rsidRPr="00B53339">
        <w:rPr>
          <w:rFonts w:ascii="Arial" w:hAnsi="Arial" w:cs="Arial"/>
          <w:b/>
          <w:noProof/>
        </w:rPr>
        <w:t>administración</w:t>
      </w:r>
      <w:r w:rsidRPr="00B53339">
        <w:rPr>
          <w:rFonts w:ascii="Arial" w:hAnsi="Arial" w:cs="Arial"/>
          <w:b/>
          <w:bCs/>
          <w:noProof/>
        </w:rPr>
        <w:t xml:space="preserve"> de vehículos</w:t>
      </w:r>
    </w:p>
    <w:p w14:paraId="65D94F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Posteriormente, el Módulo de administración de Vehículos permite al Personal Administrativo registrar vehículos nuevos con toda su información técnica y documental (placa, modelo, año, </w:t>
      </w:r>
      <w:r w:rsidRPr="00B53339">
        <w:rPr>
          <w:rFonts w:ascii="Arial" w:hAnsi="Arial" w:cs="Arial"/>
          <w:noProof/>
        </w:rPr>
        <w:lastRenderedPageBreak/>
        <w:t>SOAT, revisión técnica), programar mantenimientos preventivos con recordatorios automáticos, registrar mantenimientos correctivos y reparaciones realizadas, controlar el consumo de combustible y kilometraje, y modificar estados de vehículos (disponible, en mantenimiento, fuera de servicio).</w:t>
      </w:r>
    </w:p>
    <w:p w14:paraId="5CC30A91"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1794A3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 </w:t>
      </w:r>
      <w:r w:rsidRPr="00B53339">
        <w:rPr>
          <w:rFonts w:ascii="Arial" w:hAnsi="Arial" w:cs="Arial"/>
          <w:noProof/>
        </w:rPr>
        <w:drawing>
          <wp:inline distT="0" distB="0" distL="0" distR="0" wp14:anchorId="461297C2" wp14:editId="5254D181">
            <wp:extent cx="4272643" cy="3285743"/>
            <wp:effectExtent l="0" t="0" r="0" b="0"/>
            <wp:docPr id="1641162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2337" name="Imagen 1" descr="Diagrama&#10;&#10;El contenido generado por IA puede ser incorrecto."/>
                    <pic:cNvPicPr/>
                  </pic:nvPicPr>
                  <pic:blipFill>
                    <a:blip r:embed="rId25"/>
                    <a:stretch>
                      <a:fillRect/>
                    </a:stretch>
                  </pic:blipFill>
                  <pic:spPr>
                    <a:xfrm>
                      <a:off x="0" y="0"/>
                      <a:ext cx="4279601" cy="3291094"/>
                    </a:xfrm>
                    <a:prstGeom prst="rect">
                      <a:avLst/>
                    </a:prstGeom>
                  </pic:spPr>
                </pic:pic>
              </a:graphicData>
            </a:graphic>
          </wp:inline>
        </w:drawing>
      </w:r>
    </w:p>
    <w:p w14:paraId="6521359C" w14:textId="77777777" w:rsidR="00BC50FD" w:rsidRPr="00B53339" w:rsidRDefault="00BC50FD" w:rsidP="00BC50FD">
      <w:pPr>
        <w:spacing w:before="240" w:after="240" w:line="480" w:lineRule="auto"/>
        <w:jc w:val="both"/>
        <w:rPr>
          <w:rFonts w:ascii="Arial" w:hAnsi="Arial" w:cs="Arial"/>
          <w:i/>
          <w:iCs/>
          <w:noProof/>
        </w:rPr>
      </w:pPr>
      <w:bookmarkStart w:id="26" w:name="_Toc219987449"/>
      <w:bookmarkStart w:id="27" w:name="_Toc21989832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10</w:t>
      </w:r>
      <w:r w:rsidRPr="00B53339">
        <w:rPr>
          <w:rFonts w:ascii="Arial" w:hAnsi="Arial" w:cs="Arial"/>
          <w:noProof/>
        </w:rPr>
        <w:fldChar w:fldCharType="end"/>
      </w:r>
      <w:r w:rsidRPr="00B53339">
        <w:rPr>
          <w:rFonts w:ascii="Arial" w:hAnsi="Arial" w:cs="Arial"/>
          <w:i/>
          <w:iCs/>
          <w:noProof/>
        </w:rPr>
        <w:t>: Diagrama de Caso de Uso – Módulo de administración de Vehículos</w:t>
      </w:r>
      <w:bookmarkEnd w:id="26"/>
    </w:p>
    <w:bookmarkEnd w:id="27"/>
    <w:p w14:paraId="513C718A"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16DC95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módulo de asignaciones y programación constituye el núcleo operativo del sistema, donde se coordinan todos los recursos (estudiantes, instructores, vehículos) para la ejecución de clases prácticas; el personal administrativo puede programar clases prácticas asignando un instructor específico a un estudiante, seleccionando un vehículo disponible y definiendo fecha y hora.</w:t>
      </w:r>
    </w:p>
    <w:p w14:paraId="2757659D"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lastRenderedPageBreak/>
        <w:t>El sistema valida automáticamente la disponibilidad de todos los recursos antes de confirmar la asignación, verificando que el instructor no tenga otra clase programada a la misma hora, que el vehículo no esté asignado o en mantenimiento, y que el estudiante no tenga conflictos de horario, una vez confirmada la asignación, el sistema envía notificaciones por correo electrónico tanto al estudiante como al instructor con los detalles de la clase.</w:t>
      </w:r>
    </w:p>
    <w:p w14:paraId="5EE200F0"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1F4AED47"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drawing>
          <wp:inline distT="0" distB="0" distL="0" distR="0" wp14:anchorId="20CFC727" wp14:editId="5E17E52E">
            <wp:extent cx="4169229" cy="3291255"/>
            <wp:effectExtent l="0" t="0" r="3175" b="4445"/>
            <wp:docPr id="7081704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0409" name="Imagen 1" descr="Diagrama&#10;&#10;El contenido generado por IA puede ser incorrecto."/>
                    <pic:cNvPicPr/>
                  </pic:nvPicPr>
                  <pic:blipFill>
                    <a:blip r:embed="rId26"/>
                    <a:stretch>
                      <a:fillRect/>
                    </a:stretch>
                  </pic:blipFill>
                  <pic:spPr>
                    <a:xfrm>
                      <a:off x="0" y="0"/>
                      <a:ext cx="4174523" cy="3295434"/>
                    </a:xfrm>
                    <a:prstGeom prst="rect">
                      <a:avLst/>
                    </a:prstGeom>
                  </pic:spPr>
                </pic:pic>
              </a:graphicData>
            </a:graphic>
          </wp:inline>
        </w:drawing>
      </w:r>
    </w:p>
    <w:p w14:paraId="187D7A76" w14:textId="77777777" w:rsidR="00BC50FD" w:rsidRPr="00B53339" w:rsidRDefault="00BC50FD" w:rsidP="00BC50FD">
      <w:pPr>
        <w:spacing w:before="240" w:after="240" w:line="480" w:lineRule="auto"/>
        <w:jc w:val="both"/>
        <w:rPr>
          <w:rFonts w:ascii="Arial" w:hAnsi="Arial" w:cs="Arial"/>
          <w:i/>
          <w:iCs/>
          <w:noProof/>
        </w:rPr>
      </w:pPr>
      <w:bookmarkStart w:id="28" w:name="_Toc219987450"/>
      <w:bookmarkStart w:id="29" w:name="_Toc219898322"/>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11</w:t>
      </w:r>
      <w:r w:rsidRPr="00B53339">
        <w:rPr>
          <w:rFonts w:ascii="Arial" w:hAnsi="Arial" w:cs="Arial"/>
          <w:noProof/>
        </w:rPr>
        <w:fldChar w:fldCharType="end"/>
      </w:r>
      <w:r w:rsidRPr="00B53339">
        <w:rPr>
          <w:rFonts w:ascii="Arial" w:hAnsi="Arial" w:cs="Arial"/>
          <w:i/>
          <w:iCs/>
          <w:noProof/>
        </w:rPr>
        <w:t>: Diagrama de Caso de Uso – Módulo de Asignaciones y Programación</w:t>
      </w:r>
      <w:bookmarkEnd w:id="28"/>
    </w:p>
    <w:bookmarkEnd w:id="29"/>
    <w:p w14:paraId="2D851194"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Módulo de cobros y </w:t>
      </w:r>
      <w:r w:rsidRPr="00B53339">
        <w:rPr>
          <w:rFonts w:ascii="Arial" w:hAnsi="Arial" w:cs="Arial"/>
          <w:b/>
          <w:noProof/>
        </w:rPr>
        <w:t>manejo financiero</w:t>
      </w:r>
    </w:p>
    <w:p w14:paraId="6500370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Por otra parte, el Módulo de Cobros y manejo Financiero permite al Personal Administrativo coordina todos los aspectos financieros relacionados con los estudiantes, en este módulo, el personal puede registrar pagos realizados por estudiantes especificando el concepto (matrícula, mensualidad, clases adicionales), método de pago (efectivo, transferencia, tarjeta) y monto.</w:t>
      </w:r>
    </w:p>
    <w:p w14:paraId="544AEBD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El sistema actualiza automáticamente el estado de cuenta del estudiante, calculando saldos pendientes y permitiendo pagos parciales, al registrar un pago, el sistema genera un comprobante interno y, de manera asíncrona</w:t>
      </w:r>
    </w:p>
    <w:p w14:paraId="59468613" w14:textId="77777777" w:rsidR="00B53339" w:rsidRPr="00B53339" w:rsidRDefault="00B53339" w:rsidP="00B53339">
      <w:pPr>
        <w:spacing w:before="240" w:after="240" w:line="480" w:lineRule="auto"/>
        <w:jc w:val="both"/>
        <w:rPr>
          <w:rFonts w:ascii="Arial" w:hAnsi="Arial" w:cs="Arial"/>
          <w:noProof/>
          <w:u w:val="single"/>
        </w:rPr>
      </w:pPr>
      <w:r w:rsidRPr="00B53339">
        <w:rPr>
          <w:rFonts w:ascii="Arial" w:hAnsi="Arial" w:cs="Arial"/>
          <w:noProof/>
        </w:rPr>
        <w:t>El diagrama de casos de uso que se muestra a continuación se descompone y detalla las funciones de un componente del sistema, este proporciona claridad para un diseño detallado.</w:t>
      </w:r>
    </w:p>
    <w:p w14:paraId="0192611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EDF1313" wp14:editId="7EEBA61A">
            <wp:extent cx="5759450" cy="4600575"/>
            <wp:effectExtent l="0" t="0" r="0" b="9525"/>
            <wp:docPr id="20552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028" name=""/>
                    <pic:cNvPicPr/>
                  </pic:nvPicPr>
                  <pic:blipFill>
                    <a:blip r:embed="rId27"/>
                    <a:stretch>
                      <a:fillRect/>
                    </a:stretch>
                  </pic:blipFill>
                  <pic:spPr>
                    <a:xfrm>
                      <a:off x="0" y="0"/>
                      <a:ext cx="5759450" cy="4600575"/>
                    </a:xfrm>
                    <a:prstGeom prst="rect">
                      <a:avLst/>
                    </a:prstGeom>
                  </pic:spPr>
                </pic:pic>
              </a:graphicData>
            </a:graphic>
          </wp:inline>
        </w:drawing>
      </w:r>
    </w:p>
    <w:p w14:paraId="67A48A0C" w14:textId="77777777" w:rsidR="00B53339" w:rsidRPr="00B53339" w:rsidRDefault="00B53339" w:rsidP="00B53339">
      <w:pPr>
        <w:spacing w:before="240" w:after="240" w:line="480" w:lineRule="auto"/>
        <w:jc w:val="both"/>
        <w:rPr>
          <w:rFonts w:ascii="Arial" w:hAnsi="Arial" w:cs="Arial"/>
          <w:i/>
          <w:iCs/>
          <w:noProof/>
        </w:rPr>
      </w:pPr>
      <w:bookmarkStart w:id="30" w:name="_Toc21998745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12</w:t>
      </w:r>
      <w:r w:rsidRPr="00B53339">
        <w:rPr>
          <w:rFonts w:ascii="Arial" w:hAnsi="Arial" w:cs="Arial"/>
          <w:noProof/>
        </w:rPr>
        <w:fldChar w:fldCharType="end"/>
      </w:r>
      <w:r w:rsidRPr="00B53339">
        <w:rPr>
          <w:rFonts w:ascii="Arial" w:hAnsi="Arial" w:cs="Arial"/>
          <w:i/>
          <w:iCs/>
          <w:noProof/>
        </w:rPr>
        <w:t>: Diagrama de Caso de Uso – Módulo de Cobros y manejo Financiero</w:t>
      </w:r>
      <w:bookmarkEnd w:id="30"/>
    </w:p>
    <w:p w14:paraId="2E50D982" w14:textId="77777777" w:rsidR="00B53339" w:rsidRPr="00B53339" w:rsidRDefault="00B53339" w:rsidP="00B53339">
      <w:pPr>
        <w:spacing w:before="240" w:after="240" w:line="480" w:lineRule="auto"/>
        <w:jc w:val="both"/>
        <w:rPr>
          <w:rFonts w:ascii="Arial" w:hAnsi="Arial" w:cs="Arial"/>
          <w:noProof/>
        </w:rPr>
      </w:pPr>
    </w:p>
    <w:p w14:paraId="6EB52BC9"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375DBCE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Reportes y Analítica está diseñado para proporcionar información consolidada y visualizaciones que apoyen la toma de decisiones estratégicas y operativas; el Personal </w:t>
      </w:r>
      <w:r w:rsidRPr="00B53339">
        <w:rPr>
          <w:rFonts w:ascii="Arial" w:hAnsi="Arial" w:cs="Arial"/>
          <w:noProof/>
        </w:rPr>
        <w:lastRenderedPageBreak/>
        <w:t>Administrativo y el Administrador pueden generar diversos tipos de reportes según sus requerimientos.</w:t>
      </w:r>
    </w:p>
    <w:p w14:paraId="2223A4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operativos incluyen: reporte de estudiantes activos, matriculados o graduados por período; reporte de instructores con su carga horaria y disponibilidad; reporte de vehículos con estado de flota, mantenimientos y uso; y reporte de asignaciones con estadísticas de ocupación de recursos, los reportes financieros abarcan: ingresos por período, cuentas por cobrar, estado de cuenta por estudiante, y análisis de morosidad.</w:t>
      </w:r>
    </w:p>
    <w:p w14:paraId="4C756A7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F8240F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31502A5C" wp14:editId="6B75C916">
            <wp:extent cx="4064481" cy="3850278"/>
            <wp:effectExtent l="0" t="0" r="0" b="0"/>
            <wp:docPr id="19046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908" name=""/>
                    <pic:cNvPicPr/>
                  </pic:nvPicPr>
                  <pic:blipFill>
                    <a:blip r:embed="rId28"/>
                    <a:stretch>
                      <a:fillRect/>
                    </a:stretch>
                  </pic:blipFill>
                  <pic:spPr>
                    <a:xfrm>
                      <a:off x="0" y="0"/>
                      <a:ext cx="4075580" cy="3860792"/>
                    </a:xfrm>
                    <a:prstGeom prst="rect">
                      <a:avLst/>
                    </a:prstGeom>
                  </pic:spPr>
                </pic:pic>
              </a:graphicData>
            </a:graphic>
          </wp:inline>
        </w:drawing>
      </w:r>
    </w:p>
    <w:p w14:paraId="5302B5CB" w14:textId="77777777" w:rsidR="00B53339" w:rsidRPr="00B53339" w:rsidRDefault="00B53339" w:rsidP="00B53339">
      <w:pPr>
        <w:spacing w:before="240" w:after="240" w:line="480" w:lineRule="auto"/>
        <w:jc w:val="both"/>
        <w:rPr>
          <w:rFonts w:ascii="Arial" w:hAnsi="Arial" w:cs="Arial"/>
          <w:i/>
          <w:iCs/>
          <w:noProof/>
        </w:rPr>
      </w:pPr>
      <w:bookmarkStart w:id="31" w:name="_Toc219987452"/>
      <w:bookmarkStart w:id="32" w:name="_Toc21989832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13</w:t>
      </w:r>
      <w:r w:rsidRPr="00B53339">
        <w:rPr>
          <w:rFonts w:ascii="Arial" w:hAnsi="Arial" w:cs="Arial"/>
          <w:noProof/>
        </w:rPr>
        <w:fldChar w:fldCharType="end"/>
      </w:r>
      <w:r w:rsidRPr="00B53339">
        <w:rPr>
          <w:rFonts w:ascii="Arial" w:hAnsi="Arial" w:cs="Arial"/>
          <w:i/>
          <w:iCs/>
          <w:noProof/>
        </w:rPr>
        <w:t>: Diagrama de Caso de Uso – Módulo de Reportes y Analítica</w:t>
      </w:r>
      <w:bookmarkEnd w:id="31"/>
    </w:p>
    <w:bookmarkEnd w:id="32"/>
    <w:p w14:paraId="2A050ED4" w14:textId="77777777" w:rsidR="00B53339" w:rsidRPr="00B53339" w:rsidRDefault="00B53339" w:rsidP="00B53339">
      <w:pPr>
        <w:spacing w:before="240" w:after="240" w:line="480" w:lineRule="auto"/>
        <w:jc w:val="both"/>
        <w:rPr>
          <w:rFonts w:ascii="Arial" w:hAnsi="Arial" w:cs="Arial"/>
          <w:noProof/>
        </w:rPr>
      </w:pPr>
    </w:p>
    <w:p w14:paraId="1F16ABF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43CEF69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Finalmente, el Módulo de Notificaciones opera de manera transversal a todos los demás módulos, asegurando que los usuarios reciban alertas oportunas sobre eventos importantes del sistema, este envía automáticamente notificaciones por correo electrónico en diversos escenarios: confirmación de matrícula al registrar un nuevo estudiante; notificación de asignación de clase al programar clases prácticas (enviada a instructor y estudiante); confirmación de pago registrado; alertas de vencimiento de documentos vehiculares (SOAT, revisión técnica); recordatorios de mantenimientos programados; y alertas de pagos pendientes.</w:t>
      </w:r>
    </w:p>
    <w:p w14:paraId="75D802D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AF193B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0B03DA4" wp14:editId="24397EBE">
            <wp:extent cx="4934657" cy="3777434"/>
            <wp:effectExtent l="0" t="0" r="0" b="0"/>
            <wp:docPr id="162843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7102" name=""/>
                    <pic:cNvPicPr/>
                  </pic:nvPicPr>
                  <pic:blipFill>
                    <a:blip r:embed="rId29"/>
                    <a:stretch>
                      <a:fillRect/>
                    </a:stretch>
                  </pic:blipFill>
                  <pic:spPr>
                    <a:xfrm>
                      <a:off x="0" y="0"/>
                      <a:ext cx="4942820" cy="3783683"/>
                    </a:xfrm>
                    <a:prstGeom prst="rect">
                      <a:avLst/>
                    </a:prstGeom>
                  </pic:spPr>
                </pic:pic>
              </a:graphicData>
            </a:graphic>
          </wp:inline>
        </w:drawing>
      </w:r>
    </w:p>
    <w:p w14:paraId="20BDF5A8" w14:textId="77777777" w:rsidR="00B53339" w:rsidRPr="00B53339" w:rsidRDefault="00B53339" w:rsidP="00B53339">
      <w:pPr>
        <w:spacing w:before="240" w:after="240" w:line="480" w:lineRule="auto"/>
        <w:jc w:val="both"/>
        <w:rPr>
          <w:rFonts w:ascii="Arial" w:hAnsi="Arial" w:cs="Arial"/>
          <w:i/>
          <w:iCs/>
          <w:noProof/>
        </w:rPr>
      </w:pPr>
      <w:bookmarkStart w:id="33" w:name="_Toc219987453"/>
      <w:bookmarkStart w:id="34" w:name="_Toc21989832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14</w:t>
      </w:r>
      <w:r w:rsidRPr="00B53339">
        <w:rPr>
          <w:rFonts w:ascii="Arial" w:hAnsi="Arial" w:cs="Arial"/>
          <w:noProof/>
        </w:rPr>
        <w:fldChar w:fldCharType="end"/>
      </w:r>
      <w:r w:rsidRPr="00B53339">
        <w:rPr>
          <w:rFonts w:ascii="Arial" w:hAnsi="Arial" w:cs="Arial"/>
          <w:i/>
          <w:iCs/>
          <w:noProof/>
        </w:rPr>
        <w:t>: Diagrama de Caso de Uso – Módulo de Notificaciones</w:t>
      </w:r>
      <w:bookmarkEnd w:id="33"/>
    </w:p>
    <w:bookmarkEnd w:id="34"/>
    <w:p w14:paraId="3285FDD5" w14:textId="77777777" w:rsidR="00B53339" w:rsidRPr="00B53339" w:rsidRDefault="00B53339" w:rsidP="00B53339">
      <w:pPr>
        <w:spacing w:before="240" w:after="240" w:line="480" w:lineRule="auto"/>
        <w:jc w:val="both"/>
        <w:rPr>
          <w:rFonts w:ascii="Arial" w:hAnsi="Arial" w:cs="Arial"/>
          <w:noProof/>
        </w:rPr>
      </w:pPr>
    </w:p>
    <w:p w14:paraId="5967990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7665F09D"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lastRenderedPageBreak/>
        <w:t>Modelo de procesos de caso de uso</w:t>
      </w:r>
    </w:p>
    <w:p w14:paraId="3FCC9F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Cada módulo del sistema se describe mediante un modelo de procesos que detalla de forma secuencial las actividades necesarias para completar cada caso de uso; estos modelos representan las interacciones entre los actores y el sistema, las validaciones automáticas y los puntos de decisión relevantes.</w:t>
      </w:r>
    </w:p>
    <w:p w14:paraId="281AB97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objetivo principal de estos modelos es asegurar que los flujos operativos sean claros, consistentes y fácilmente replicables, permitiendo comprender cómo se ejecutan los procesos desde el inicio hasta su finalización dentro del sistema.</w:t>
      </w:r>
    </w:p>
    <w:p w14:paraId="2449BCBC"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autenticación y usuarios</w:t>
      </w:r>
    </w:p>
    <w:p w14:paraId="3BDA3C1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inicia cuando un usuario accede a la web responsive e ingresa sus credenciales, el sistema valida los campos y envía la información al microservicio de autenticación, que verifica la validez de los datos y el estado del usuario; en caso de errores consecutivos, se activa un bloqueo temporal y se envía una alerta de seguridad. Si la validación es correcta, se genera un token JWT con los datos del usuario y su rol, permitiendo el acceso por un tiempo definido.</w:t>
      </w:r>
    </w:p>
    <w:p w14:paraId="3E40C06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autenticado, el sistema registra el acceso y redirige al usuario al panel correspondiente según su perfil, adicionalmente, el flujo contempla la recuperación de contraseña mediante un enlace temporal enviado por correo, asegurando requisitos mínimos de seguridad y trazabilidad de los intentos de acceso.</w:t>
      </w:r>
    </w:p>
    <w:p w14:paraId="5522458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1ED112A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4CC00169" wp14:editId="7D02F06F">
            <wp:extent cx="5759450" cy="3342005"/>
            <wp:effectExtent l="0" t="0" r="0" b="0"/>
            <wp:docPr id="1936514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342005"/>
                    </a:xfrm>
                    <a:prstGeom prst="rect">
                      <a:avLst/>
                    </a:prstGeom>
                    <a:noFill/>
                    <a:ln>
                      <a:noFill/>
                    </a:ln>
                  </pic:spPr>
                </pic:pic>
              </a:graphicData>
            </a:graphic>
          </wp:inline>
        </w:drawing>
      </w:r>
    </w:p>
    <w:p w14:paraId="2C24DCEA" w14:textId="1BB4C8C8" w:rsidR="00B53339" w:rsidRPr="00B53339" w:rsidRDefault="00B53339" w:rsidP="00B53339">
      <w:pPr>
        <w:spacing w:before="240" w:after="240" w:line="480" w:lineRule="auto"/>
        <w:jc w:val="both"/>
        <w:rPr>
          <w:rFonts w:ascii="Arial" w:hAnsi="Arial" w:cs="Arial"/>
          <w:i/>
          <w:iCs/>
          <w:noProof/>
        </w:rPr>
      </w:pPr>
      <w:bookmarkStart w:id="35" w:name="_Toc21998745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15</w:t>
      </w:r>
      <w:r w:rsidRPr="00B53339">
        <w:rPr>
          <w:rFonts w:ascii="Arial" w:hAnsi="Arial" w:cs="Arial"/>
          <w:noProof/>
        </w:rPr>
        <w:fldChar w:fldCharType="end"/>
      </w:r>
      <w:r w:rsidRPr="00B53339">
        <w:rPr>
          <w:rFonts w:ascii="Arial" w:hAnsi="Arial" w:cs="Arial"/>
          <w:i/>
          <w:iCs/>
          <w:noProof/>
        </w:rPr>
        <w:t>: Diagrama BPMN - Módulo de autenticación y administración de usuarios</w:t>
      </w:r>
      <w:bookmarkEnd w:id="35"/>
    </w:p>
    <w:p w14:paraId="1D3BD04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estudiantes</w:t>
      </w:r>
    </w:p>
    <w:p w14:paraId="1AB11FE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de matrícula se inicia cuando el personal autorizado registra la información personal del estudiante, valida la unicidad de la cédula y adjunta la documentación requerida; posteriormente, se selecciona un plan de pago y se confirma la matrícula, generando un código único y almacenando la información en el sistema.</w:t>
      </w:r>
    </w:p>
    <w:p w14:paraId="18210BE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matrícula, el estudiante puede acceder a su portal para consultar su avance académico, visualizar horas cumplidas y pendientes, y conocer su estado académico, cuando se completan todos los requisitos, el sistema habilita la descarga de un reporte de finalización.</w:t>
      </w:r>
    </w:p>
    <w:p w14:paraId="46D163F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9F5FC6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74CEC39D" wp14:editId="3B335074">
            <wp:extent cx="5759450" cy="3785235"/>
            <wp:effectExtent l="0" t="0" r="0" b="5715"/>
            <wp:docPr id="1657480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785235"/>
                    </a:xfrm>
                    <a:prstGeom prst="rect">
                      <a:avLst/>
                    </a:prstGeom>
                    <a:noFill/>
                    <a:ln>
                      <a:noFill/>
                    </a:ln>
                  </pic:spPr>
                </pic:pic>
              </a:graphicData>
            </a:graphic>
          </wp:inline>
        </w:drawing>
      </w:r>
    </w:p>
    <w:p w14:paraId="60D645D8" w14:textId="62FB2534" w:rsidR="00B53339" w:rsidRPr="00B53339" w:rsidRDefault="00B53339" w:rsidP="00B53339">
      <w:pPr>
        <w:spacing w:before="240" w:after="240" w:line="480" w:lineRule="auto"/>
        <w:jc w:val="both"/>
        <w:rPr>
          <w:rFonts w:ascii="Arial" w:hAnsi="Arial" w:cs="Arial"/>
          <w:i/>
          <w:iCs/>
          <w:noProof/>
        </w:rPr>
      </w:pPr>
      <w:bookmarkStart w:id="36" w:name="_Toc21998745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16</w:t>
      </w:r>
      <w:r w:rsidRPr="00B53339">
        <w:rPr>
          <w:rFonts w:ascii="Arial" w:hAnsi="Arial" w:cs="Arial"/>
          <w:noProof/>
        </w:rPr>
        <w:fldChar w:fldCharType="end"/>
      </w:r>
      <w:r w:rsidRPr="00B53339">
        <w:rPr>
          <w:rFonts w:ascii="Arial" w:hAnsi="Arial" w:cs="Arial"/>
          <w:i/>
          <w:iCs/>
          <w:noProof/>
        </w:rPr>
        <w:t>: Diagrama BPMN - Módulo de asignación de estudiantes</w:t>
      </w:r>
      <w:bookmarkEnd w:id="36"/>
    </w:p>
    <w:p w14:paraId="174252F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6675FCB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programación de clases prácticas inicia con la selección de fecha y hora en un calendario, el sistema valida de forma secuencial la disponibilidad del estudiante, instructor y vehículo, verificando pagos al día, horarios libres y condiciones operativas de los recursos.</w:t>
      </w:r>
    </w:p>
    <w:p w14:paraId="576BCAC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confirmados los recursos, el sistema registra la clase, asigna un código único y envía notificaciones automáticas a los involucrados, los instructores pueden consultar su calendario personal y registrar observaciones sobre el desempeño del estudiante, las cuales se almacenan como parte de su historial académico.</w:t>
      </w:r>
    </w:p>
    <w:p w14:paraId="5D4FCC4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595D77C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3AA233B4" wp14:editId="7BA657C1">
            <wp:extent cx="5759450" cy="4210050"/>
            <wp:effectExtent l="0" t="0" r="0" b="0"/>
            <wp:docPr id="3926407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210050"/>
                    </a:xfrm>
                    <a:prstGeom prst="rect">
                      <a:avLst/>
                    </a:prstGeom>
                    <a:noFill/>
                    <a:ln>
                      <a:noFill/>
                    </a:ln>
                  </pic:spPr>
                </pic:pic>
              </a:graphicData>
            </a:graphic>
          </wp:inline>
        </w:drawing>
      </w:r>
    </w:p>
    <w:p w14:paraId="71C98E12" w14:textId="77777777" w:rsidR="00B53339" w:rsidRPr="00B53339" w:rsidRDefault="00B53339" w:rsidP="00B53339">
      <w:pPr>
        <w:spacing w:before="240" w:after="240" w:line="480" w:lineRule="auto"/>
        <w:jc w:val="both"/>
        <w:rPr>
          <w:rFonts w:ascii="Arial" w:hAnsi="Arial" w:cs="Arial"/>
          <w:b/>
          <w:i/>
          <w:iCs/>
          <w:noProof/>
        </w:rPr>
      </w:pPr>
      <w:bookmarkStart w:id="37" w:name="_Toc219987456"/>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17</w:t>
      </w:r>
      <w:r w:rsidRPr="00B53339">
        <w:rPr>
          <w:rFonts w:ascii="Arial" w:hAnsi="Arial" w:cs="Arial"/>
          <w:noProof/>
        </w:rPr>
        <w:fldChar w:fldCharType="end"/>
      </w:r>
      <w:r w:rsidRPr="00B53339">
        <w:rPr>
          <w:rFonts w:ascii="Arial" w:hAnsi="Arial" w:cs="Arial"/>
          <w:i/>
          <w:iCs/>
          <w:noProof/>
        </w:rPr>
        <w:t>: Diagrama BPMN - Módulo de Asignaciones y Programación</w:t>
      </w:r>
      <w:bookmarkEnd w:id="37"/>
    </w:p>
    <w:p w14:paraId="5C5C34E2" w14:textId="77777777" w:rsidR="00B53339" w:rsidRPr="00B53339" w:rsidRDefault="00B53339" w:rsidP="00B53339">
      <w:pPr>
        <w:spacing w:before="240" w:after="240" w:line="480" w:lineRule="auto"/>
        <w:jc w:val="both"/>
        <w:rPr>
          <w:rFonts w:ascii="Arial" w:hAnsi="Arial" w:cs="Arial"/>
          <w:b/>
          <w:bCs/>
          <w:noProof/>
        </w:rPr>
      </w:pPr>
    </w:p>
    <w:p w14:paraId="5865B51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cobros</w:t>
      </w:r>
    </w:p>
    <w:p w14:paraId="50E212C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registro de pagos comienza con la búsqueda del estudiante y la visualización de su estado de cuenta; el personal autorizado selecciona el concepto a pagar, ingresa los datos de la transacción y el sistema valida montos, permitiendo pagos totales o parciales.</w:t>
      </w:r>
    </w:p>
    <w:p w14:paraId="0BF6E55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confirmación, el sistema registra el pago, actualiza los saldos y genera un comprobante; se notifica al estudiante, quien puede consultar y descargar sus comprobantes desde el portal.</w:t>
      </w:r>
    </w:p>
    <w:p w14:paraId="19C9D37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EC1416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mc:AlternateContent>
          <mc:Choice Requires="wps">
            <w:drawing>
              <wp:anchor distT="0" distB="0" distL="114300" distR="114300" simplePos="0" relativeHeight="251658241" behindDoc="0" locked="0" layoutInCell="1" allowOverlap="1" wp14:anchorId="37817F60" wp14:editId="7E004DE1">
                <wp:simplePos x="0" y="0"/>
                <wp:positionH relativeFrom="column">
                  <wp:posOffset>5049693</wp:posOffset>
                </wp:positionH>
                <wp:positionV relativeFrom="paragraph">
                  <wp:posOffset>3569392</wp:posOffset>
                </wp:positionV>
                <wp:extent cx="270164" cy="263237"/>
                <wp:effectExtent l="0" t="0" r="15875" b="22860"/>
                <wp:wrapNone/>
                <wp:docPr id="2043351903" name="Elipse 4"/>
                <wp:cNvGraphicFramePr/>
                <a:graphic xmlns:a="http://schemas.openxmlformats.org/drawingml/2006/main">
                  <a:graphicData uri="http://schemas.microsoft.com/office/word/2010/wordprocessingShape">
                    <wps:wsp>
                      <wps:cNvSpPr/>
                      <wps:spPr>
                        <a:xfrm>
                          <a:off x="0" y="0"/>
                          <a:ext cx="270164" cy="26323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7590AA85">
              <v:oval id="Elipse 4" style="position:absolute;margin-left:397.6pt;margin-top:281.05pt;width:21.25pt;height:20.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c0504d [3205]" strokeweight="2pt" w14:anchorId="40A42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"/>
            </w:pict>
          </mc:Fallback>
        </mc:AlternateContent>
      </w:r>
      <w:r w:rsidRPr="00B53339">
        <w:rPr>
          <w:rFonts w:ascii="Arial" w:hAnsi="Arial" w:cs="Arial"/>
          <w:noProof/>
        </w:rPr>
        <mc:AlternateContent>
          <mc:Choice Requires="wps">
            <w:drawing>
              <wp:anchor distT="0" distB="0" distL="114300" distR="114300" simplePos="0" relativeHeight="251658240" behindDoc="0" locked="0" layoutInCell="1" allowOverlap="1" wp14:anchorId="6CB89FEE" wp14:editId="01DC5C95">
                <wp:simplePos x="0" y="0"/>
                <wp:positionH relativeFrom="column">
                  <wp:posOffset>4849206</wp:posOffset>
                </wp:positionH>
                <wp:positionV relativeFrom="paragraph">
                  <wp:posOffset>3486843</wp:posOffset>
                </wp:positionV>
                <wp:extent cx="879764" cy="450272"/>
                <wp:effectExtent l="0" t="0" r="15875" b="26035"/>
                <wp:wrapNone/>
                <wp:docPr id="455554699" name="Rectángulo 3"/>
                <wp:cNvGraphicFramePr/>
                <a:graphic xmlns:a="http://schemas.openxmlformats.org/drawingml/2006/main">
                  <a:graphicData uri="http://schemas.microsoft.com/office/word/2010/wordprocessingShape">
                    <wps:wsp>
                      <wps:cNvSpPr/>
                      <wps:spPr>
                        <a:xfrm>
                          <a:off x="0" y="0"/>
                          <a:ext cx="879764" cy="450272"/>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3D284339">
              <v:rect id="Rectángulo 3" style="position:absolute;margin-left:381.85pt;margin-top:274.55pt;width:69.25pt;height:3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2pt" w14:anchorId="4379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"/>
            </w:pict>
          </mc:Fallback>
        </mc:AlternateContent>
      </w:r>
      <w:r w:rsidRPr="00B53339">
        <w:rPr>
          <w:rFonts w:ascii="Arial" w:hAnsi="Arial" w:cs="Arial"/>
          <w:noProof/>
        </w:rPr>
        <w:drawing>
          <wp:inline distT="0" distB="0" distL="0" distR="0" wp14:anchorId="7DD881FD" wp14:editId="75FFBA26">
            <wp:extent cx="5759450" cy="4035425"/>
            <wp:effectExtent l="0" t="0" r="0" b="3175"/>
            <wp:docPr id="14428892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35425"/>
                    </a:xfrm>
                    <a:prstGeom prst="rect">
                      <a:avLst/>
                    </a:prstGeom>
                    <a:noFill/>
                    <a:ln>
                      <a:noFill/>
                    </a:ln>
                  </pic:spPr>
                </pic:pic>
              </a:graphicData>
            </a:graphic>
          </wp:inline>
        </w:drawing>
      </w:r>
    </w:p>
    <w:p w14:paraId="06F81FB0" w14:textId="77777777" w:rsidR="00B53339" w:rsidRPr="00B53339" w:rsidRDefault="00B53339" w:rsidP="00B53339">
      <w:pPr>
        <w:spacing w:before="240" w:after="240" w:line="480" w:lineRule="auto"/>
        <w:jc w:val="both"/>
        <w:rPr>
          <w:rFonts w:ascii="Arial" w:hAnsi="Arial" w:cs="Arial"/>
          <w:i/>
          <w:iCs/>
          <w:noProof/>
        </w:rPr>
      </w:pPr>
      <w:bookmarkStart w:id="38" w:name="_Toc219987457"/>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18</w:t>
      </w:r>
      <w:r w:rsidRPr="00B53339">
        <w:rPr>
          <w:rFonts w:ascii="Arial" w:hAnsi="Arial" w:cs="Arial"/>
          <w:noProof/>
        </w:rPr>
        <w:fldChar w:fldCharType="end"/>
      </w:r>
      <w:r w:rsidRPr="00B53339">
        <w:rPr>
          <w:rFonts w:ascii="Arial" w:hAnsi="Arial" w:cs="Arial"/>
          <w:i/>
          <w:iCs/>
          <w:noProof/>
        </w:rPr>
        <w:t>: Diagrama BPMN - Módulo de cobros y administración financiera</w:t>
      </w:r>
      <w:bookmarkEnd w:id="38"/>
    </w:p>
    <w:p w14:paraId="77E446D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0B7E0D1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generación de reportes se inicia cuando el usuario selecciona el tipo de reporte y define filtros como rangos de fechas, estados y categorías, el sistema consolida información proveniente de distintos microservicios y calcula métricas relevantes según los criterios definidos.</w:t>
      </w:r>
    </w:p>
    <w:p w14:paraId="7DC89EF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pueden visualizarse en pantalla o exportarse en formatos PDF o Excel; además, el sistema ofrece un panel ejecutivo con indicadores clave que se actualizan periódicamente, proporcionando una visión consolidada del estado operativo.</w:t>
      </w:r>
    </w:p>
    <w:p w14:paraId="1488513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4CA1586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E9542A8" wp14:editId="6F2B14CC">
            <wp:extent cx="5759450" cy="2595880"/>
            <wp:effectExtent l="0" t="0" r="0" b="0"/>
            <wp:docPr id="5013782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95880"/>
                    </a:xfrm>
                    <a:prstGeom prst="rect">
                      <a:avLst/>
                    </a:prstGeom>
                    <a:noFill/>
                    <a:ln>
                      <a:noFill/>
                    </a:ln>
                  </pic:spPr>
                </pic:pic>
              </a:graphicData>
            </a:graphic>
          </wp:inline>
        </w:drawing>
      </w:r>
    </w:p>
    <w:p w14:paraId="64C9D0BE" w14:textId="77777777" w:rsidR="00B53339" w:rsidRPr="00B53339" w:rsidRDefault="00B53339" w:rsidP="00B53339">
      <w:pPr>
        <w:spacing w:before="240" w:after="240" w:line="480" w:lineRule="auto"/>
        <w:jc w:val="both"/>
        <w:rPr>
          <w:rFonts w:ascii="Arial" w:hAnsi="Arial" w:cs="Arial"/>
          <w:i/>
          <w:iCs/>
          <w:noProof/>
        </w:rPr>
      </w:pPr>
      <w:bookmarkStart w:id="39" w:name="_Toc219987458"/>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19</w:t>
      </w:r>
      <w:r w:rsidRPr="00B53339">
        <w:rPr>
          <w:rFonts w:ascii="Arial" w:hAnsi="Arial" w:cs="Arial"/>
          <w:noProof/>
        </w:rPr>
        <w:fldChar w:fldCharType="end"/>
      </w:r>
      <w:r w:rsidRPr="00B53339">
        <w:rPr>
          <w:rFonts w:ascii="Arial" w:hAnsi="Arial" w:cs="Arial"/>
          <w:i/>
          <w:iCs/>
          <w:noProof/>
        </w:rPr>
        <w:t>: Diagrama BPMN - Módulo de Reportes y Analítica</w:t>
      </w:r>
      <w:bookmarkEnd w:id="39"/>
    </w:p>
    <w:p w14:paraId="2D59FAFE" w14:textId="77777777" w:rsidR="00B53339" w:rsidRPr="00B53339" w:rsidRDefault="00B53339" w:rsidP="00B53339">
      <w:pPr>
        <w:spacing w:before="240" w:after="240" w:line="480" w:lineRule="auto"/>
        <w:jc w:val="both"/>
        <w:rPr>
          <w:rFonts w:ascii="Arial" w:hAnsi="Arial" w:cs="Arial"/>
          <w:noProof/>
        </w:rPr>
      </w:pPr>
    </w:p>
    <w:p w14:paraId="6FFEA050"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1659063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módulo funciona de forma transversal mediante eventos asincrónicos. Cuando ocurren acciones relevantes como matrículas, programación de clases o pagos, el sistema genera notificaciones automáticas enviadas por correo electrónico a los usuarios correspondientes.</w:t>
      </w:r>
    </w:p>
    <w:p w14:paraId="704F334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También se contemplan notificaciones programadas, alertas por vencimientos y envíos masivos personalizados, todos los envíos quedan registrados con su estado, permitiendo reintentos automáticos y control sobre la entrega de los mensajes.</w:t>
      </w:r>
    </w:p>
    <w:p w14:paraId="296F34D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diagrama de proceso ilustra el sistema de notificaciones distribuido en seis capas: Instructor/Sistema, Tema de Locaciones, Validación de Notificaciones, Proveedor de SMTP, Guardado de Historial y Email/Sist. En Aplicación.</w:t>
      </w:r>
    </w:p>
    <w:p w14:paraId="2A49D98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validación consume estos eventos, procesa las solicitudes, identifica el tipo de notificación, obtiene la plantilla HTML y extrae los datos correspondientes. Construye un mensaje personalizado y valida si se adjuntan archivos adicionales; si es así, genera un PDF </w:t>
      </w:r>
      <w:r w:rsidRPr="00B53339">
        <w:rPr>
          <w:rFonts w:ascii="Arial" w:hAnsi="Arial" w:cs="Arial"/>
          <w:noProof/>
        </w:rPr>
        <w:lastRenderedPageBreak/>
        <w:t>como archivo adjunto. Prepara los datos finales (destinatario, asunto) y utiliza el proveedor SMTP para enviar el correo electrónico.</w:t>
      </w:r>
    </w:p>
    <w:p w14:paraId="6E2A81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FB728E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2C9DA5B" wp14:editId="74CAC5D3">
            <wp:extent cx="5759450" cy="3980815"/>
            <wp:effectExtent l="0" t="0" r="0" b="635"/>
            <wp:docPr id="34187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80815"/>
                    </a:xfrm>
                    <a:prstGeom prst="rect">
                      <a:avLst/>
                    </a:prstGeom>
                    <a:noFill/>
                    <a:ln>
                      <a:noFill/>
                    </a:ln>
                  </pic:spPr>
                </pic:pic>
              </a:graphicData>
            </a:graphic>
          </wp:inline>
        </w:drawing>
      </w:r>
    </w:p>
    <w:p w14:paraId="60A9D7B3" w14:textId="77777777" w:rsidR="00B53339" w:rsidRPr="00B53339" w:rsidRDefault="00B53339" w:rsidP="00B53339">
      <w:pPr>
        <w:spacing w:before="240" w:after="240" w:line="480" w:lineRule="auto"/>
        <w:jc w:val="both"/>
        <w:rPr>
          <w:rFonts w:ascii="Arial" w:hAnsi="Arial" w:cs="Arial"/>
          <w:i/>
          <w:iCs/>
          <w:noProof/>
        </w:rPr>
      </w:pPr>
      <w:bookmarkStart w:id="40" w:name="_Toc219987459"/>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20</w:t>
      </w:r>
      <w:r w:rsidRPr="00B53339">
        <w:rPr>
          <w:rFonts w:ascii="Arial" w:hAnsi="Arial" w:cs="Arial"/>
          <w:noProof/>
        </w:rPr>
        <w:fldChar w:fldCharType="end"/>
      </w:r>
      <w:r w:rsidRPr="00B53339">
        <w:rPr>
          <w:rFonts w:ascii="Arial" w:hAnsi="Arial" w:cs="Arial"/>
          <w:i/>
          <w:iCs/>
          <w:noProof/>
        </w:rPr>
        <w:t>: Diagrama BPMN - Módulo de Notificaciones</w:t>
      </w:r>
      <w:bookmarkEnd w:id="40"/>
    </w:p>
    <w:p w14:paraId="6EC4D281"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t>Prototipo de media fidelidad</w:t>
      </w:r>
    </w:p>
    <w:p w14:paraId="0FCC8EF6"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Pantalla de login</w:t>
      </w:r>
    </w:p>
    <w:p w14:paraId="35951CA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autenticación (Todos los Usuarios):</w:t>
      </w:r>
    </w:p>
    <w:p w14:paraId="34790FB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Ingresar al sistema mediante usuario o correo electrónico y contraseña.</w:t>
      </w:r>
    </w:p>
    <w:p w14:paraId="235D4357"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Recuperar contraseña olvidada mediante enlace enviado al correo electrónico registrado.</w:t>
      </w:r>
    </w:p>
    <w:p w14:paraId="4BED223E"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lastRenderedPageBreak/>
        <w:t>Seleccionar opción "Recordar mis credenciales" para mantener la sesión activa.</w:t>
      </w:r>
    </w:p>
    <w:p w14:paraId="634782D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Acceder directamente como estudiante mediante enlace alternativo.</w:t>
      </w:r>
    </w:p>
    <w:p w14:paraId="4973FFB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02253E5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21417A8" wp14:editId="77DC4000">
            <wp:extent cx="4320000" cy="2810235"/>
            <wp:effectExtent l="0" t="0" r="4445" b="9525"/>
            <wp:docPr id="4354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32" name=""/>
                    <pic:cNvPicPr/>
                  </pic:nvPicPr>
                  <pic:blipFill>
                    <a:blip r:embed="rId36"/>
                    <a:stretch>
                      <a:fillRect/>
                    </a:stretch>
                  </pic:blipFill>
                  <pic:spPr>
                    <a:xfrm>
                      <a:off x="0" y="0"/>
                      <a:ext cx="4320000" cy="2810235"/>
                    </a:xfrm>
                    <a:prstGeom prst="rect">
                      <a:avLst/>
                    </a:prstGeom>
                  </pic:spPr>
                </pic:pic>
              </a:graphicData>
            </a:graphic>
          </wp:inline>
        </w:drawing>
      </w:r>
    </w:p>
    <w:p w14:paraId="69D52795" w14:textId="77777777" w:rsidR="00B53339" w:rsidRPr="00B53339" w:rsidRDefault="00B53339" w:rsidP="00B53339">
      <w:pPr>
        <w:spacing w:before="240" w:after="240" w:line="480" w:lineRule="auto"/>
        <w:jc w:val="both"/>
        <w:rPr>
          <w:rFonts w:ascii="Arial" w:hAnsi="Arial" w:cs="Arial"/>
          <w:i/>
          <w:iCs/>
          <w:noProof/>
        </w:rPr>
      </w:pPr>
      <w:bookmarkStart w:id="41" w:name="_Toc219987460"/>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21</w:t>
      </w:r>
      <w:r w:rsidRPr="00B53339">
        <w:rPr>
          <w:rFonts w:ascii="Arial" w:hAnsi="Arial" w:cs="Arial"/>
          <w:noProof/>
        </w:rPr>
        <w:fldChar w:fldCharType="end"/>
      </w:r>
      <w:r w:rsidRPr="00B53339">
        <w:rPr>
          <w:rFonts w:ascii="Arial" w:hAnsi="Arial" w:cs="Arial"/>
          <w:i/>
          <w:iCs/>
          <w:noProof/>
        </w:rPr>
        <w:t>: Prototipo de Media Fidelidad - Pantalla de Login</w:t>
      </w:r>
      <w:bookmarkEnd w:id="41"/>
    </w:p>
    <w:p w14:paraId="315C5DC4" w14:textId="77777777" w:rsidR="00B53339" w:rsidRPr="00B53339" w:rsidRDefault="00B53339" w:rsidP="00B53339">
      <w:pPr>
        <w:spacing w:before="240" w:after="240" w:line="480" w:lineRule="auto"/>
        <w:jc w:val="both"/>
        <w:rPr>
          <w:rFonts w:ascii="Arial" w:hAnsi="Arial" w:cs="Arial"/>
          <w:noProof/>
        </w:rPr>
      </w:pPr>
    </w:p>
    <w:p w14:paraId="3F86027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Dashboard principal</w:t>
      </w:r>
    </w:p>
    <w:p w14:paraId="131A70E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dashboard (Personal Administrativo):</w:t>
      </w:r>
    </w:p>
    <w:p w14:paraId="7869C1D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Visualizar indicadores clave de desempeño (KPIs) en tiempo real: estudiantes activos, clases programadas del día, vehículos disponibles e ingresos mensuales.</w:t>
      </w:r>
    </w:p>
    <w:p w14:paraId="0C3EBF09"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Consultar gráfico de actividad reciente con matrículas semanales.</w:t>
      </w:r>
    </w:p>
    <w:p w14:paraId="5E33730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Revisar alertas y notificaciones importantes del sistema sobre vencimientos, mantenimientos y actividades pendientes.</w:t>
      </w:r>
    </w:p>
    <w:p w14:paraId="76D13E5D"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lastRenderedPageBreak/>
        <w:t>Acceder rápidamente a funciones principales mediante botones de acciones: matricular estudiante, programar clase, registrar pago y generar reportes.</w:t>
      </w:r>
    </w:p>
    <w:p w14:paraId="54528007"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Navegar entre módulos del sistema mediante menú lateral.</w:t>
      </w:r>
    </w:p>
    <w:p w14:paraId="7C066B5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D5046B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57903423" wp14:editId="522D1188">
            <wp:extent cx="4319301" cy="2747645"/>
            <wp:effectExtent l="0" t="0" r="5080" b="0"/>
            <wp:docPr id="17222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2209" name=""/>
                    <pic:cNvPicPr/>
                  </pic:nvPicPr>
                  <pic:blipFill rotWithShape="1">
                    <a:blip r:embed="rId37"/>
                    <a:srcRect t="8559"/>
                    <a:stretch>
                      <a:fillRect/>
                    </a:stretch>
                  </pic:blipFill>
                  <pic:spPr bwMode="auto">
                    <a:xfrm>
                      <a:off x="0" y="0"/>
                      <a:ext cx="4320000" cy="2748089"/>
                    </a:xfrm>
                    <a:prstGeom prst="rect">
                      <a:avLst/>
                    </a:prstGeom>
                    <a:ln>
                      <a:noFill/>
                    </a:ln>
                    <a:extLst>
                      <a:ext uri="{53640926-AAD7-44D8-BBD7-CCE9431645EC}">
                        <a14:shadowObscured xmlns:a14="http://schemas.microsoft.com/office/drawing/2010/main"/>
                      </a:ext>
                    </a:extLst>
                  </pic:spPr>
                </pic:pic>
              </a:graphicData>
            </a:graphic>
          </wp:inline>
        </w:drawing>
      </w:r>
    </w:p>
    <w:p w14:paraId="2BB6969B" w14:textId="77777777" w:rsidR="00B53339" w:rsidRPr="00B53339" w:rsidRDefault="00B53339" w:rsidP="00B53339">
      <w:pPr>
        <w:spacing w:before="240" w:after="240" w:line="480" w:lineRule="auto"/>
        <w:jc w:val="both"/>
        <w:rPr>
          <w:rFonts w:ascii="Arial" w:hAnsi="Arial" w:cs="Arial"/>
          <w:i/>
          <w:iCs/>
          <w:noProof/>
        </w:rPr>
      </w:pPr>
      <w:bookmarkStart w:id="42" w:name="_Toc21998746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22</w:t>
      </w:r>
      <w:r w:rsidRPr="00B53339">
        <w:rPr>
          <w:rFonts w:ascii="Arial" w:hAnsi="Arial" w:cs="Arial"/>
          <w:noProof/>
        </w:rPr>
        <w:fldChar w:fldCharType="end"/>
      </w:r>
      <w:r w:rsidRPr="00B53339">
        <w:rPr>
          <w:rFonts w:ascii="Arial" w:hAnsi="Arial" w:cs="Arial"/>
          <w:i/>
          <w:iCs/>
          <w:noProof/>
        </w:rPr>
        <w:t>: Prototipo de Media Fidelidad - Dashboard Principal (Personal Administrativo)</w:t>
      </w:r>
      <w:bookmarkEnd w:id="42"/>
    </w:p>
    <w:p w14:paraId="16BC78E6" w14:textId="77777777" w:rsidR="00B53339" w:rsidRPr="00B53339" w:rsidRDefault="00B53339" w:rsidP="00B53339">
      <w:pPr>
        <w:spacing w:before="240" w:after="240" w:line="480" w:lineRule="auto"/>
        <w:jc w:val="both"/>
        <w:rPr>
          <w:rFonts w:ascii="Arial" w:hAnsi="Arial" w:cs="Arial"/>
          <w:noProof/>
        </w:rPr>
      </w:pPr>
    </w:p>
    <w:p w14:paraId="5776D90F"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Formulario de matrícula de estudiante</w:t>
      </w:r>
    </w:p>
    <w:p w14:paraId="0571F58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estudiantes (Personal Administrativo):</w:t>
      </w:r>
    </w:p>
    <w:p w14:paraId="7FE63202"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Matricular nuevo estudiante completando datos personales: cédula, nombres, apellidos, fecha de nacimiento, dirección, ciudad, teléfono y correo electrónico.</w:t>
      </w:r>
    </w:p>
    <w:p w14:paraId="3D19665F"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Seleccionar tipo de licencia a obtener y asignar estado inicial del estudiante.</w:t>
      </w:r>
    </w:p>
    <w:p w14:paraId="127916DE"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Cargar documentación requerida: copia de cédula, certificado médico y fotografía tamaño carnet.</w:t>
      </w:r>
    </w:p>
    <w:p w14:paraId="4A6EF9A5"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lastRenderedPageBreak/>
        <w:t>Seleccionar plan de pago entre las opciones disponibles: Plan Completo (teoría + práctica), Plan Práctico (solo práctica) o Plan Personalizado.</w:t>
      </w:r>
    </w:p>
    <w:p w14:paraId="1E6C1539"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Visualizar barra de progreso del proceso de matrícula en tres etapas: Datos Personales, Documentación y Plan de Pago.</w:t>
      </w:r>
    </w:p>
    <w:p w14:paraId="3376DCDC"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Confirmar matrícula para generar código único de estudiante y enviar correo de bienvenida automático.</w:t>
      </w:r>
    </w:p>
    <w:p w14:paraId="7203C3C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579A92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606810C" wp14:editId="62917FC0">
            <wp:extent cx="4319729" cy="3380856"/>
            <wp:effectExtent l="0" t="0" r="5080" b="0"/>
            <wp:docPr id="141746460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4604" name="Imagen 1" descr="Una captura de pantalla de una red social&#10;&#10;El contenido generado por IA puede ser incorrecto."/>
                    <pic:cNvPicPr/>
                  </pic:nvPicPr>
                  <pic:blipFill rotWithShape="1">
                    <a:blip r:embed="rId38"/>
                    <a:srcRect t="6692"/>
                    <a:stretch>
                      <a:fillRect/>
                    </a:stretch>
                  </pic:blipFill>
                  <pic:spPr bwMode="auto">
                    <a:xfrm>
                      <a:off x="0" y="0"/>
                      <a:ext cx="4320000" cy="3381068"/>
                    </a:xfrm>
                    <a:prstGeom prst="rect">
                      <a:avLst/>
                    </a:prstGeom>
                    <a:ln>
                      <a:noFill/>
                    </a:ln>
                    <a:extLst>
                      <a:ext uri="{53640926-AAD7-44D8-BBD7-CCE9431645EC}">
                        <a14:shadowObscured xmlns:a14="http://schemas.microsoft.com/office/drawing/2010/main"/>
                      </a:ext>
                    </a:extLst>
                  </pic:spPr>
                </pic:pic>
              </a:graphicData>
            </a:graphic>
          </wp:inline>
        </w:drawing>
      </w:r>
    </w:p>
    <w:p w14:paraId="775B9961" w14:textId="77777777" w:rsidR="00B53339" w:rsidRPr="00B53339" w:rsidRDefault="00B53339" w:rsidP="00B53339">
      <w:pPr>
        <w:spacing w:before="240" w:after="240" w:line="480" w:lineRule="auto"/>
        <w:jc w:val="both"/>
        <w:rPr>
          <w:rFonts w:ascii="Arial" w:hAnsi="Arial" w:cs="Arial"/>
          <w:i/>
          <w:iCs/>
          <w:noProof/>
        </w:rPr>
      </w:pPr>
      <w:bookmarkStart w:id="43" w:name="_Toc219987462"/>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23</w:t>
      </w:r>
      <w:r w:rsidRPr="00B53339">
        <w:rPr>
          <w:rFonts w:ascii="Arial" w:hAnsi="Arial" w:cs="Arial"/>
          <w:noProof/>
        </w:rPr>
        <w:fldChar w:fldCharType="end"/>
      </w:r>
      <w:r w:rsidRPr="00B53339">
        <w:rPr>
          <w:rFonts w:ascii="Arial" w:hAnsi="Arial" w:cs="Arial"/>
          <w:i/>
          <w:iCs/>
          <w:noProof/>
        </w:rPr>
        <w:t>: Prototipo de Media Fidelidad - Formulario de Matrícula de Estudiante</w:t>
      </w:r>
      <w:bookmarkEnd w:id="43"/>
    </w:p>
    <w:p w14:paraId="10181860" w14:textId="77777777" w:rsidR="00B53339" w:rsidRPr="00B53339" w:rsidRDefault="00B53339" w:rsidP="00B53339">
      <w:pPr>
        <w:spacing w:before="240" w:after="240" w:line="480" w:lineRule="auto"/>
        <w:jc w:val="both"/>
        <w:rPr>
          <w:rFonts w:ascii="Arial" w:hAnsi="Arial" w:cs="Arial"/>
          <w:noProof/>
        </w:rPr>
      </w:pPr>
    </w:p>
    <w:p w14:paraId="076BD15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 Mantenimiento y control de vehículos</w:t>
      </w:r>
    </w:p>
    <w:p w14:paraId="4E4B1F3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vehículos (Personal Administrativo):</w:t>
      </w:r>
    </w:p>
    <w:p w14:paraId="32F88F2A"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lastRenderedPageBreak/>
        <w:t>Registrar nuevo vehículo en la flota de la escuela.</w:t>
      </w:r>
    </w:p>
    <w:p w14:paraId="04991B79"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estadísticas rápidas de la flota: total de vehículos, vehículos disponibles, vehículos en mantenimiento y alertas activas.</w:t>
      </w:r>
    </w:p>
    <w:p w14:paraId="00BFA2F0"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Visualizar listado completo de vehículos con información detallada: placa, modelo, año, estado, kilometraje, próximo mantenimiento y fecha de vencimiento del SOAT.</w:t>
      </w:r>
    </w:p>
    <w:p w14:paraId="52DA8A95"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Identificar vehículos con alertas mediante resaltada visual de filas con advertencias.</w:t>
      </w:r>
    </w:p>
    <w:p w14:paraId="25035537"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detalle completo del vehículo seleccionado: características técnicas, historial de mantenimiento y estado de documentación.</w:t>
      </w:r>
    </w:p>
    <w:p w14:paraId="0BE8F12E"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Programar mantenimientos preventivos y correctivos desde el panel de detalle.</w:t>
      </w:r>
    </w:p>
    <w:p w14:paraId="02792F2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Revisar alertas activas de vencimientos de SOAT, revisiones técnicas y mantenimientos próximos.</w:t>
      </w:r>
    </w:p>
    <w:p w14:paraId="7E12C2E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Modificar estado de vehículos entre: Disponible, En Mantenimiento y Fuera de Servicio.</w:t>
      </w:r>
    </w:p>
    <w:p w14:paraId="30CC330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4CE379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02DED327" wp14:editId="39572FF2">
            <wp:extent cx="4320000" cy="2928598"/>
            <wp:effectExtent l="0" t="0" r="4445" b="5715"/>
            <wp:docPr id="6821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1878" name=""/>
                    <pic:cNvPicPr/>
                  </pic:nvPicPr>
                  <pic:blipFill>
                    <a:blip r:embed="rId39"/>
                    <a:stretch>
                      <a:fillRect/>
                    </a:stretch>
                  </pic:blipFill>
                  <pic:spPr>
                    <a:xfrm>
                      <a:off x="0" y="0"/>
                      <a:ext cx="4320000" cy="2928598"/>
                    </a:xfrm>
                    <a:prstGeom prst="rect">
                      <a:avLst/>
                    </a:prstGeom>
                  </pic:spPr>
                </pic:pic>
              </a:graphicData>
            </a:graphic>
          </wp:inline>
        </w:drawing>
      </w:r>
    </w:p>
    <w:p w14:paraId="16373722" w14:textId="77777777" w:rsidR="00B53339" w:rsidRPr="00B53339" w:rsidRDefault="00B53339" w:rsidP="00B53339">
      <w:pPr>
        <w:spacing w:before="240" w:after="240" w:line="480" w:lineRule="auto"/>
        <w:jc w:val="both"/>
        <w:rPr>
          <w:rFonts w:ascii="Arial" w:hAnsi="Arial" w:cs="Arial"/>
          <w:i/>
          <w:iCs/>
          <w:noProof/>
        </w:rPr>
      </w:pPr>
      <w:bookmarkStart w:id="44" w:name="_Toc219987463"/>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24</w:t>
      </w:r>
      <w:r w:rsidRPr="00B53339">
        <w:rPr>
          <w:rFonts w:ascii="Arial" w:hAnsi="Arial" w:cs="Arial"/>
          <w:noProof/>
        </w:rPr>
        <w:fldChar w:fldCharType="end"/>
      </w:r>
      <w:r w:rsidRPr="00B53339">
        <w:rPr>
          <w:rFonts w:ascii="Arial" w:hAnsi="Arial" w:cs="Arial"/>
          <w:i/>
          <w:iCs/>
          <w:noProof/>
        </w:rPr>
        <w:t>: Prototipo de Media Fidelidad - Módulo de Vehículos</w:t>
      </w:r>
      <w:bookmarkEnd w:id="44"/>
    </w:p>
    <w:p w14:paraId="5F4ACB52" w14:textId="77777777" w:rsidR="00B53339" w:rsidRPr="00B53339" w:rsidRDefault="00B53339" w:rsidP="00B53339">
      <w:pPr>
        <w:spacing w:before="240" w:after="240" w:line="480" w:lineRule="auto"/>
        <w:jc w:val="both"/>
        <w:rPr>
          <w:rFonts w:ascii="Arial" w:hAnsi="Arial" w:cs="Arial"/>
          <w:noProof/>
        </w:rPr>
      </w:pPr>
    </w:p>
    <w:p w14:paraId="5366FCED"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3101FEC5"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lastRenderedPageBreak/>
        <w:t>Programar clase práctica</w:t>
      </w:r>
    </w:p>
    <w:p w14:paraId="349789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asignaciones (Personal Administrativo):</w:t>
      </w:r>
    </w:p>
    <w:p w14:paraId="349267E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fecha de la clase práctica mediante calendario mensual visual.</w:t>
      </w:r>
    </w:p>
    <w:p w14:paraId="6FA965A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Visualizar clases ya programadas directamente en el calendario con indicadores de cantidad.</w:t>
      </w:r>
    </w:p>
    <w:p w14:paraId="50ADBC3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Definir hora de inicio y duración de la clase práctica.</w:t>
      </w:r>
    </w:p>
    <w:p w14:paraId="341A7042"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Buscar y seleccionar estudiante verificando automáticamente su estado de pagos.</w:t>
      </w:r>
    </w:p>
    <w:p w14:paraId="75516B7D"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Consultar lista de instructores disponibles para la fecha y hora seleccionada con información de carga horaria actual.</w:t>
      </w:r>
    </w:p>
    <w:p w14:paraId="4F95A09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instructor disponible visualizando su información: nombre completo, tipos de licencia que imparte y número de clases programadas del día.</w:t>
      </w:r>
    </w:p>
    <w:p w14:paraId="3A3F4070"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Elegir vehículo disponible entre las opciones mostradas con detalles técnicos: placa, modelo, año, color, tipo de transmisión, kilometraje y estado del SOAT.</w:t>
      </w:r>
    </w:p>
    <w:p w14:paraId="2797D245"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Validar automáticamente disponibilidad de todos los recursos antes de confirmar la programación.</w:t>
      </w:r>
    </w:p>
    <w:p w14:paraId="066A62C8"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Agregar observaciones opcionales sobre la clase.</w:t>
      </w:r>
    </w:p>
    <w:p w14:paraId="3A5C5199"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Confirmar programación para enviar notificaciones automáticas por correo electrónico al estudiante y al instructor asignado.</w:t>
      </w:r>
    </w:p>
    <w:p w14:paraId="02B3243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D8200D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0D73A45" wp14:editId="3BE3545D">
            <wp:extent cx="4320000" cy="3188184"/>
            <wp:effectExtent l="0" t="0" r="4445" b="0"/>
            <wp:docPr id="16931473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7323" name="Imagen 1" descr="Interfaz de usuario gráfica&#10;&#10;El contenido generado por IA puede ser incorrecto."/>
                    <pic:cNvPicPr/>
                  </pic:nvPicPr>
                  <pic:blipFill>
                    <a:blip r:embed="rId40"/>
                    <a:stretch>
                      <a:fillRect/>
                    </a:stretch>
                  </pic:blipFill>
                  <pic:spPr>
                    <a:xfrm>
                      <a:off x="0" y="0"/>
                      <a:ext cx="4320000" cy="3188184"/>
                    </a:xfrm>
                    <a:prstGeom prst="rect">
                      <a:avLst/>
                    </a:prstGeom>
                  </pic:spPr>
                </pic:pic>
              </a:graphicData>
            </a:graphic>
          </wp:inline>
        </w:drawing>
      </w:r>
    </w:p>
    <w:p w14:paraId="6F67194A" w14:textId="77777777" w:rsidR="00B53339" w:rsidRPr="00B53339" w:rsidRDefault="00B53339" w:rsidP="00B53339">
      <w:pPr>
        <w:spacing w:before="240" w:after="240" w:line="480" w:lineRule="auto"/>
        <w:jc w:val="both"/>
        <w:rPr>
          <w:rFonts w:ascii="Arial" w:hAnsi="Arial" w:cs="Arial"/>
          <w:i/>
          <w:iCs/>
          <w:noProof/>
        </w:rPr>
      </w:pPr>
      <w:bookmarkStart w:id="45" w:name="_Toc21998746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25</w:t>
      </w:r>
      <w:r w:rsidRPr="00B53339">
        <w:rPr>
          <w:rFonts w:ascii="Arial" w:hAnsi="Arial" w:cs="Arial"/>
          <w:noProof/>
        </w:rPr>
        <w:fldChar w:fldCharType="end"/>
      </w:r>
      <w:r w:rsidRPr="00B53339">
        <w:rPr>
          <w:rFonts w:ascii="Arial" w:hAnsi="Arial" w:cs="Arial"/>
          <w:i/>
          <w:iCs/>
          <w:noProof/>
        </w:rPr>
        <w:t>: Prototipo de Media Fidelidad - Programar Clase Práctica</w:t>
      </w:r>
      <w:bookmarkEnd w:id="45"/>
    </w:p>
    <w:p w14:paraId="61420CEA" w14:textId="77777777" w:rsidR="00B53339" w:rsidRPr="00B53339" w:rsidRDefault="00B53339" w:rsidP="00B53339">
      <w:pPr>
        <w:spacing w:before="240" w:after="240" w:line="480" w:lineRule="auto"/>
        <w:jc w:val="both"/>
        <w:rPr>
          <w:rFonts w:ascii="Arial" w:hAnsi="Arial" w:cs="Arial"/>
          <w:noProof/>
        </w:rPr>
      </w:pPr>
    </w:p>
    <w:p w14:paraId="3DF64F8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Registro de pago de estudiante</w:t>
      </w:r>
    </w:p>
    <w:p w14:paraId="2D5635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cobros (Personal Administrativo):</w:t>
      </w:r>
    </w:p>
    <w:p w14:paraId="5F4F5D91"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Buscar estudiante por cédula, código o nombre para registrar su pago.</w:t>
      </w:r>
    </w:p>
    <w:p w14:paraId="02C57D5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estudiante de los resultados de búsqueda.</w:t>
      </w:r>
    </w:p>
    <w:p w14:paraId="6D670BA9"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Visualizar estado de cuenta completo del estudiante con tabla detallada de conceptos: descripción, valor total, monto pagado y saldo pendiente.</w:t>
      </w:r>
    </w:p>
    <w:p w14:paraId="2537390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Consultar total pendiente consolidado y fecha del último pago registrado.</w:t>
      </w:r>
    </w:p>
    <w:p w14:paraId="52946C6E"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Acceder al historial completo de pagos del estudiante.</w:t>
      </w:r>
    </w:p>
    <w:p w14:paraId="2310A77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concepto específico a pagar entre las opciones con saldo pendiente.</w:t>
      </w:r>
    </w:p>
    <w:p w14:paraId="50F4F1C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Ingresar monto del pago y seleccionar tipo: pago completo o pago parcial.</w:t>
      </w:r>
    </w:p>
    <w:p w14:paraId="5FEBEA3B"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lastRenderedPageBreak/>
        <w:t>Especificar método de pago utilizado mediante selector desplegable.</w:t>
      </w:r>
    </w:p>
    <w:p w14:paraId="7885C733"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Registrar número de comprobante bancario o de transacción de forma opcional.</w:t>
      </w:r>
    </w:p>
    <w:p w14:paraId="3F37F3B4"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Agregar observaciones adicionales sobre el pago si es necesario.</w:t>
      </w:r>
    </w:p>
    <w:p w14:paraId="608D03C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CD5C1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1B2851D3" wp14:editId="74D7BD8D">
            <wp:extent cx="4320000" cy="3029182"/>
            <wp:effectExtent l="0" t="0" r="4445" b="0"/>
            <wp:docPr id="2960454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466" name="Imagen 1" descr="Interfaz de usuario gráfica&#10;&#10;El contenido generado por IA puede ser incorrecto."/>
                    <pic:cNvPicPr/>
                  </pic:nvPicPr>
                  <pic:blipFill>
                    <a:blip r:embed="rId41"/>
                    <a:stretch>
                      <a:fillRect/>
                    </a:stretch>
                  </pic:blipFill>
                  <pic:spPr>
                    <a:xfrm>
                      <a:off x="0" y="0"/>
                      <a:ext cx="4320000" cy="3029182"/>
                    </a:xfrm>
                    <a:prstGeom prst="rect">
                      <a:avLst/>
                    </a:prstGeom>
                  </pic:spPr>
                </pic:pic>
              </a:graphicData>
            </a:graphic>
          </wp:inline>
        </w:drawing>
      </w:r>
    </w:p>
    <w:p w14:paraId="4F7C9D00" w14:textId="77777777" w:rsidR="00B53339" w:rsidRPr="00B53339" w:rsidRDefault="00B53339" w:rsidP="00B53339">
      <w:pPr>
        <w:spacing w:before="240" w:after="240" w:line="480" w:lineRule="auto"/>
        <w:jc w:val="both"/>
        <w:rPr>
          <w:rFonts w:ascii="Arial" w:hAnsi="Arial" w:cs="Arial"/>
          <w:i/>
          <w:iCs/>
          <w:noProof/>
        </w:rPr>
      </w:pPr>
      <w:bookmarkStart w:id="46" w:name="_Toc21998746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26</w:t>
      </w:r>
      <w:r w:rsidRPr="00B53339">
        <w:rPr>
          <w:rFonts w:ascii="Arial" w:hAnsi="Arial" w:cs="Arial"/>
          <w:noProof/>
        </w:rPr>
        <w:fldChar w:fldCharType="end"/>
      </w:r>
      <w:r w:rsidRPr="00B53339">
        <w:rPr>
          <w:rFonts w:ascii="Arial" w:hAnsi="Arial" w:cs="Arial"/>
          <w:i/>
          <w:iCs/>
          <w:noProof/>
        </w:rPr>
        <w:t>: Prototipo de Media Fidelidad - Registro de Pago de Estudiante</w:t>
      </w:r>
      <w:bookmarkEnd w:id="46"/>
    </w:p>
    <w:p w14:paraId="7A9FD9EB" w14:textId="77777777" w:rsidR="00B53339" w:rsidRPr="00B53339" w:rsidRDefault="00B53339" w:rsidP="00B53339">
      <w:pPr>
        <w:spacing w:before="240" w:after="240" w:line="480" w:lineRule="auto"/>
        <w:jc w:val="both"/>
        <w:rPr>
          <w:rFonts w:ascii="Arial" w:hAnsi="Arial" w:cs="Arial"/>
          <w:noProof/>
        </w:rPr>
      </w:pPr>
    </w:p>
    <w:p w14:paraId="6178132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w:t>
      </w:r>
    </w:p>
    <w:p w14:paraId="568429C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reportes (Personal Administrativo / Administrador):</w:t>
      </w:r>
    </w:p>
    <w:p w14:paraId="2743398B"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tipo de reporte a generar entre opciones disponibles: Reporte de Estudiantes, Reporte de Instructores, Reporte de Vehículos y Reporte Financiero.</w:t>
      </w:r>
    </w:p>
    <w:p w14:paraId="59034E34"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Definir rango de fechas mediante selección de fecha inicio y fecha fin.</w:t>
      </w:r>
    </w:p>
    <w:p w14:paraId="6EDC106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lastRenderedPageBreak/>
        <w:t>Aplicar filtros adicionales por estado según el tipo de reporte seleccionado.</w:t>
      </w:r>
    </w:p>
    <w:p w14:paraId="0B6D643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información específica a incluir en el reporte mediante checkboxes: datos generales, progreso académico, historial de pagos, asistencia, documentación y estadísticas.</w:t>
      </w:r>
    </w:p>
    <w:p w14:paraId="7EAB032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Elegir formato de salida del reporte: PDF para impresión, Excel para análisis o Vista Web para visualización en pantalla.</w:t>
      </w:r>
    </w:p>
    <w:p w14:paraId="01A5A3BA"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Visualizar vista previa del reporte generado con encabezado institucional, período seleccionado y datos del usuario que genera el reporte.</w:t>
      </w:r>
    </w:p>
    <w:p w14:paraId="4A86C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Consultar resumen ejecutivo con indicadores principales según el tipo de reporte.</w:t>
      </w:r>
    </w:p>
    <w:p w14:paraId="30020009"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Revisar tabla detallada de datos con columnas específicas del reporte seleccionado.</w:t>
      </w:r>
    </w:p>
    <w:p w14:paraId="57C817C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Analizar gráficos estadísticos integrados en el reporte para facilitar interpretación de datos.</w:t>
      </w:r>
    </w:p>
    <w:p w14:paraId="32445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Descargar reporte en el formato seleccionado.</w:t>
      </w:r>
    </w:p>
    <w:p w14:paraId="033F5FC5"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Imprimir reporte directamente desde el navegador.</w:t>
      </w:r>
    </w:p>
    <w:p w14:paraId="3149C123"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Enviar reporte por correo electrónico a destinatarios específicos.</w:t>
      </w:r>
    </w:p>
    <w:p w14:paraId="75833AE0"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Ajustar nivel de zoom de la vista previa para mejor visualización.</w:t>
      </w:r>
    </w:p>
    <w:p w14:paraId="4676881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4C4F45E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138FC961" wp14:editId="0E2D4B29">
            <wp:extent cx="4320000" cy="2973302"/>
            <wp:effectExtent l="0" t="0" r="4445" b="0"/>
            <wp:docPr id="133309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671" name="Imagen 1" descr="Interfaz de usuario gráfica, Aplicación&#10;&#10;El contenido generado por IA puede ser incorrecto."/>
                    <pic:cNvPicPr/>
                  </pic:nvPicPr>
                  <pic:blipFill>
                    <a:blip r:embed="rId42"/>
                    <a:stretch>
                      <a:fillRect/>
                    </a:stretch>
                  </pic:blipFill>
                  <pic:spPr>
                    <a:xfrm>
                      <a:off x="0" y="0"/>
                      <a:ext cx="4320000" cy="2973302"/>
                    </a:xfrm>
                    <a:prstGeom prst="rect">
                      <a:avLst/>
                    </a:prstGeom>
                  </pic:spPr>
                </pic:pic>
              </a:graphicData>
            </a:graphic>
          </wp:inline>
        </w:drawing>
      </w:r>
    </w:p>
    <w:p w14:paraId="18397235" w14:textId="77777777" w:rsidR="00B53339" w:rsidRPr="00B53339" w:rsidRDefault="00B53339" w:rsidP="00B53339">
      <w:pPr>
        <w:spacing w:before="240" w:after="240" w:line="480" w:lineRule="auto"/>
        <w:jc w:val="both"/>
        <w:rPr>
          <w:rFonts w:ascii="Arial" w:hAnsi="Arial" w:cs="Arial"/>
          <w:i/>
          <w:iCs/>
          <w:noProof/>
        </w:rPr>
      </w:pPr>
      <w:bookmarkStart w:id="47" w:name="_Toc219987466"/>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27</w:t>
      </w:r>
      <w:r w:rsidRPr="00B53339">
        <w:rPr>
          <w:rFonts w:ascii="Arial" w:hAnsi="Arial" w:cs="Arial"/>
          <w:noProof/>
        </w:rPr>
        <w:fldChar w:fldCharType="end"/>
      </w:r>
      <w:r w:rsidRPr="00B53339">
        <w:rPr>
          <w:rFonts w:ascii="Arial" w:hAnsi="Arial" w:cs="Arial"/>
          <w:i/>
          <w:iCs/>
          <w:noProof/>
        </w:rPr>
        <w:t>: Prototipo de Media Fidelidad - Módulo de Reportes</w:t>
      </w:r>
      <w:bookmarkEnd w:id="47"/>
    </w:p>
    <w:p w14:paraId="4335774C" w14:textId="77777777" w:rsidR="00E01D40" w:rsidRPr="00E01D40" w:rsidRDefault="00E01D40" w:rsidP="00E01D40">
      <w:pPr>
        <w:spacing w:before="240" w:after="240" w:line="480" w:lineRule="auto"/>
        <w:rPr>
          <w:rFonts w:ascii="Arial" w:hAnsi="Arial" w:cs="Arial"/>
        </w:rPr>
      </w:pPr>
    </w:p>
    <w:p w14:paraId="40260CCE" w14:textId="7EE59551" w:rsidR="2E62298C" w:rsidRPr="00E245B7" w:rsidRDefault="2E62298C" w:rsidP="000B258D">
      <w:pPr>
        <w:pStyle w:val="Ttulo2"/>
        <w:numPr>
          <w:ilvl w:val="1"/>
          <w:numId w:val="1"/>
        </w:numPr>
        <w:spacing w:line="480" w:lineRule="auto"/>
        <w:jc w:val="both"/>
        <w:rPr>
          <w:rFonts w:cs="Arial"/>
          <w:b w:val="0"/>
          <w:bCs/>
          <w:color w:val="auto"/>
          <w:szCs w:val="22"/>
          <w:lang w:eastAsia="en-US"/>
        </w:rPr>
      </w:pPr>
      <w:bookmarkStart w:id="48" w:name="_Toc227521386"/>
      <w:r w:rsidRPr="00E245B7">
        <w:rPr>
          <w:rFonts w:cs="Arial"/>
          <w:bCs/>
          <w:color w:val="auto"/>
          <w:szCs w:val="22"/>
          <w:lang w:eastAsia="en-US"/>
        </w:rPr>
        <w:t>Limitaciones y restricciones del proyecto</w:t>
      </w:r>
      <w:bookmarkEnd w:id="48"/>
    </w:p>
    <w:p w14:paraId="6BA5E125" w14:textId="29730C77" w:rsidR="00B53339" w:rsidRPr="00B53339" w:rsidRDefault="00B53339" w:rsidP="00B53339">
      <w:pPr>
        <w:spacing w:line="480" w:lineRule="auto"/>
        <w:jc w:val="both"/>
        <w:rPr>
          <w:rFonts w:ascii="Arial" w:hAnsi="Arial" w:cs="Arial"/>
        </w:rPr>
      </w:pPr>
      <w:r w:rsidRPr="00B53339">
        <w:rPr>
          <w:rFonts w:ascii="Arial" w:hAnsi="Arial" w:cs="Arial"/>
        </w:rPr>
        <w:t>Limitaciones</w:t>
      </w:r>
    </w:p>
    <w:p w14:paraId="55BB3829" w14:textId="210A768F"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Aplicaciones móviles nativas: No se desarrollarán aplicaciones para iOS ni Android, el sistema web responsive será accesible desde navegadores móviles.</w:t>
      </w:r>
    </w:p>
    <w:p w14:paraId="0A665025" w14:textId="1584A832"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Administración de recursos humanos: No incluye módulo de nómina, contratos laborales, ni cálculo de beneficios sociales de instructores.</w:t>
      </w:r>
    </w:p>
    <w:p w14:paraId="121D475A" w14:textId="4040BF5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Plataforma de aprendizaje (LMS): No incluye exámenes teóricos online, contenido educativo digital, simuladores de conducción ni sistema de calificaciones, solo registra finalización de horas reglamentarias.</w:t>
      </w:r>
    </w:p>
    <w:p w14:paraId="08470C1C" w14:textId="28757BB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Comunicación en tiempo real: No incluye chat, videollamadas ni mensajería instantánea, solo notificaciones transaccionales por correo electrónico.</w:t>
      </w:r>
    </w:p>
    <w:p w14:paraId="28A83B6E" w14:textId="29599AC0"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Geolocalización GPS: No incluye seguimiento GPS en tiempo real de vehículos ni mapas de rutas, el control vehicular será mediante registro manual de kilometraje.</w:t>
      </w:r>
    </w:p>
    <w:p w14:paraId="58FCB9B6" w14:textId="2AEE3EC7"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lastRenderedPageBreak/>
        <w:t>Marketing y CRM avanzado: No incluye campañas automatizadas, control de leads, ni integración con redes sociales.</w:t>
      </w:r>
    </w:p>
    <w:p w14:paraId="726D5148" w14:textId="7CF2856C"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Reportes regulatorios automáticos: No genera reportes oficiales con formato ANT; permite exportar datos en formatos estándar (Excel, PDF) para completar formularios manualmente.</w:t>
      </w:r>
    </w:p>
    <w:p w14:paraId="66D43303" w14:textId="170FE0FE" w:rsidR="00B53339" w:rsidRPr="00B53339" w:rsidRDefault="00B53339" w:rsidP="000B258D">
      <w:pPr>
        <w:pStyle w:val="Prrafodelista"/>
        <w:numPr>
          <w:ilvl w:val="0"/>
          <w:numId w:val="31"/>
        </w:numPr>
        <w:spacing w:line="480" w:lineRule="auto"/>
        <w:jc w:val="both"/>
        <w:rPr>
          <w:rFonts w:ascii="Arial" w:hAnsi="Arial" w:cs="Arial"/>
        </w:rPr>
      </w:pPr>
      <w:proofErr w:type="spellStart"/>
      <w:r w:rsidRPr="00B53339">
        <w:rPr>
          <w:rFonts w:ascii="Arial" w:hAnsi="Arial" w:cs="Arial"/>
        </w:rPr>
        <w:t>Multi-idioma</w:t>
      </w:r>
      <w:proofErr w:type="spellEnd"/>
      <w:r w:rsidRPr="00B53339">
        <w:rPr>
          <w:rFonts w:ascii="Arial" w:hAnsi="Arial" w:cs="Arial"/>
        </w:rPr>
        <w:t>: El sistema se desarrollará únicamente en español (español de Ecuador).</w:t>
      </w:r>
    </w:p>
    <w:p w14:paraId="75B5DDAB" w14:textId="70EA5EC5"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 xml:space="preserve">Inteligencia artificial: No incluye predicciones mediante machine </w:t>
      </w:r>
      <w:proofErr w:type="spellStart"/>
      <w:r w:rsidRPr="00B53339">
        <w:rPr>
          <w:rFonts w:ascii="Arial" w:hAnsi="Arial" w:cs="Arial"/>
        </w:rPr>
        <w:t>learning</w:t>
      </w:r>
      <w:proofErr w:type="spellEnd"/>
      <w:r w:rsidRPr="00B53339">
        <w:rPr>
          <w:rFonts w:ascii="Arial" w:hAnsi="Arial" w:cs="Arial"/>
        </w:rPr>
        <w:t xml:space="preserve">, </w:t>
      </w:r>
      <w:proofErr w:type="spellStart"/>
      <w:r w:rsidRPr="00B53339">
        <w:rPr>
          <w:rFonts w:ascii="Arial" w:hAnsi="Arial" w:cs="Arial"/>
        </w:rPr>
        <w:t>chatbots</w:t>
      </w:r>
      <w:proofErr w:type="spellEnd"/>
      <w:r w:rsidRPr="00B53339">
        <w:rPr>
          <w:rFonts w:ascii="Arial" w:hAnsi="Arial" w:cs="Arial"/>
        </w:rPr>
        <w:t xml:space="preserve"> con IA, ni analítica predictiva; solo reportes descriptivos con estadísticas básicas.</w:t>
      </w:r>
    </w:p>
    <w:p w14:paraId="43626E87" w14:textId="23FF66CB" w:rsidR="00B53339" w:rsidRPr="00B53339" w:rsidRDefault="00B53339" w:rsidP="00B53339">
      <w:pPr>
        <w:spacing w:line="480" w:lineRule="auto"/>
        <w:jc w:val="both"/>
        <w:rPr>
          <w:rFonts w:ascii="Arial" w:hAnsi="Arial" w:cs="Arial"/>
          <w:b/>
          <w:bCs/>
        </w:rPr>
      </w:pPr>
      <w:r w:rsidRPr="00B53339">
        <w:rPr>
          <w:rFonts w:ascii="Arial" w:hAnsi="Arial" w:cs="Arial"/>
        </w:rPr>
        <w:t> </w:t>
      </w:r>
      <w:r w:rsidRPr="00B53339">
        <w:rPr>
          <w:rFonts w:ascii="Arial" w:hAnsi="Arial" w:cs="Arial"/>
          <w:b/>
          <w:bCs/>
        </w:rPr>
        <w:t>Restricciones</w:t>
      </w:r>
    </w:p>
    <w:p w14:paraId="3237099C" w14:textId="5A1E89E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funcionará únicamente en navegadores modernos compatibles con HTML5, CSS3 y JavaScript ES6+; se garantiza compatibilidad con las últimas 2 versiones de Chrome (120+), Firefox (120+), Edge (120+) y Safari (16+); no se garantiza compatibilidad con Internet Explorer.</w:t>
      </w:r>
    </w:p>
    <w:p w14:paraId="047873FA" w14:textId="363EA62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Se utilizará arquitectura de microservicios obligatoriamente, con API Gateway como punto de entrada único y Service Discovery (Eureka) para registro y descubrimiento de servicios; esto representa una dependencia directa con Spring Cloud.</w:t>
      </w:r>
    </w:p>
    <w:p w14:paraId="1C05EA2E" w14:textId="144952B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base de datos será relacional PostgreSQL, y cada microservicio podrá tener su propia base de datos o compartir una instancia según el patrón de diseño seleccionado; se almacenará toda la información relacionada con autenticación, estudiantes, instructores, vehículos, asignaciones, cobros y reportes.</w:t>
      </w:r>
    </w:p>
    <w:p w14:paraId="29F5AE92" w14:textId="39208CC4"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frontend</w:t>
      </w:r>
      <w:proofErr w:type="spellEnd"/>
      <w:r w:rsidRPr="00B53339">
        <w:rPr>
          <w:rFonts w:ascii="Arial" w:hAnsi="Arial" w:cs="Arial"/>
        </w:rPr>
        <w:t xml:space="preserve"> será una aplicación web responsive desarrollada en Vue.js 3, con diseño enfocado en experiencia de usuario (UX); la aplicación se comunicará con el </w:t>
      </w:r>
      <w:proofErr w:type="spellStart"/>
      <w:r w:rsidRPr="00B53339">
        <w:rPr>
          <w:rFonts w:ascii="Arial" w:hAnsi="Arial" w:cs="Arial"/>
        </w:rPr>
        <w:t>backend</w:t>
      </w:r>
      <w:proofErr w:type="spellEnd"/>
      <w:r w:rsidRPr="00B53339">
        <w:rPr>
          <w:rFonts w:ascii="Arial" w:hAnsi="Arial" w:cs="Arial"/>
        </w:rPr>
        <w:t xml:space="preserve"> exclusivamente a través del API Gateway.</w:t>
      </w:r>
    </w:p>
    <w:p w14:paraId="5136D1EF" w14:textId="5E24349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backend</w:t>
      </w:r>
      <w:proofErr w:type="spellEnd"/>
      <w:r w:rsidRPr="00B53339">
        <w:rPr>
          <w:rFonts w:ascii="Arial" w:hAnsi="Arial" w:cs="Arial"/>
        </w:rPr>
        <w:t xml:space="preserve"> estará conformado por múltiples microservicios desarrollados con Java Spring Boot, siguiendo principios de diseño de arquitectura hexagonal, </w:t>
      </w:r>
      <w:proofErr w:type="spellStart"/>
      <w:r w:rsidRPr="00B53339">
        <w:rPr>
          <w:rFonts w:ascii="Arial" w:hAnsi="Arial" w:cs="Arial"/>
        </w:rPr>
        <w:t>RESTful</w:t>
      </w:r>
      <w:proofErr w:type="spellEnd"/>
      <w:r w:rsidRPr="00B53339">
        <w:rPr>
          <w:rFonts w:ascii="Arial" w:hAnsi="Arial" w:cs="Arial"/>
        </w:rPr>
        <w:t xml:space="preserve"> </w:t>
      </w:r>
      <w:proofErr w:type="spellStart"/>
      <w:r w:rsidRPr="00B53339">
        <w:rPr>
          <w:rFonts w:ascii="Arial" w:hAnsi="Arial" w:cs="Arial"/>
        </w:rPr>
        <w:t>APIs</w:t>
      </w:r>
      <w:proofErr w:type="spellEnd"/>
      <w:r w:rsidRPr="00B53339">
        <w:rPr>
          <w:rFonts w:ascii="Arial" w:hAnsi="Arial" w:cs="Arial"/>
        </w:rPr>
        <w:t xml:space="preserve"> y buenas prácticas de mantenimiento y escalabilidad; los microservicios son: MS-</w:t>
      </w:r>
      <w:r w:rsidRPr="00B53339">
        <w:rPr>
          <w:rFonts w:ascii="Arial" w:hAnsi="Arial" w:cs="Arial"/>
        </w:rPr>
        <w:lastRenderedPageBreak/>
        <w:t>Auth, MS-Estudiantes, MS-Instructores, MS-Vehículos, MS-Asignaciones, MS-Cobros y MS-Reportes.</w:t>
      </w:r>
    </w:p>
    <w:p w14:paraId="3F208ED2" w14:textId="11E34163"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comunicación entre microservicios será asíncrona mediante </w:t>
      </w:r>
      <w:proofErr w:type="spellStart"/>
      <w:r w:rsidRPr="00B53339">
        <w:rPr>
          <w:rFonts w:ascii="Arial" w:hAnsi="Arial" w:cs="Arial"/>
        </w:rPr>
        <w:t>RabbitMQ</w:t>
      </w:r>
      <w:proofErr w:type="spellEnd"/>
      <w:r w:rsidRPr="00B53339">
        <w:rPr>
          <w:rFonts w:ascii="Arial" w:hAnsi="Arial" w:cs="Arial"/>
        </w:rPr>
        <w:t xml:space="preserve"> para desacoplar servicios y mejorar la resiliencia del sistema; se implementará el patrón </w:t>
      </w:r>
      <w:proofErr w:type="spellStart"/>
      <w:r w:rsidRPr="00B53339">
        <w:rPr>
          <w:rFonts w:ascii="Arial" w:hAnsi="Arial" w:cs="Arial"/>
        </w:rPr>
        <w:t>circuit</w:t>
      </w:r>
      <w:proofErr w:type="spellEnd"/>
      <w:r w:rsidRPr="00B53339">
        <w:rPr>
          <w:rFonts w:ascii="Arial" w:hAnsi="Arial" w:cs="Arial"/>
        </w:rPr>
        <w:t xml:space="preserve"> breaker para tolerancia a fallos en integraciones externas.</w:t>
      </w:r>
    </w:p>
    <w:p w14:paraId="5F13F5B0" w14:textId="3EFFE1DE"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requiere conexión continua a internet para su funcionamiento, con un ancho de banda mínimo recomendado de 2 Mbps; no existirá funcionalidad offline ni modo sin conexión.</w:t>
      </w:r>
    </w:p>
    <w:p w14:paraId="1BC55441" w14:textId="17F652B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control de acceso será basado en roles (RBAC) con roles fijos no personalizables: Administrador, Personal Administrativo, Instructor y Estudiante; un usuario solo podrá tener un rol activo a la vez, y los permisos son asignados por rol.</w:t>
      </w:r>
    </w:p>
    <w:p w14:paraId="7C3E09FE" w14:textId="1531B511"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seguridad del sistema será administrada mediante autenticación JWT con expiración máxima de 24 horas, protocolo HTTPS obligatorio, contraseñas almacenadas con hash </w:t>
      </w:r>
      <w:proofErr w:type="spellStart"/>
      <w:r w:rsidRPr="00B53339">
        <w:rPr>
          <w:rFonts w:ascii="Arial" w:hAnsi="Arial" w:cs="Arial"/>
        </w:rPr>
        <w:t>bcrypt</w:t>
      </w:r>
      <w:proofErr w:type="spellEnd"/>
      <w:r w:rsidRPr="00B53339">
        <w:rPr>
          <w:rFonts w:ascii="Arial" w:hAnsi="Arial" w:cs="Arial"/>
        </w:rPr>
        <w:t>, y bloqueo temporal de cuentas tras 3 intentos fallidos de inicio de sesión (15 minutos).</w:t>
      </w:r>
    </w:p>
    <w:p w14:paraId="731240F1" w14:textId="3664B2AD"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Todos los componentes del sistema deben estar en contenedores con Docker, utilizando Docker </w:t>
      </w:r>
      <w:proofErr w:type="spellStart"/>
      <w:r w:rsidRPr="00B53339">
        <w:rPr>
          <w:rFonts w:ascii="Arial" w:hAnsi="Arial" w:cs="Arial"/>
        </w:rPr>
        <w:t>Compose</w:t>
      </w:r>
      <w:proofErr w:type="spellEnd"/>
      <w:r w:rsidRPr="00B53339">
        <w:rPr>
          <w:rFonts w:ascii="Arial" w:hAnsi="Arial" w:cs="Arial"/>
        </w:rPr>
        <w:t xml:space="preserve"> o </w:t>
      </w:r>
      <w:proofErr w:type="spellStart"/>
      <w:r w:rsidRPr="00B53339">
        <w:rPr>
          <w:rFonts w:ascii="Arial" w:hAnsi="Arial" w:cs="Arial"/>
        </w:rPr>
        <w:t>Kubernetes</w:t>
      </w:r>
      <w:proofErr w:type="spellEnd"/>
      <w:r w:rsidRPr="00B53339">
        <w:rPr>
          <w:rFonts w:ascii="Arial" w:hAnsi="Arial" w:cs="Arial"/>
        </w:rPr>
        <w:t xml:space="preserve"> para orquestación; cada microservicio tendrá su propio pipeline CI/CD independiente.</w:t>
      </w:r>
    </w:p>
    <w:p w14:paraId="1E525E81" w14:textId="3ACC1A4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capacidad del sistema en su versión inicial soportará hasta 50 usuarios concurrentes simultáneos, con límites por escuela de 1,000 estudiantes activos, 50 instructores y 30 vehículos.</w:t>
      </w:r>
    </w:p>
    <w:p w14:paraId="59004591" w14:textId="00C284E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sistema implementará </w:t>
      </w:r>
      <w:proofErr w:type="spellStart"/>
      <w:r w:rsidRPr="00B53339">
        <w:rPr>
          <w:rFonts w:ascii="Arial" w:hAnsi="Arial" w:cs="Arial"/>
        </w:rPr>
        <w:t>backups</w:t>
      </w:r>
      <w:proofErr w:type="spellEnd"/>
      <w:r w:rsidRPr="00B53339">
        <w:rPr>
          <w:rFonts w:ascii="Arial" w:hAnsi="Arial" w:cs="Arial"/>
        </w:rPr>
        <w:t xml:space="preserve"> automáticos diarios de las bases de datos con retención mínima de 30 días, y registrará las operaciones críticas en logs de auditoría no eliminables con trazabilidad completa (usuario, fecha/hora, IP, acción realizada).</w:t>
      </w:r>
    </w:p>
    <w:p w14:paraId="7A79A92F" w14:textId="7072757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validación de datos estará restringida a formatos ecuatorianos: cédula de 10 dígitos con validación de dígito verificador, placas vehiculares en formato ABC-1234 o AAA-</w:t>
      </w:r>
      <w:r w:rsidRPr="00B53339">
        <w:rPr>
          <w:rFonts w:ascii="Arial" w:hAnsi="Arial" w:cs="Arial"/>
        </w:rPr>
        <w:lastRenderedPageBreak/>
        <w:t>1234, teléfonos de 10 dígitos, fechas en formato DD/MM/AAAA y montos en dólares USD con 2 decimales.</w:t>
      </w:r>
    </w:p>
    <w:p w14:paraId="285C644A" w14:textId="17E9F05C"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proyecto se desarrollará bajo metodología ágil Scrum, utilizando </w:t>
      </w:r>
      <w:proofErr w:type="spellStart"/>
      <w:r w:rsidRPr="00B53339">
        <w:rPr>
          <w:rFonts w:ascii="Arial" w:hAnsi="Arial" w:cs="Arial"/>
        </w:rPr>
        <w:t>sprints</w:t>
      </w:r>
      <w:proofErr w:type="spellEnd"/>
      <w:r w:rsidRPr="00B53339">
        <w:rPr>
          <w:rFonts w:ascii="Arial" w:hAnsi="Arial" w:cs="Arial"/>
        </w:rPr>
        <w:t xml:space="preserve"> de 2 semanas, ceremonias obligatorias (Sprint </w:t>
      </w:r>
      <w:proofErr w:type="spellStart"/>
      <w:r w:rsidRPr="00B53339">
        <w:rPr>
          <w:rFonts w:ascii="Arial" w:hAnsi="Arial" w:cs="Arial"/>
        </w:rPr>
        <w:t>Planning</w:t>
      </w:r>
      <w:proofErr w:type="spellEnd"/>
      <w:r w:rsidRPr="00B53339">
        <w:rPr>
          <w:rFonts w:ascii="Arial" w:hAnsi="Arial" w:cs="Arial"/>
        </w:rPr>
        <w:t xml:space="preserve">, Daily </w:t>
      </w:r>
      <w:proofErr w:type="spellStart"/>
      <w:r w:rsidRPr="00B53339">
        <w:rPr>
          <w:rFonts w:ascii="Arial" w:hAnsi="Arial" w:cs="Arial"/>
        </w:rPr>
        <w:t>Standup</w:t>
      </w:r>
      <w:proofErr w:type="spellEnd"/>
      <w:r w:rsidRPr="00B53339">
        <w:rPr>
          <w:rFonts w:ascii="Arial" w:hAnsi="Arial" w:cs="Arial"/>
        </w:rPr>
        <w:t xml:space="preserve">, Sprint </w:t>
      </w:r>
      <w:proofErr w:type="spellStart"/>
      <w:r w:rsidRPr="00B53339">
        <w:rPr>
          <w:rFonts w:ascii="Arial" w:hAnsi="Arial" w:cs="Arial"/>
        </w:rPr>
        <w:t>Review</w:t>
      </w:r>
      <w:proofErr w:type="spellEnd"/>
      <w:r w:rsidRPr="00B53339">
        <w:rPr>
          <w:rFonts w:ascii="Arial" w:hAnsi="Arial" w:cs="Arial"/>
        </w:rPr>
        <w:t xml:space="preserve">, Sprint Retrospective), y herramientas como Jira para seguimiento de tareas y </w:t>
      </w:r>
      <w:proofErr w:type="spellStart"/>
      <w:r w:rsidRPr="00B53339">
        <w:rPr>
          <w:rFonts w:ascii="Arial" w:hAnsi="Arial" w:cs="Arial"/>
        </w:rPr>
        <w:t>burndown</w:t>
      </w:r>
      <w:proofErr w:type="spellEnd"/>
      <w:r w:rsidRPr="00B53339">
        <w:rPr>
          <w:rFonts w:ascii="Arial" w:hAnsi="Arial" w:cs="Arial"/>
        </w:rPr>
        <w:t xml:space="preserve"> charts.</w:t>
      </w:r>
    </w:p>
    <w:p w14:paraId="448EADA3" w14:textId="14CC2E96" w:rsidR="6F8A06C8" w:rsidRPr="00B53339" w:rsidRDefault="00B53339" w:rsidP="00A173B3">
      <w:pPr>
        <w:pStyle w:val="Prrafodelista"/>
        <w:numPr>
          <w:ilvl w:val="0"/>
          <w:numId w:val="33"/>
        </w:numPr>
        <w:spacing w:line="480" w:lineRule="auto"/>
        <w:jc w:val="both"/>
        <w:rPr>
          <w:rFonts w:ascii="Arial" w:hAnsi="Arial" w:cs="Arial"/>
        </w:rPr>
      </w:pPr>
      <w:r w:rsidRPr="00B53339">
        <w:rPr>
          <w:rFonts w:ascii="Arial" w:hAnsi="Arial" w:cs="Arial"/>
        </w:rPr>
        <w:t xml:space="preserve">El código fuente será propiedad de </w:t>
      </w:r>
      <w:proofErr w:type="spellStart"/>
      <w:r w:rsidRPr="00B53339">
        <w:rPr>
          <w:rFonts w:ascii="Arial" w:hAnsi="Arial" w:cs="Arial"/>
        </w:rPr>
        <w:t>Kynsoft</w:t>
      </w:r>
      <w:proofErr w:type="spellEnd"/>
      <w:r w:rsidRPr="00B53339">
        <w:rPr>
          <w:rFonts w:ascii="Arial" w:hAnsi="Arial" w:cs="Arial"/>
        </w:rPr>
        <w:t xml:space="preserve">, con derechos de uso académico para la universidad; solo se utilizarán tecnologías open </w:t>
      </w:r>
      <w:proofErr w:type="spellStart"/>
      <w:r w:rsidRPr="00B53339">
        <w:rPr>
          <w:rFonts w:ascii="Arial" w:hAnsi="Arial" w:cs="Arial"/>
        </w:rPr>
        <w:t>source</w:t>
      </w:r>
      <w:proofErr w:type="spellEnd"/>
      <w:r w:rsidRPr="00B53339">
        <w:rPr>
          <w:rFonts w:ascii="Arial" w:hAnsi="Arial" w:cs="Arial"/>
        </w:rPr>
        <w:t xml:space="preserve"> con licencias permisivas (MIT, Apache 2.0, BSD), excluyendo licencias restrictivas tipo GPL.</w:t>
      </w:r>
    </w:p>
    <w:p w14:paraId="3BBA90BF" w14:textId="0C429A64" w:rsidR="00E660F8" w:rsidRPr="00E245B7" w:rsidRDefault="00E660F8" w:rsidP="000B258D">
      <w:pPr>
        <w:pStyle w:val="Ttulo1"/>
        <w:numPr>
          <w:ilvl w:val="0"/>
          <w:numId w:val="1"/>
        </w:numPr>
        <w:spacing w:line="480" w:lineRule="auto"/>
        <w:jc w:val="both"/>
        <w:rPr>
          <w:rFonts w:cs="Arial"/>
          <w:szCs w:val="22"/>
        </w:rPr>
      </w:pPr>
      <w:bookmarkStart w:id="49" w:name="_Toc227521387"/>
      <w:r w:rsidRPr="00E245B7">
        <w:rPr>
          <w:rFonts w:cs="Arial"/>
          <w:szCs w:val="22"/>
        </w:rPr>
        <w:t>Planificación y costos del proyecto</w:t>
      </w:r>
      <w:bookmarkEnd w:id="49"/>
    </w:p>
    <w:p w14:paraId="2169D286" w14:textId="39F4B7C4"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desarrollará mediante Scrum, una metodología ágil basada en </w:t>
      </w:r>
      <w:proofErr w:type="spellStart"/>
      <w:r w:rsidRPr="00E31230">
        <w:rPr>
          <w:rFonts w:ascii="Arial" w:hAnsi="Arial" w:cs="Arial"/>
        </w:rPr>
        <w:t>sprints</w:t>
      </w:r>
      <w:proofErr w:type="spellEnd"/>
      <w:r w:rsidRPr="00E31230">
        <w:rPr>
          <w:rFonts w:ascii="Arial" w:hAnsi="Arial" w:cs="Arial"/>
        </w:rPr>
        <w:t xml:space="preserve"> iterativos que facilita la entrega incremental de valor, la adaptación a cambios y la colaboración entre equipos. Este enfoque es adecuado para sistemas con arquitectura de microservicios, ya que promueve transparencia, comunicación constante y seguimiento del progreso mediante artefactos y ceremonias Scrum.</w:t>
      </w:r>
    </w:p>
    <w:p w14:paraId="6303FE11" w14:textId="18A6F60A"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organiza en siete fases: Administración de proyectos, Planificación, Análisis de requerimientos, Diseño, Desarrollo del documento, Desarrollo de la aplicación y Pruebas y Cierre. Durante las fases de desarrollo se ejecutan </w:t>
      </w:r>
      <w:proofErr w:type="spellStart"/>
      <w:r w:rsidRPr="00E31230">
        <w:rPr>
          <w:rFonts w:ascii="Arial" w:hAnsi="Arial" w:cs="Arial"/>
        </w:rPr>
        <w:t>sprints</w:t>
      </w:r>
      <w:proofErr w:type="spellEnd"/>
      <w:r w:rsidRPr="00E31230">
        <w:rPr>
          <w:rFonts w:ascii="Arial" w:hAnsi="Arial" w:cs="Arial"/>
        </w:rPr>
        <w:t xml:space="preserve"> de dos semanas, permitiendo validar tempranamente los entregables con los </w:t>
      </w:r>
      <w:proofErr w:type="spellStart"/>
      <w:r w:rsidRPr="00E31230">
        <w:rPr>
          <w:rFonts w:ascii="Arial" w:hAnsi="Arial" w:cs="Arial"/>
        </w:rPr>
        <w:t>stakeholders</w:t>
      </w:r>
      <w:proofErr w:type="spellEnd"/>
      <w:r w:rsidRPr="00E31230">
        <w:rPr>
          <w:rFonts w:ascii="Arial" w:hAnsi="Arial" w:cs="Arial"/>
        </w:rPr>
        <w:t xml:space="preserve"> y reducir riesgos.</w:t>
      </w:r>
    </w:p>
    <w:p w14:paraId="2361F467" w14:textId="2B36AD84" w:rsidR="00E660F8" w:rsidRDefault="00E31230" w:rsidP="00E31230">
      <w:pPr>
        <w:spacing w:line="480" w:lineRule="auto"/>
        <w:jc w:val="both"/>
        <w:rPr>
          <w:rFonts w:ascii="Arial" w:hAnsi="Arial" w:cs="Arial"/>
        </w:rPr>
      </w:pPr>
      <w:r w:rsidRPr="00E31230">
        <w:rPr>
          <w:rFonts w:ascii="Arial" w:hAnsi="Arial" w:cs="Arial"/>
        </w:rPr>
        <w:t xml:space="preserve">El desarrollo del documento se centra en la elaboración estructurada del informe académico a lo largo de 6 semanas, cubriendo introducción, análisis de soluciones, requerimientos, objetivos, alcance, planificación y marco teórico. El desarrollo de la aplicación abarca otras 6 semanas organizadas en 3 </w:t>
      </w:r>
      <w:proofErr w:type="spellStart"/>
      <w:r w:rsidRPr="00E31230">
        <w:rPr>
          <w:rFonts w:ascii="Arial" w:hAnsi="Arial" w:cs="Arial"/>
        </w:rPr>
        <w:t>sprints</w:t>
      </w:r>
      <w:proofErr w:type="spellEnd"/>
      <w:r w:rsidRPr="00E31230">
        <w:rPr>
          <w:rFonts w:ascii="Arial" w:hAnsi="Arial" w:cs="Arial"/>
        </w:rPr>
        <w:t xml:space="preserve">, en los que se construyen los microservicios principales (autenticación, estudiantes, instructores, vehículos, asignaciones, cobros, reportes y notificaciones) con pruebas unitarias e integración continua. Finalmente, la fase de Pruebas </w:t>
      </w:r>
      <w:r w:rsidRPr="00E31230">
        <w:rPr>
          <w:rFonts w:ascii="Arial" w:hAnsi="Arial" w:cs="Arial"/>
        </w:rPr>
        <w:lastRenderedPageBreak/>
        <w:t>y Cierre de 4 semanas incluye pruebas de integración, pruebas de carga y la elaboración de la documentación técnica y manuales del sistema.</w:t>
      </w:r>
    </w:p>
    <w:p w14:paraId="17A690AA" w14:textId="2F5A3CF7" w:rsidR="007E0264" w:rsidRDefault="00007259" w:rsidP="00E31230">
      <w:pPr>
        <w:spacing w:line="480" w:lineRule="auto"/>
        <w:jc w:val="both"/>
        <w:rPr>
          <w:rFonts w:ascii="Arial" w:hAnsi="Arial" w:cs="Arial"/>
        </w:rPr>
      </w:pPr>
      <w:r w:rsidRPr="00007259">
        <w:rPr>
          <w:rFonts w:ascii="Arial" w:hAnsi="Arial" w:cs="Arial"/>
        </w:rPr>
        <w:t>La tabla presenta el cronograma del proyecto de desarrollo del sistema de control administrativo y financiero para escuelas de conducción, que se ejecuta entre el 24 de septiembre de 2025 y el 5 de mayo de 2026, estructurado en siete fases principales.</w:t>
      </w:r>
    </w:p>
    <w:tbl>
      <w:tblPr>
        <w:tblStyle w:val="Tablaconcuadrcula"/>
        <w:tblW w:w="0" w:type="auto"/>
        <w:tblLook w:val="04A0" w:firstRow="1" w:lastRow="0" w:firstColumn="1" w:lastColumn="0" w:noHBand="0" w:noVBand="1"/>
      </w:tblPr>
      <w:tblGrid>
        <w:gridCol w:w="1145"/>
        <w:gridCol w:w="1951"/>
        <w:gridCol w:w="1762"/>
        <w:gridCol w:w="1402"/>
        <w:gridCol w:w="1402"/>
        <w:gridCol w:w="1354"/>
      </w:tblGrid>
      <w:tr w:rsidR="00A60B90" w:rsidRPr="006F7083" w14:paraId="1A896B59" w14:textId="77777777" w:rsidTr="006F7083">
        <w:tc>
          <w:tcPr>
            <w:tcW w:w="1145" w:type="dxa"/>
          </w:tcPr>
          <w:p w14:paraId="20917D0E" w14:textId="77777777" w:rsidR="00A60B90" w:rsidRPr="006F7083" w:rsidRDefault="00A60B90" w:rsidP="00E17117">
            <w:pPr>
              <w:jc w:val="center"/>
            </w:pPr>
            <w:proofErr w:type="spellStart"/>
            <w:r w:rsidRPr="006F7083">
              <w:rPr>
                <w:rFonts w:ascii="Arial" w:eastAsia="Arial" w:hAnsi="Arial" w:cs="Arial"/>
                <w:b/>
                <w:bCs/>
                <w:sz w:val="20"/>
                <w:szCs w:val="20"/>
              </w:rPr>
              <w:t>N°</w:t>
            </w:r>
            <w:proofErr w:type="spellEnd"/>
          </w:p>
        </w:tc>
        <w:tc>
          <w:tcPr>
            <w:tcW w:w="1951" w:type="dxa"/>
          </w:tcPr>
          <w:p w14:paraId="087734BE" w14:textId="77777777" w:rsidR="00A60B90" w:rsidRPr="006F7083" w:rsidRDefault="00A60B90" w:rsidP="00E17117">
            <w:pPr>
              <w:jc w:val="center"/>
            </w:pPr>
            <w:r w:rsidRPr="006F7083">
              <w:rPr>
                <w:rFonts w:ascii="Arial" w:eastAsia="Arial" w:hAnsi="Arial" w:cs="Arial"/>
                <w:b/>
                <w:bCs/>
                <w:sz w:val="20"/>
                <w:szCs w:val="20"/>
              </w:rPr>
              <w:t>Nombre de la tarea / Título</w:t>
            </w:r>
          </w:p>
        </w:tc>
        <w:tc>
          <w:tcPr>
            <w:tcW w:w="1762" w:type="dxa"/>
          </w:tcPr>
          <w:p w14:paraId="602F0868" w14:textId="77777777" w:rsidR="00A60B90" w:rsidRPr="006F7083" w:rsidRDefault="00A60B90" w:rsidP="00E17117">
            <w:pPr>
              <w:jc w:val="center"/>
            </w:pPr>
            <w:r w:rsidRPr="006F7083">
              <w:rPr>
                <w:rFonts w:ascii="Arial" w:eastAsia="Arial" w:hAnsi="Arial" w:cs="Arial"/>
                <w:b/>
                <w:bCs/>
                <w:sz w:val="20"/>
                <w:szCs w:val="20"/>
              </w:rPr>
              <w:t>Asignado a</w:t>
            </w:r>
          </w:p>
        </w:tc>
        <w:tc>
          <w:tcPr>
            <w:tcW w:w="1402" w:type="dxa"/>
          </w:tcPr>
          <w:p w14:paraId="07625E25" w14:textId="77777777" w:rsidR="00A60B90" w:rsidRPr="006F7083" w:rsidRDefault="00A60B90" w:rsidP="00E17117">
            <w:pPr>
              <w:jc w:val="center"/>
            </w:pPr>
            <w:r w:rsidRPr="006F7083">
              <w:rPr>
                <w:rFonts w:ascii="Arial" w:eastAsia="Arial" w:hAnsi="Arial" w:cs="Arial"/>
                <w:b/>
                <w:bCs/>
                <w:sz w:val="20"/>
                <w:szCs w:val="20"/>
              </w:rPr>
              <w:t>Fecha inicio</w:t>
            </w:r>
          </w:p>
        </w:tc>
        <w:tc>
          <w:tcPr>
            <w:tcW w:w="1402" w:type="dxa"/>
          </w:tcPr>
          <w:p w14:paraId="63C2552E" w14:textId="77777777" w:rsidR="00A60B90" w:rsidRPr="006F7083" w:rsidRDefault="00A60B90" w:rsidP="00E17117">
            <w:pPr>
              <w:jc w:val="center"/>
            </w:pPr>
            <w:r w:rsidRPr="006F7083">
              <w:rPr>
                <w:rFonts w:ascii="Arial" w:eastAsia="Arial" w:hAnsi="Arial" w:cs="Arial"/>
                <w:b/>
                <w:bCs/>
                <w:sz w:val="20"/>
                <w:szCs w:val="20"/>
              </w:rPr>
              <w:t>Fecha fin</w:t>
            </w:r>
          </w:p>
        </w:tc>
        <w:tc>
          <w:tcPr>
            <w:tcW w:w="1354" w:type="dxa"/>
          </w:tcPr>
          <w:p w14:paraId="314AB834" w14:textId="77777777" w:rsidR="00A60B90" w:rsidRPr="006F7083" w:rsidRDefault="00A60B90" w:rsidP="00E17117">
            <w:pPr>
              <w:jc w:val="center"/>
            </w:pPr>
            <w:r w:rsidRPr="006F7083">
              <w:rPr>
                <w:rFonts w:ascii="Arial" w:eastAsia="Arial" w:hAnsi="Arial" w:cs="Arial"/>
                <w:b/>
                <w:bCs/>
                <w:sz w:val="20"/>
                <w:szCs w:val="20"/>
              </w:rPr>
              <w:t>Duración</w:t>
            </w:r>
          </w:p>
        </w:tc>
      </w:tr>
      <w:tr w:rsidR="00A60B90" w14:paraId="3F006796" w14:textId="77777777" w:rsidTr="006F7083">
        <w:tc>
          <w:tcPr>
            <w:tcW w:w="1145" w:type="dxa"/>
          </w:tcPr>
          <w:p w14:paraId="24E8019C" w14:textId="77777777" w:rsidR="00A60B90" w:rsidRDefault="00A60B90" w:rsidP="00E17117">
            <w:pPr>
              <w:jc w:val="center"/>
            </w:pPr>
            <w:r>
              <w:rPr>
                <w:rFonts w:ascii="Arial" w:eastAsia="Arial" w:hAnsi="Arial" w:cs="Arial"/>
                <w:b/>
                <w:bCs/>
                <w:sz w:val="20"/>
                <w:szCs w:val="20"/>
              </w:rPr>
              <w:t>1</w:t>
            </w:r>
          </w:p>
        </w:tc>
        <w:tc>
          <w:tcPr>
            <w:tcW w:w="1951" w:type="dxa"/>
          </w:tcPr>
          <w:p w14:paraId="73929410" w14:textId="77777777" w:rsidR="00A60B90" w:rsidRDefault="00A60B90" w:rsidP="00E17117">
            <w:r>
              <w:rPr>
                <w:rFonts w:ascii="Arial" w:eastAsia="Arial" w:hAnsi="Arial" w:cs="Arial"/>
                <w:b/>
                <w:bCs/>
                <w:sz w:val="20"/>
                <w:szCs w:val="20"/>
              </w:rPr>
              <w:t>Administración de proyectos</w:t>
            </w:r>
          </w:p>
        </w:tc>
        <w:tc>
          <w:tcPr>
            <w:tcW w:w="1762" w:type="dxa"/>
          </w:tcPr>
          <w:p w14:paraId="59471436" w14:textId="77777777" w:rsidR="00A60B90" w:rsidRDefault="00A60B90" w:rsidP="00E17117"/>
        </w:tc>
        <w:tc>
          <w:tcPr>
            <w:tcW w:w="1402" w:type="dxa"/>
          </w:tcPr>
          <w:p w14:paraId="16DF32C3" w14:textId="77777777" w:rsidR="00A60B90" w:rsidRDefault="00A60B90" w:rsidP="00E17117">
            <w:pPr>
              <w:jc w:val="center"/>
            </w:pPr>
            <w:r>
              <w:rPr>
                <w:rFonts w:ascii="Arial" w:eastAsia="Arial" w:hAnsi="Arial" w:cs="Arial"/>
                <w:sz w:val="20"/>
                <w:szCs w:val="20"/>
              </w:rPr>
              <w:t>09/24/2025</w:t>
            </w:r>
          </w:p>
        </w:tc>
        <w:tc>
          <w:tcPr>
            <w:tcW w:w="1402" w:type="dxa"/>
          </w:tcPr>
          <w:p w14:paraId="0BAB1FD6" w14:textId="77777777" w:rsidR="00A60B90" w:rsidRDefault="00A60B90" w:rsidP="00E17117">
            <w:pPr>
              <w:jc w:val="center"/>
            </w:pPr>
            <w:r>
              <w:rPr>
                <w:rFonts w:ascii="Arial" w:eastAsia="Arial" w:hAnsi="Arial" w:cs="Arial"/>
                <w:sz w:val="20"/>
                <w:szCs w:val="20"/>
              </w:rPr>
              <w:t>01/21/2026</w:t>
            </w:r>
          </w:p>
        </w:tc>
        <w:tc>
          <w:tcPr>
            <w:tcW w:w="1354" w:type="dxa"/>
          </w:tcPr>
          <w:p w14:paraId="3EF102AC" w14:textId="77777777" w:rsidR="00A60B90" w:rsidRDefault="00A60B90" w:rsidP="00E17117">
            <w:pPr>
              <w:jc w:val="center"/>
            </w:pPr>
            <w:r>
              <w:rPr>
                <w:rFonts w:ascii="Arial" w:eastAsia="Arial" w:hAnsi="Arial" w:cs="Arial"/>
                <w:b/>
                <w:bCs/>
                <w:sz w:val="20"/>
                <w:szCs w:val="20"/>
              </w:rPr>
              <w:t>16 semanas</w:t>
            </w:r>
          </w:p>
        </w:tc>
      </w:tr>
      <w:tr w:rsidR="00A60B90" w14:paraId="7B2DC2C0" w14:textId="77777777" w:rsidTr="006F7083">
        <w:tc>
          <w:tcPr>
            <w:tcW w:w="1145" w:type="dxa"/>
          </w:tcPr>
          <w:p w14:paraId="0D92BCF0" w14:textId="77777777" w:rsidR="00A60B90" w:rsidRDefault="00A60B90" w:rsidP="00E17117">
            <w:pPr>
              <w:jc w:val="center"/>
            </w:pPr>
            <w:r>
              <w:rPr>
                <w:rFonts w:ascii="Arial" w:eastAsia="Arial" w:hAnsi="Arial" w:cs="Arial"/>
                <w:sz w:val="20"/>
                <w:szCs w:val="20"/>
              </w:rPr>
              <w:t>1.1</w:t>
            </w:r>
          </w:p>
        </w:tc>
        <w:tc>
          <w:tcPr>
            <w:tcW w:w="1951" w:type="dxa"/>
          </w:tcPr>
          <w:p w14:paraId="5166F5B0" w14:textId="77777777" w:rsidR="00A60B90" w:rsidRDefault="00A60B90" w:rsidP="00E17117">
            <w:r>
              <w:rPr>
                <w:rFonts w:ascii="Arial" w:eastAsia="Arial" w:hAnsi="Arial" w:cs="Arial"/>
                <w:sz w:val="20"/>
                <w:szCs w:val="20"/>
              </w:rPr>
              <w:t>Carta del proyecto</w:t>
            </w:r>
          </w:p>
        </w:tc>
        <w:tc>
          <w:tcPr>
            <w:tcW w:w="1762" w:type="dxa"/>
          </w:tcPr>
          <w:p w14:paraId="75EC4B1C"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050A59C7" w14:textId="77777777" w:rsidR="00A60B90" w:rsidRDefault="00A60B90" w:rsidP="00E17117">
            <w:pPr>
              <w:jc w:val="center"/>
            </w:pPr>
            <w:r>
              <w:rPr>
                <w:rFonts w:ascii="Arial" w:eastAsia="Arial" w:hAnsi="Arial" w:cs="Arial"/>
                <w:sz w:val="20"/>
                <w:szCs w:val="20"/>
              </w:rPr>
              <w:t>09/24/2025</w:t>
            </w:r>
          </w:p>
        </w:tc>
        <w:tc>
          <w:tcPr>
            <w:tcW w:w="1402" w:type="dxa"/>
          </w:tcPr>
          <w:p w14:paraId="7922CA48" w14:textId="77777777" w:rsidR="00A60B90" w:rsidRDefault="00A60B90" w:rsidP="00E17117">
            <w:pPr>
              <w:jc w:val="center"/>
            </w:pPr>
            <w:r>
              <w:rPr>
                <w:rFonts w:ascii="Arial" w:eastAsia="Arial" w:hAnsi="Arial" w:cs="Arial"/>
                <w:sz w:val="20"/>
                <w:szCs w:val="20"/>
              </w:rPr>
              <w:t>09/30/2025</w:t>
            </w:r>
          </w:p>
        </w:tc>
        <w:tc>
          <w:tcPr>
            <w:tcW w:w="1354" w:type="dxa"/>
          </w:tcPr>
          <w:p w14:paraId="46B725B1" w14:textId="77777777" w:rsidR="00A60B90" w:rsidRDefault="00A60B90" w:rsidP="00E17117">
            <w:pPr>
              <w:jc w:val="center"/>
            </w:pPr>
            <w:r>
              <w:rPr>
                <w:rFonts w:ascii="Arial" w:eastAsia="Arial" w:hAnsi="Arial" w:cs="Arial"/>
                <w:sz w:val="20"/>
                <w:szCs w:val="20"/>
              </w:rPr>
              <w:t>5 días</w:t>
            </w:r>
          </w:p>
        </w:tc>
      </w:tr>
      <w:tr w:rsidR="00A60B90" w14:paraId="334745F0" w14:textId="77777777" w:rsidTr="006F7083">
        <w:tc>
          <w:tcPr>
            <w:tcW w:w="1145" w:type="dxa"/>
          </w:tcPr>
          <w:p w14:paraId="25953C95" w14:textId="77777777" w:rsidR="00A60B90" w:rsidRDefault="00A60B90" w:rsidP="00E17117">
            <w:pPr>
              <w:jc w:val="center"/>
            </w:pPr>
            <w:r>
              <w:rPr>
                <w:rFonts w:ascii="Arial" w:eastAsia="Arial" w:hAnsi="Arial" w:cs="Arial"/>
                <w:sz w:val="20"/>
                <w:szCs w:val="20"/>
              </w:rPr>
              <w:t>1.2</w:t>
            </w:r>
          </w:p>
        </w:tc>
        <w:tc>
          <w:tcPr>
            <w:tcW w:w="1951" w:type="dxa"/>
          </w:tcPr>
          <w:p w14:paraId="6941EB48" w14:textId="77777777" w:rsidR="00A60B90" w:rsidRDefault="00A60B90" w:rsidP="00E17117">
            <w:r>
              <w:rPr>
                <w:rFonts w:ascii="Arial" w:eastAsia="Arial" w:hAnsi="Arial" w:cs="Arial"/>
                <w:sz w:val="20"/>
                <w:szCs w:val="20"/>
              </w:rPr>
              <w:t>Plan de control de proyectos</w:t>
            </w:r>
          </w:p>
        </w:tc>
        <w:tc>
          <w:tcPr>
            <w:tcW w:w="1762" w:type="dxa"/>
          </w:tcPr>
          <w:p w14:paraId="20EC0A1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1A4CD606" w14:textId="77777777" w:rsidR="00A60B90" w:rsidRDefault="00A60B90" w:rsidP="00E17117">
            <w:pPr>
              <w:jc w:val="center"/>
            </w:pPr>
            <w:r>
              <w:rPr>
                <w:rFonts w:ascii="Arial" w:eastAsia="Arial" w:hAnsi="Arial" w:cs="Arial"/>
                <w:sz w:val="20"/>
                <w:szCs w:val="20"/>
              </w:rPr>
              <w:t>10/01/2025</w:t>
            </w:r>
          </w:p>
        </w:tc>
        <w:tc>
          <w:tcPr>
            <w:tcW w:w="1402" w:type="dxa"/>
          </w:tcPr>
          <w:p w14:paraId="10BB75B4" w14:textId="77777777" w:rsidR="00A60B90" w:rsidRDefault="00A60B90" w:rsidP="00E17117">
            <w:pPr>
              <w:jc w:val="center"/>
            </w:pPr>
            <w:r>
              <w:rPr>
                <w:rFonts w:ascii="Arial" w:eastAsia="Arial" w:hAnsi="Arial" w:cs="Arial"/>
                <w:sz w:val="20"/>
                <w:szCs w:val="20"/>
              </w:rPr>
              <w:t>10/07/2025</w:t>
            </w:r>
          </w:p>
        </w:tc>
        <w:tc>
          <w:tcPr>
            <w:tcW w:w="1354" w:type="dxa"/>
          </w:tcPr>
          <w:p w14:paraId="029F45D9" w14:textId="77777777" w:rsidR="00A60B90" w:rsidRDefault="00A60B90" w:rsidP="00E17117">
            <w:pPr>
              <w:jc w:val="center"/>
            </w:pPr>
            <w:r>
              <w:rPr>
                <w:rFonts w:ascii="Arial" w:eastAsia="Arial" w:hAnsi="Arial" w:cs="Arial"/>
                <w:sz w:val="20"/>
                <w:szCs w:val="20"/>
              </w:rPr>
              <w:t>5 días</w:t>
            </w:r>
          </w:p>
        </w:tc>
      </w:tr>
      <w:tr w:rsidR="00A60B90" w14:paraId="7DC9689F" w14:textId="77777777" w:rsidTr="006F7083">
        <w:tc>
          <w:tcPr>
            <w:tcW w:w="1145" w:type="dxa"/>
          </w:tcPr>
          <w:p w14:paraId="5052D331" w14:textId="77777777" w:rsidR="00A60B90" w:rsidRDefault="00A60B90" w:rsidP="00E17117">
            <w:pPr>
              <w:jc w:val="center"/>
            </w:pPr>
            <w:r>
              <w:rPr>
                <w:rFonts w:ascii="Arial" w:eastAsia="Arial" w:hAnsi="Arial" w:cs="Arial"/>
                <w:sz w:val="20"/>
                <w:szCs w:val="20"/>
              </w:rPr>
              <w:t>1.3</w:t>
            </w:r>
          </w:p>
        </w:tc>
        <w:tc>
          <w:tcPr>
            <w:tcW w:w="1951" w:type="dxa"/>
          </w:tcPr>
          <w:p w14:paraId="147CE8D4" w14:textId="77777777" w:rsidR="00A60B90" w:rsidRDefault="00A60B90" w:rsidP="00E17117">
            <w:r>
              <w:rPr>
                <w:rFonts w:ascii="Arial" w:eastAsia="Arial" w:hAnsi="Arial" w:cs="Arial"/>
                <w:sz w:val="20"/>
                <w:szCs w:val="20"/>
              </w:rPr>
              <w:t>Reuniones de seguimiento/control</w:t>
            </w:r>
          </w:p>
        </w:tc>
        <w:tc>
          <w:tcPr>
            <w:tcW w:w="1762" w:type="dxa"/>
          </w:tcPr>
          <w:p w14:paraId="16FCC152"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9911205" w14:textId="77777777" w:rsidR="00A60B90" w:rsidRDefault="00A60B90" w:rsidP="00E17117">
            <w:pPr>
              <w:jc w:val="center"/>
            </w:pPr>
            <w:r>
              <w:rPr>
                <w:rFonts w:ascii="Arial" w:eastAsia="Arial" w:hAnsi="Arial" w:cs="Arial"/>
                <w:sz w:val="20"/>
                <w:szCs w:val="20"/>
              </w:rPr>
              <w:t>09/24/2025</w:t>
            </w:r>
          </w:p>
        </w:tc>
        <w:tc>
          <w:tcPr>
            <w:tcW w:w="1402" w:type="dxa"/>
          </w:tcPr>
          <w:p w14:paraId="4D6D429A" w14:textId="77777777" w:rsidR="00A60B90" w:rsidRDefault="00A60B90" w:rsidP="00E17117">
            <w:pPr>
              <w:jc w:val="center"/>
            </w:pPr>
            <w:r>
              <w:rPr>
                <w:rFonts w:ascii="Arial" w:eastAsia="Arial" w:hAnsi="Arial" w:cs="Arial"/>
                <w:sz w:val="20"/>
                <w:szCs w:val="20"/>
              </w:rPr>
              <w:t>01/21/2026</w:t>
            </w:r>
          </w:p>
        </w:tc>
        <w:tc>
          <w:tcPr>
            <w:tcW w:w="1354" w:type="dxa"/>
          </w:tcPr>
          <w:p w14:paraId="73A0E04A" w14:textId="77777777" w:rsidR="00A60B90" w:rsidRDefault="00A60B90" w:rsidP="00E17117">
            <w:pPr>
              <w:jc w:val="center"/>
            </w:pPr>
            <w:r>
              <w:rPr>
                <w:rFonts w:ascii="Arial" w:eastAsia="Arial" w:hAnsi="Arial" w:cs="Arial"/>
                <w:sz w:val="20"/>
                <w:szCs w:val="20"/>
              </w:rPr>
              <w:t>16 semanas</w:t>
            </w:r>
          </w:p>
        </w:tc>
      </w:tr>
      <w:tr w:rsidR="00A60B90" w14:paraId="168DC1AD" w14:textId="77777777" w:rsidTr="006F7083">
        <w:tc>
          <w:tcPr>
            <w:tcW w:w="1145" w:type="dxa"/>
          </w:tcPr>
          <w:p w14:paraId="32BF91C6" w14:textId="77777777" w:rsidR="00A60B90" w:rsidRDefault="00A60B90" w:rsidP="00E17117">
            <w:pPr>
              <w:jc w:val="center"/>
            </w:pPr>
            <w:r>
              <w:rPr>
                <w:rFonts w:ascii="Arial" w:eastAsia="Arial" w:hAnsi="Arial" w:cs="Arial"/>
                <w:b/>
                <w:bCs/>
                <w:sz w:val="20"/>
                <w:szCs w:val="20"/>
              </w:rPr>
              <w:t>2</w:t>
            </w:r>
          </w:p>
        </w:tc>
        <w:tc>
          <w:tcPr>
            <w:tcW w:w="1951" w:type="dxa"/>
          </w:tcPr>
          <w:p w14:paraId="7A483610" w14:textId="77777777" w:rsidR="00A60B90" w:rsidRDefault="00A60B90" w:rsidP="00E17117">
            <w:r>
              <w:rPr>
                <w:rFonts w:ascii="Arial" w:eastAsia="Arial" w:hAnsi="Arial" w:cs="Arial"/>
                <w:b/>
                <w:bCs/>
                <w:sz w:val="20"/>
                <w:szCs w:val="20"/>
              </w:rPr>
              <w:t>Planificación</w:t>
            </w:r>
          </w:p>
        </w:tc>
        <w:tc>
          <w:tcPr>
            <w:tcW w:w="1762" w:type="dxa"/>
          </w:tcPr>
          <w:p w14:paraId="3F4EFB8C" w14:textId="77777777" w:rsidR="00A60B90" w:rsidRDefault="00A60B90" w:rsidP="00E17117"/>
        </w:tc>
        <w:tc>
          <w:tcPr>
            <w:tcW w:w="1402" w:type="dxa"/>
          </w:tcPr>
          <w:p w14:paraId="54150DE3" w14:textId="77777777" w:rsidR="00A60B90" w:rsidRDefault="00A60B90" w:rsidP="00E17117">
            <w:pPr>
              <w:jc w:val="center"/>
            </w:pPr>
            <w:r>
              <w:rPr>
                <w:rFonts w:ascii="Arial" w:eastAsia="Arial" w:hAnsi="Arial" w:cs="Arial"/>
                <w:sz w:val="20"/>
                <w:szCs w:val="20"/>
              </w:rPr>
              <w:t>10/01/2025</w:t>
            </w:r>
          </w:p>
        </w:tc>
        <w:tc>
          <w:tcPr>
            <w:tcW w:w="1402" w:type="dxa"/>
          </w:tcPr>
          <w:p w14:paraId="46C2AA1C" w14:textId="77777777" w:rsidR="00A60B90" w:rsidRDefault="00A60B90" w:rsidP="00E17117">
            <w:pPr>
              <w:jc w:val="center"/>
            </w:pPr>
            <w:r>
              <w:rPr>
                <w:rFonts w:ascii="Arial" w:eastAsia="Arial" w:hAnsi="Arial" w:cs="Arial"/>
                <w:sz w:val="20"/>
                <w:szCs w:val="20"/>
              </w:rPr>
              <w:t>11/11/2025</w:t>
            </w:r>
          </w:p>
        </w:tc>
        <w:tc>
          <w:tcPr>
            <w:tcW w:w="1354" w:type="dxa"/>
          </w:tcPr>
          <w:p w14:paraId="3504DC8C" w14:textId="77777777" w:rsidR="00A60B90" w:rsidRDefault="00A60B90" w:rsidP="00E17117">
            <w:pPr>
              <w:jc w:val="center"/>
            </w:pPr>
            <w:r>
              <w:rPr>
                <w:rFonts w:ascii="Arial" w:eastAsia="Arial" w:hAnsi="Arial" w:cs="Arial"/>
                <w:b/>
                <w:bCs/>
                <w:sz w:val="20"/>
                <w:szCs w:val="20"/>
              </w:rPr>
              <w:t>6 semanas</w:t>
            </w:r>
          </w:p>
        </w:tc>
      </w:tr>
      <w:tr w:rsidR="00A60B90" w14:paraId="4654013D" w14:textId="77777777" w:rsidTr="006F7083">
        <w:tc>
          <w:tcPr>
            <w:tcW w:w="1145" w:type="dxa"/>
          </w:tcPr>
          <w:p w14:paraId="574BC304" w14:textId="77777777" w:rsidR="00A60B90" w:rsidRDefault="00A60B90" w:rsidP="00E17117">
            <w:pPr>
              <w:jc w:val="center"/>
            </w:pPr>
            <w:r>
              <w:rPr>
                <w:rFonts w:ascii="Arial" w:eastAsia="Arial" w:hAnsi="Arial" w:cs="Arial"/>
                <w:sz w:val="20"/>
                <w:szCs w:val="20"/>
              </w:rPr>
              <w:t>2.1</w:t>
            </w:r>
          </w:p>
        </w:tc>
        <w:tc>
          <w:tcPr>
            <w:tcW w:w="1951" w:type="dxa"/>
          </w:tcPr>
          <w:p w14:paraId="10856100" w14:textId="77777777" w:rsidR="00A60B90" w:rsidRDefault="00A60B90" w:rsidP="00E17117">
            <w:r>
              <w:rPr>
                <w:rFonts w:ascii="Arial" w:eastAsia="Arial" w:hAnsi="Arial" w:cs="Arial"/>
                <w:sz w:val="20"/>
                <w:szCs w:val="20"/>
              </w:rPr>
              <w:t>Estudio de factibilidad</w:t>
            </w:r>
          </w:p>
        </w:tc>
        <w:tc>
          <w:tcPr>
            <w:tcW w:w="1762" w:type="dxa"/>
          </w:tcPr>
          <w:p w14:paraId="67E6E9BB"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20A195A2" w14:textId="77777777" w:rsidR="00A60B90" w:rsidRDefault="00A60B90" w:rsidP="00E17117">
            <w:pPr>
              <w:jc w:val="center"/>
            </w:pPr>
            <w:r>
              <w:rPr>
                <w:rFonts w:ascii="Arial" w:eastAsia="Arial" w:hAnsi="Arial" w:cs="Arial"/>
                <w:sz w:val="20"/>
                <w:szCs w:val="20"/>
              </w:rPr>
              <w:t>10/01/2025</w:t>
            </w:r>
          </w:p>
        </w:tc>
        <w:tc>
          <w:tcPr>
            <w:tcW w:w="1402" w:type="dxa"/>
          </w:tcPr>
          <w:p w14:paraId="71F63480" w14:textId="77777777" w:rsidR="00A60B90" w:rsidRDefault="00A60B90" w:rsidP="00E17117">
            <w:pPr>
              <w:jc w:val="center"/>
            </w:pPr>
            <w:r>
              <w:rPr>
                <w:rFonts w:ascii="Arial" w:eastAsia="Arial" w:hAnsi="Arial" w:cs="Arial"/>
                <w:sz w:val="20"/>
                <w:szCs w:val="20"/>
              </w:rPr>
              <w:t>10/14/2025</w:t>
            </w:r>
          </w:p>
        </w:tc>
        <w:tc>
          <w:tcPr>
            <w:tcW w:w="1354" w:type="dxa"/>
          </w:tcPr>
          <w:p w14:paraId="0D490BBD" w14:textId="77777777" w:rsidR="00A60B90" w:rsidRDefault="00A60B90" w:rsidP="00E17117">
            <w:pPr>
              <w:jc w:val="center"/>
            </w:pPr>
            <w:r>
              <w:rPr>
                <w:rFonts w:ascii="Arial" w:eastAsia="Arial" w:hAnsi="Arial" w:cs="Arial"/>
                <w:sz w:val="20"/>
                <w:szCs w:val="20"/>
              </w:rPr>
              <w:t>2 semanas</w:t>
            </w:r>
          </w:p>
        </w:tc>
      </w:tr>
      <w:tr w:rsidR="00A60B90" w14:paraId="79C10604" w14:textId="77777777" w:rsidTr="006F7083">
        <w:tc>
          <w:tcPr>
            <w:tcW w:w="1145" w:type="dxa"/>
          </w:tcPr>
          <w:p w14:paraId="1FC0681D" w14:textId="77777777" w:rsidR="00A60B90" w:rsidRDefault="00A60B90" w:rsidP="00E17117">
            <w:pPr>
              <w:jc w:val="center"/>
            </w:pPr>
            <w:r>
              <w:rPr>
                <w:rFonts w:ascii="Arial" w:eastAsia="Arial" w:hAnsi="Arial" w:cs="Arial"/>
                <w:sz w:val="20"/>
                <w:szCs w:val="20"/>
              </w:rPr>
              <w:t>2.2</w:t>
            </w:r>
          </w:p>
        </w:tc>
        <w:tc>
          <w:tcPr>
            <w:tcW w:w="1951" w:type="dxa"/>
          </w:tcPr>
          <w:p w14:paraId="3366EA0A" w14:textId="77777777" w:rsidR="00A60B90" w:rsidRDefault="00A60B90" w:rsidP="00E17117">
            <w:r>
              <w:rPr>
                <w:rFonts w:ascii="Arial" w:eastAsia="Arial" w:hAnsi="Arial" w:cs="Arial"/>
                <w:sz w:val="20"/>
                <w:szCs w:val="20"/>
              </w:rPr>
              <w:t>Caso de negocios</w:t>
            </w:r>
          </w:p>
        </w:tc>
        <w:tc>
          <w:tcPr>
            <w:tcW w:w="1762" w:type="dxa"/>
          </w:tcPr>
          <w:p w14:paraId="0E2D62B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E31D615" w14:textId="77777777" w:rsidR="00A60B90" w:rsidRDefault="00A60B90" w:rsidP="00E17117">
            <w:pPr>
              <w:jc w:val="center"/>
            </w:pPr>
            <w:r>
              <w:rPr>
                <w:rFonts w:ascii="Arial" w:eastAsia="Arial" w:hAnsi="Arial" w:cs="Arial"/>
                <w:sz w:val="20"/>
                <w:szCs w:val="20"/>
              </w:rPr>
              <w:t>10/15/2025</w:t>
            </w:r>
          </w:p>
        </w:tc>
        <w:tc>
          <w:tcPr>
            <w:tcW w:w="1402" w:type="dxa"/>
          </w:tcPr>
          <w:p w14:paraId="58EED345" w14:textId="77777777" w:rsidR="00A60B90" w:rsidRDefault="00A60B90" w:rsidP="00E17117">
            <w:pPr>
              <w:jc w:val="center"/>
            </w:pPr>
            <w:r>
              <w:rPr>
                <w:rFonts w:ascii="Arial" w:eastAsia="Arial" w:hAnsi="Arial" w:cs="Arial"/>
                <w:sz w:val="20"/>
                <w:szCs w:val="20"/>
              </w:rPr>
              <w:t>10/28/2025</w:t>
            </w:r>
          </w:p>
        </w:tc>
        <w:tc>
          <w:tcPr>
            <w:tcW w:w="1354" w:type="dxa"/>
          </w:tcPr>
          <w:p w14:paraId="5D2BF0C8" w14:textId="77777777" w:rsidR="00A60B90" w:rsidRDefault="00A60B90" w:rsidP="00E17117">
            <w:pPr>
              <w:jc w:val="center"/>
            </w:pPr>
            <w:r>
              <w:rPr>
                <w:rFonts w:ascii="Arial" w:eastAsia="Arial" w:hAnsi="Arial" w:cs="Arial"/>
                <w:sz w:val="20"/>
                <w:szCs w:val="20"/>
              </w:rPr>
              <w:t>2 semanas</w:t>
            </w:r>
          </w:p>
        </w:tc>
      </w:tr>
      <w:tr w:rsidR="00A60B90" w14:paraId="13F26C7D" w14:textId="77777777" w:rsidTr="006F7083">
        <w:tc>
          <w:tcPr>
            <w:tcW w:w="1145" w:type="dxa"/>
          </w:tcPr>
          <w:p w14:paraId="7D10ADBA" w14:textId="77777777" w:rsidR="00A60B90" w:rsidRDefault="00A60B90" w:rsidP="00E17117">
            <w:pPr>
              <w:jc w:val="center"/>
            </w:pPr>
            <w:r>
              <w:rPr>
                <w:rFonts w:ascii="Arial" w:eastAsia="Arial" w:hAnsi="Arial" w:cs="Arial"/>
                <w:sz w:val="20"/>
                <w:szCs w:val="20"/>
              </w:rPr>
              <w:t>2.3</w:t>
            </w:r>
          </w:p>
        </w:tc>
        <w:tc>
          <w:tcPr>
            <w:tcW w:w="1951" w:type="dxa"/>
          </w:tcPr>
          <w:p w14:paraId="03E5B687" w14:textId="77777777" w:rsidR="00A60B90" w:rsidRDefault="00A60B90" w:rsidP="00E17117">
            <w:r>
              <w:rPr>
                <w:rFonts w:ascii="Arial" w:eastAsia="Arial" w:hAnsi="Arial" w:cs="Arial"/>
                <w:sz w:val="20"/>
                <w:szCs w:val="20"/>
              </w:rPr>
              <w:t>Planificación detallada de fases</w:t>
            </w:r>
          </w:p>
        </w:tc>
        <w:tc>
          <w:tcPr>
            <w:tcW w:w="1762" w:type="dxa"/>
          </w:tcPr>
          <w:p w14:paraId="1E98198F"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4C19457C" w14:textId="77777777" w:rsidR="00A60B90" w:rsidRDefault="00A60B90" w:rsidP="00E17117">
            <w:pPr>
              <w:jc w:val="center"/>
            </w:pPr>
            <w:r>
              <w:rPr>
                <w:rFonts w:ascii="Arial" w:eastAsia="Arial" w:hAnsi="Arial" w:cs="Arial"/>
                <w:sz w:val="20"/>
                <w:szCs w:val="20"/>
              </w:rPr>
              <w:t>10/29/2025</w:t>
            </w:r>
          </w:p>
        </w:tc>
        <w:tc>
          <w:tcPr>
            <w:tcW w:w="1402" w:type="dxa"/>
          </w:tcPr>
          <w:p w14:paraId="008B8B47" w14:textId="77777777" w:rsidR="00A60B90" w:rsidRDefault="00A60B90" w:rsidP="00E17117">
            <w:pPr>
              <w:jc w:val="center"/>
            </w:pPr>
            <w:r>
              <w:rPr>
                <w:rFonts w:ascii="Arial" w:eastAsia="Arial" w:hAnsi="Arial" w:cs="Arial"/>
                <w:sz w:val="20"/>
                <w:szCs w:val="20"/>
              </w:rPr>
              <w:t>11/11/2025</w:t>
            </w:r>
          </w:p>
        </w:tc>
        <w:tc>
          <w:tcPr>
            <w:tcW w:w="1354" w:type="dxa"/>
          </w:tcPr>
          <w:p w14:paraId="046AE57C" w14:textId="77777777" w:rsidR="00A60B90" w:rsidRDefault="00A60B90" w:rsidP="00E17117">
            <w:pPr>
              <w:jc w:val="center"/>
            </w:pPr>
            <w:r>
              <w:rPr>
                <w:rFonts w:ascii="Arial" w:eastAsia="Arial" w:hAnsi="Arial" w:cs="Arial"/>
                <w:sz w:val="20"/>
                <w:szCs w:val="20"/>
              </w:rPr>
              <w:t>2 semanas</w:t>
            </w:r>
          </w:p>
        </w:tc>
      </w:tr>
      <w:tr w:rsidR="00A60B90" w14:paraId="401B7C80" w14:textId="77777777" w:rsidTr="006F7083">
        <w:tc>
          <w:tcPr>
            <w:tcW w:w="1145" w:type="dxa"/>
          </w:tcPr>
          <w:p w14:paraId="5638BD5A" w14:textId="77777777" w:rsidR="00A60B90" w:rsidRDefault="00A60B90" w:rsidP="00E17117">
            <w:pPr>
              <w:jc w:val="center"/>
            </w:pPr>
            <w:r>
              <w:rPr>
                <w:rFonts w:ascii="Arial" w:eastAsia="Arial" w:hAnsi="Arial" w:cs="Arial"/>
                <w:b/>
                <w:bCs/>
                <w:sz w:val="20"/>
                <w:szCs w:val="20"/>
              </w:rPr>
              <w:t>3</w:t>
            </w:r>
          </w:p>
        </w:tc>
        <w:tc>
          <w:tcPr>
            <w:tcW w:w="1951" w:type="dxa"/>
          </w:tcPr>
          <w:p w14:paraId="59C4FA45" w14:textId="77777777" w:rsidR="00A60B90" w:rsidRDefault="00A60B90" w:rsidP="00E17117">
            <w:r>
              <w:rPr>
                <w:rFonts w:ascii="Arial" w:eastAsia="Arial" w:hAnsi="Arial" w:cs="Arial"/>
                <w:b/>
                <w:bCs/>
                <w:sz w:val="20"/>
                <w:szCs w:val="20"/>
              </w:rPr>
              <w:t>Análisis de requerimientos</w:t>
            </w:r>
          </w:p>
        </w:tc>
        <w:tc>
          <w:tcPr>
            <w:tcW w:w="1762" w:type="dxa"/>
          </w:tcPr>
          <w:p w14:paraId="74C20D8B" w14:textId="77777777" w:rsidR="00A60B90" w:rsidRDefault="00A60B90" w:rsidP="00E17117"/>
        </w:tc>
        <w:tc>
          <w:tcPr>
            <w:tcW w:w="1402" w:type="dxa"/>
          </w:tcPr>
          <w:p w14:paraId="538E7D97" w14:textId="77777777" w:rsidR="00A60B90" w:rsidRDefault="00A60B90" w:rsidP="00E17117">
            <w:pPr>
              <w:jc w:val="center"/>
            </w:pPr>
            <w:r>
              <w:rPr>
                <w:rFonts w:ascii="Arial" w:eastAsia="Arial" w:hAnsi="Arial" w:cs="Arial"/>
                <w:sz w:val="20"/>
                <w:szCs w:val="20"/>
              </w:rPr>
              <w:t>11/12/2025</w:t>
            </w:r>
          </w:p>
        </w:tc>
        <w:tc>
          <w:tcPr>
            <w:tcW w:w="1402" w:type="dxa"/>
          </w:tcPr>
          <w:p w14:paraId="1C74D982" w14:textId="77777777" w:rsidR="00A60B90" w:rsidRDefault="00A60B90" w:rsidP="00E17117">
            <w:pPr>
              <w:jc w:val="center"/>
            </w:pPr>
            <w:r>
              <w:rPr>
                <w:rFonts w:ascii="Arial" w:eastAsia="Arial" w:hAnsi="Arial" w:cs="Arial"/>
                <w:sz w:val="20"/>
                <w:szCs w:val="20"/>
              </w:rPr>
              <w:t>12/23/2025</w:t>
            </w:r>
          </w:p>
        </w:tc>
        <w:tc>
          <w:tcPr>
            <w:tcW w:w="1354" w:type="dxa"/>
          </w:tcPr>
          <w:p w14:paraId="49C906ED" w14:textId="77777777" w:rsidR="00A60B90" w:rsidRDefault="00A60B90" w:rsidP="00E17117">
            <w:pPr>
              <w:jc w:val="center"/>
            </w:pPr>
            <w:r>
              <w:rPr>
                <w:rFonts w:ascii="Arial" w:eastAsia="Arial" w:hAnsi="Arial" w:cs="Arial"/>
                <w:b/>
                <w:bCs/>
                <w:sz w:val="20"/>
                <w:szCs w:val="20"/>
              </w:rPr>
              <w:t>6 semanas</w:t>
            </w:r>
          </w:p>
        </w:tc>
      </w:tr>
      <w:tr w:rsidR="00A60B90" w14:paraId="2465694E" w14:textId="77777777" w:rsidTr="006F7083">
        <w:tc>
          <w:tcPr>
            <w:tcW w:w="1145" w:type="dxa"/>
          </w:tcPr>
          <w:p w14:paraId="7984227F" w14:textId="77777777" w:rsidR="00A60B90" w:rsidRDefault="00A60B90" w:rsidP="00E17117">
            <w:pPr>
              <w:jc w:val="center"/>
            </w:pPr>
            <w:r>
              <w:rPr>
                <w:rFonts w:ascii="Arial" w:eastAsia="Arial" w:hAnsi="Arial" w:cs="Arial"/>
                <w:sz w:val="20"/>
                <w:szCs w:val="20"/>
              </w:rPr>
              <w:t>3.1</w:t>
            </w:r>
          </w:p>
        </w:tc>
        <w:tc>
          <w:tcPr>
            <w:tcW w:w="1951" w:type="dxa"/>
          </w:tcPr>
          <w:p w14:paraId="5D2C66D5" w14:textId="77777777" w:rsidR="00A60B90" w:rsidRDefault="00A60B90" w:rsidP="00E17117">
            <w:r>
              <w:rPr>
                <w:rFonts w:ascii="Arial" w:eastAsia="Arial" w:hAnsi="Arial" w:cs="Arial"/>
                <w:sz w:val="20"/>
                <w:szCs w:val="20"/>
              </w:rPr>
              <w:t xml:space="preserve">Entrevistas con </w:t>
            </w:r>
            <w:proofErr w:type="spellStart"/>
            <w:r>
              <w:rPr>
                <w:rFonts w:ascii="Arial" w:eastAsia="Arial" w:hAnsi="Arial" w:cs="Arial"/>
                <w:sz w:val="20"/>
                <w:szCs w:val="20"/>
              </w:rPr>
              <w:t>stakeholders</w:t>
            </w:r>
            <w:proofErr w:type="spellEnd"/>
          </w:p>
        </w:tc>
        <w:tc>
          <w:tcPr>
            <w:tcW w:w="1762" w:type="dxa"/>
          </w:tcPr>
          <w:p w14:paraId="0B71ED99" w14:textId="77777777" w:rsidR="00A60B90" w:rsidRDefault="00A60B90" w:rsidP="00E17117">
            <w:r>
              <w:rPr>
                <w:rFonts w:ascii="Arial" w:eastAsia="Arial" w:hAnsi="Arial" w:cs="Arial"/>
                <w:sz w:val="20"/>
                <w:szCs w:val="20"/>
              </w:rPr>
              <w:t>Equipo de desarrollo, analistas</w:t>
            </w:r>
          </w:p>
        </w:tc>
        <w:tc>
          <w:tcPr>
            <w:tcW w:w="1402" w:type="dxa"/>
          </w:tcPr>
          <w:p w14:paraId="2CB4AF7F" w14:textId="77777777" w:rsidR="00A60B90" w:rsidRDefault="00A60B90" w:rsidP="00E17117">
            <w:pPr>
              <w:jc w:val="center"/>
            </w:pPr>
            <w:r>
              <w:rPr>
                <w:rFonts w:ascii="Arial" w:eastAsia="Arial" w:hAnsi="Arial" w:cs="Arial"/>
                <w:sz w:val="20"/>
                <w:szCs w:val="20"/>
              </w:rPr>
              <w:t>11/12/2025</w:t>
            </w:r>
          </w:p>
        </w:tc>
        <w:tc>
          <w:tcPr>
            <w:tcW w:w="1402" w:type="dxa"/>
          </w:tcPr>
          <w:p w14:paraId="2ABD555C" w14:textId="77777777" w:rsidR="00A60B90" w:rsidRDefault="00A60B90" w:rsidP="00E17117">
            <w:pPr>
              <w:jc w:val="center"/>
            </w:pPr>
            <w:r>
              <w:rPr>
                <w:rFonts w:ascii="Arial" w:eastAsia="Arial" w:hAnsi="Arial" w:cs="Arial"/>
                <w:sz w:val="20"/>
                <w:szCs w:val="20"/>
              </w:rPr>
              <w:t>11/25/2025</w:t>
            </w:r>
          </w:p>
        </w:tc>
        <w:tc>
          <w:tcPr>
            <w:tcW w:w="1354" w:type="dxa"/>
          </w:tcPr>
          <w:p w14:paraId="3C806311" w14:textId="77777777" w:rsidR="00A60B90" w:rsidRDefault="00A60B90" w:rsidP="00E17117">
            <w:pPr>
              <w:jc w:val="center"/>
            </w:pPr>
            <w:r>
              <w:rPr>
                <w:rFonts w:ascii="Arial" w:eastAsia="Arial" w:hAnsi="Arial" w:cs="Arial"/>
                <w:sz w:val="20"/>
                <w:szCs w:val="20"/>
              </w:rPr>
              <w:t>2 semanas</w:t>
            </w:r>
          </w:p>
        </w:tc>
      </w:tr>
      <w:tr w:rsidR="00A60B90" w14:paraId="59FFD21F" w14:textId="77777777" w:rsidTr="006F7083">
        <w:tc>
          <w:tcPr>
            <w:tcW w:w="1145" w:type="dxa"/>
          </w:tcPr>
          <w:p w14:paraId="61859EEA" w14:textId="77777777" w:rsidR="00A60B90" w:rsidRDefault="00A60B90" w:rsidP="00E17117">
            <w:pPr>
              <w:jc w:val="center"/>
            </w:pPr>
            <w:r>
              <w:rPr>
                <w:rFonts w:ascii="Arial" w:eastAsia="Arial" w:hAnsi="Arial" w:cs="Arial"/>
                <w:sz w:val="20"/>
                <w:szCs w:val="20"/>
              </w:rPr>
              <w:t>3.2</w:t>
            </w:r>
          </w:p>
        </w:tc>
        <w:tc>
          <w:tcPr>
            <w:tcW w:w="1951" w:type="dxa"/>
          </w:tcPr>
          <w:p w14:paraId="5E2E5F15" w14:textId="77777777" w:rsidR="00A60B90" w:rsidRDefault="00A60B90" w:rsidP="00E17117">
            <w:r>
              <w:rPr>
                <w:rFonts w:ascii="Arial" w:eastAsia="Arial" w:hAnsi="Arial" w:cs="Arial"/>
                <w:sz w:val="20"/>
                <w:szCs w:val="20"/>
              </w:rPr>
              <w:t>Análisis y validación de requisitos</w:t>
            </w:r>
          </w:p>
        </w:tc>
        <w:tc>
          <w:tcPr>
            <w:tcW w:w="1762" w:type="dxa"/>
          </w:tcPr>
          <w:p w14:paraId="34028DEF" w14:textId="77777777" w:rsidR="00A60B90" w:rsidRDefault="00A60B90" w:rsidP="00E17117">
            <w:r>
              <w:rPr>
                <w:rFonts w:ascii="Arial" w:eastAsia="Arial" w:hAnsi="Arial" w:cs="Arial"/>
                <w:sz w:val="20"/>
                <w:szCs w:val="20"/>
              </w:rPr>
              <w:t>Equipo de desarrollo, analistas</w:t>
            </w:r>
          </w:p>
        </w:tc>
        <w:tc>
          <w:tcPr>
            <w:tcW w:w="1402" w:type="dxa"/>
          </w:tcPr>
          <w:p w14:paraId="610BD37A" w14:textId="77777777" w:rsidR="00A60B90" w:rsidRDefault="00A60B90" w:rsidP="00E17117">
            <w:pPr>
              <w:jc w:val="center"/>
            </w:pPr>
            <w:r>
              <w:rPr>
                <w:rFonts w:ascii="Arial" w:eastAsia="Arial" w:hAnsi="Arial" w:cs="Arial"/>
                <w:sz w:val="20"/>
                <w:szCs w:val="20"/>
              </w:rPr>
              <w:t>11/26/2025</w:t>
            </w:r>
          </w:p>
        </w:tc>
        <w:tc>
          <w:tcPr>
            <w:tcW w:w="1402" w:type="dxa"/>
          </w:tcPr>
          <w:p w14:paraId="1DBCDE5E" w14:textId="77777777" w:rsidR="00A60B90" w:rsidRDefault="00A60B90" w:rsidP="00E17117">
            <w:pPr>
              <w:jc w:val="center"/>
            </w:pPr>
            <w:r>
              <w:rPr>
                <w:rFonts w:ascii="Arial" w:eastAsia="Arial" w:hAnsi="Arial" w:cs="Arial"/>
                <w:sz w:val="20"/>
                <w:szCs w:val="20"/>
              </w:rPr>
              <w:t>12/09/2025</w:t>
            </w:r>
          </w:p>
        </w:tc>
        <w:tc>
          <w:tcPr>
            <w:tcW w:w="1354" w:type="dxa"/>
          </w:tcPr>
          <w:p w14:paraId="71AB76F7" w14:textId="77777777" w:rsidR="00A60B90" w:rsidRDefault="00A60B90" w:rsidP="00E17117">
            <w:pPr>
              <w:jc w:val="center"/>
            </w:pPr>
            <w:r>
              <w:rPr>
                <w:rFonts w:ascii="Arial" w:eastAsia="Arial" w:hAnsi="Arial" w:cs="Arial"/>
                <w:sz w:val="20"/>
                <w:szCs w:val="20"/>
              </w:rPr>
              <w:t>2 semanas</w:t>
            </w:r>
          </w:p>
        </w:tc>
      </w:tr>
      <w:tr w:rsidR="00A60B90" w14:paraId="133AF03D" w14:textId="77777777" w:rsidTr="006F7083">
        <w:tc>
          <w:tcPr>
            <w:tcW w:w="1145" w:type="dxa"/>
          </w:tcPr>
          <w:p w14:paraId="462CDAC9" w14:textId="77777777" w:rsidR="00A60B90" w:rsidRDefault="00A60B90" w:rsidP="00E17117">
            <w:pPr>
              <w:jc w:val="center"/>
            </w:pPr>
            <w:r>
              <w:rPr>
                <w:rFonts w:ascii="Arial" w:eastAsia="Arial" w:hAnsi="Arial" w:cs="Arial"/>
                <w:sz w:val="20"/>
                <w:szCs w:val="20"/>
              </w:rPr>
              <w:t>3.3</w:t>
            </w:r>
          </w:p>
        </w:tc>
        <w:tc>
          <w:tcPr>
            <w:tcW w:w="1951" w:type="dxa"/>
          </w:tcPr>
          <w:p w14:paraId="41D21D99" w14:textId="77777777" w:rsidR="00A60B90" w:rsidRDefault="00A60B90" w:rsidP="00E17117">
            <w:r>
              <w:rPr>
                <w:rFonts w:ascii="Arial" w:eastAsia="Arial" w:hAnsi="Arial" w:cs="Arial"/>
                <w:sz w:val="20"/>
                <w:szCs w:val="20"/>
              </w:rPr>
              <w:t>Documentación de requerimientos</w:t>
            </w:r>
          </w:p>
        </w:tc>
        <w:tc>
          <w:tcPr>
            <w:tcW w:w="1762" w:type="dxa"/>
          </w:tcPr>
          <w:p w14:paraId="34C6427C" w14:textId="77777777" w:rsidR="00A60B90" w:rsidRDefault="00A60B90" w:rsidP="00E17117">
            <w:r>
              <w:rPr>
                <w:rFonts w:ascii="Arial" w:eastAsia="Arial" w:hAnsi="Arial" w:cs="Arial"/>
                <w:sz w:val="20"/>
                <w:szCs w:val="20"/>
              </w:rPr>
              <w:t>Equipo de desarrollo, analistas</w:t>
            </w:r>
          </w:p>
        </w:tc>
        <w:tc>
          <w:tcPr>
            <w:tcW w:w="1402" w:type="dxa"/>
          </w:tcPr>
          <w:p w14:paraId="34F168F6" w14:textId="77777777" w:rsidR="00A60B90" w:rsidRDefault="00A60B90" w:rsidP="00E17117">
            <w:pPr>
              <w:jc w:val="center"/>
            </w:pPr>
            <w:r>
              <w:rPr>
                <w:rFonts w:ascii="Arial" w:eastAsia="Arial" w:hAnsi="Arial" w:cs="Arial"/>
                <w:sz w:val="20"/>
                <w:szCs w:val="20"/>
              </w:rPr>
              <w:t>12/10/2025</w:t>
            </w:r>
          </w:p>
        </w:tc>
        <w:tc>
          <w:tcPr>
            <w:tcW w:w="1402" w:type="dxa"/>
          </w:tcPr>
          <w:p w14:paraId="2C547E02" w14:textId="77777777" w:rsidR="00A60B90" w:rsidRDefault="00A60B90" w:rsidP="00E17117">
            <w:pPr>
              <w:jc w:val="center"/>
            </w:pPr>
            <w:r>
              <w:rPr>
                <w:rFonts w:ascii="Arial" w:eastAsia="Arial" w:hAnsi="Arial" w:cs="Arial"/>
                <w:sz w:val="20"/>
                <w:szCs w:val="20"/>
              </w:rPr>
              <w:t>12/23/2025</w:t>
            </w:r>
          </w:p>
        </w:tc>
        <w:tc>
          <w:tcPr>
            <w:tcW w:w="1354" w:type="dxa"/>
          </w:tcPr>
          <w:p w14:paraId="4072E7FF" w14:textId="77777777" w:rsidR="00A60B90" w:rsidRDefault="00A60B90" w:rsidP="00E17117">
            <w:pPr>
              <w:jc w:val="center"/>
            </w:pPr>
            <w:r>
              <w:rPr>
                <w:rFonts w:ascii="Arial" w:eastAsia="Arial" w:hAnsi="Arial" w:cs="Arial"/>
                <w:sz w:val="20"/>
                <w:szCs w:val="20"/>
              </w:rPr>
              <w:t>2 semanas</w:t>
            </w:r>
          </w:p>
        </w:tc>
      </w:tr>
      <w:tr w:rsidR="00A60B90" w14:paraId="6D322205" w14:textId="77777777" w:rsidTr="006F7083">
        <w:tc>
          <w:tcPr>
            <w:tcW w:w="1145" w:type="dxa"/>
          </w:tcPr>
          <w:p w14:paraId="571F1C64" w14:textId="77777777" w:rsidR="00A60B90" w:rsidRDefault="00A60B90" w:rsidP="00E17117">
            <w:pPr>
              <w:jc w:val="center"/>
            </w:pPr>
            <w:r>
              <w:rPr>
                <w:rFonts w:ascii="Arial" w:eastAsia="Arial" w:hAnsi="Arial" w:cs="Arial"/>
                <w:b/>
                <w:bCs/>
                <w:sz w:val="20"/>
                <w:szCs w:val="20"/>
              </w:rPr>
              <w:t>4</w:t>
            </w:r>
          </w:p>
        </w:tc>
        <w:tc>
          <w:tcPr>
            <w:tcW w:w="1951" w:type="dxa"/>
          </w:tcPr>
          <w:p w14:paraId="5F910610" w14:textId="77777777" w:rsidR="00A60B90" w:rsidRDefault="00A60B90" w:rsidP="00E17117">
            <w:r>
              <w:rPr>
                <w:rFonts w:ascii="Arial" w:eastAsia="Arial" w:hAnsi="Arial" w:cs="Arial"/>
                <w:b/>
                <w:bCs/>
                <w:sz w:val="20"/>
                <w:szCs w:val="20"/>
              </w:rPr>
              <w:t>Diseño</w:t>
            </w:r>
          </w:p>
        </w:tc>
        <w:tc>
          <w:tcPr>
            <w:tcW w:w="1762" w:type="dxa"/>
          </w:tcPr>
          <w:p w14:paraId="59A27691" w14:textId="77777777" w:rsidR="00A60B90" w:rsidRDefault="00A60B90" w:rsidP="00E17117"/>
        </w:tc>
        <w:tc>
          <w:tcPr>
            <w:tcW w:w="1402" w:type="dxa"/>
          </w:tcPr>
          <w:p w14:paraId="48AB81F3" w14:textId="77777777" w:rsidR="00A60B90" w:rsidRDefault="00A60B90" w:rsidP="00E17117">
            <w:pPr>
              <w:jc w:val="center"/>
            </w:pPr>
            <w:r>
              <w:rPr>
                <w:rFonts w:ascii="Arial" w:eastAsia="Arial" w:hAnsi="Arial" w:cs="Arial"/>
                <w:sz w:val="20"/>
                <w:szCs w:val="20"/>
              </w:rPr>
              <w:t>12/24/2025</w:t>
            </w:r>
          </w:p>
        </w:tc>
        <w:tc>
          <w:tcPr>
            <w:tcW w:w="1402" w:type="dxa"/>
          </w:tcPr>
          <w:p w14:paraId="76A528FB" w14:textId="77777777" w:rsidR="00A60B90" w:rsidRDefault="00A60B90" w:rsidP="00E17117">
            <w:pPr>
              <w:jc w:val="center"/>
            </w:pPr>
            <w:r>
              <w:rPr>
                <w:rFonts w:ascii="Arial" w:eastAsia="Arial" w:hAnsi="Arial" w:cs="Arial"/>
                <w:sz w:val="20"/>
                <w:szCs w:val="20"/>
              </w:rPr>
              <w:t>01/13/2026</w:t>
            </w:r>
          </w:p>
        </w:tc>
        <w:tc>
          <w:tcPr>
            <w:tcW w:w="1354" w:type="dxa"/>
          </w:tcPr>
          <w:p w14:paraId="39221FFE" w14:textId="77777777" w:rsidR="00A60B90" w:rsidRDefault="00A60B90" w:rsidP="00E17117">
            <w:pPr>
              <w:jc w:val="center"/>
            </w:pPr>
            <w:r>
              <w:rPr>
                <w:rFonts w:ascii="Arial" w:eastAsia="Arial" w:hAnsi="Arial" w:cs="Arial"/>
                <w:b/>
                <w:bCs/>
                <w:sz w:val="20"/>
                <w:szCs w:val="20"/>
              </w:rPr>
              <w:t>3 semanas</w:t>
            </w:r>
          </w:p>
        </w:tc>
      </w:tr>
      <w:tr w:rsidR="00A60B90" w14:paraId="2A3660FB" w14:textId="77777777" w:rsidTr="006F7083">
        <w:tc>
          <w:tcPr>
            <w:tcW w:w="1145" w:type="dxa"/>
          </w:tcPr>
          <w:p w14:paraId="37501659" w14:textId="77777777" w:rsidR="00A60B90" w:rsidRDefault="00A60B90" w:rsidP="00E17117">
            <w:pPr>
              <w:jc w:val="center"/>
            </w:pPr>
            <w:r>
              <w:rPr>
                <w:rFonts w:ascii="Arial" w:eastAsia="Arial" w:hAnsi="Arial" w:cs="Arial"/>
                <w:sz w:val="20"/>
                <w:szCs w:val="20"/>
              </w:rPr>
              <w:t>4.1</w:t>
            </w:r>
          </w:p>
        </w:tc>
        <w:tc>
          <w:tcPr>
            <w:tcW w:w="1951" w:type="dxa"/>
          </w:tcPr>
          <w:p w14:paraId="167629FA" w14:textId="77777777" w:rsidR="00A60B90" w:rsidRDefault="00A60B90" w:rsidP="00E17117">
            <w:r>
              <w:rPr>
                <w:rFonts w:ascii="Arial" w:eastAsia="Arial" w:hAnsi="Arial" w:cs="Arial"/>
                <w:sz w:val="20"/>
                <w:szCs w:val="20"/>
              </w:rPr>
              <w:t>Diseño de arquitectura general</w:t>
            </w:r>
          </w:p>
        </w:tc>
        <w:tc>
          <w:tcPr>
            <w:tcW w:w="1762" w:type="dxa"/>
          </w:tcPr>
          <w:p w14:paraId="4E3526E6" w14:textId="77777777" w:rsidR="00A60B90" w:rsidRDefault="00A60B90" w:rsidP="00E17117">
            <w:r>
              <w:rPr>
                <w:rFonts w:ascii="Arial" w:eastAsia="Arial" w:hAnsi="Arial" w:cs="Arial"/>
                <w:sz w:val="20"/>
                <w:szCs w:val="20"/>
              </w:rPr>
              <w:t>Diseñadores UX/UI, arquitectos</w:t>
            </w:r>
          </w:p>
        </w:tc>
        <w:tc>
          <w:tcPr>
            <w:tcW w:w="1402" w:type="dxa"/>
          </w:tcPr>
          <w:p w14:paraId="68221F8B" w14:textId="77777777" w:rsidR="00A60B90" w:rsidRDefault="00A60B90" w:rsidP="00E17117">
            <w:pPr>
              <w:jc w:val="center"/>
            </w:pPr>
            <w:r>
              <w:rPr>
                <w:rFonts w:ascii="Arial" w:eastAsia="Arial" w:hAnsi="Arial" w:cs="Arial"/>
                <w:sz w:val="20"/>
                <w:szCs w:val="20"/>
              </w:rPr>
              <w:t>12/24/2025</w:t>
            </w:r>
          </w:p>
        </w:tc>
        <w:tc>
          <w:tcPr>
            <w:tcW w:w="1402" w:type="dxa"/>
          </w:tcPr>
          <w:p w14:paraId="0020F71C" w14:textId="77777777" w:rsidR="00A60B90" w:rsidRDefault="00A60B90" w:rsidP="00E17117">
            <w:pPr>
              <w:jc w:val="center"/>
            </w:pPr>
            <w:r>
              <w:rPr>
                <w:rFonts w:ascii="Arial" w:eastAsia="Arial" w:hAnsi="Arial" w:cs="Arial"/>
                <w:sz w:val="20"/>
                <w:szCs w:val="20"/>
              </w:rPr>
              <w:t>12/30/2025</w:t>
            </w:r>
          </w:p>
        </w:tc>
        <w:tc>
          <w:tcPr>
            <w:tcW w:w="1354" w:type="dxa"/>
          </w:tcPr>
          <w:p w14:paraId="0BB497F6" w14:textId="77777777" w:rsidR="00A60B90" w:rsidRDefault="00A60B90" w:rsidP="00E17117">
            <w:pPr>
              <w:jc w:val="center"/>
            </w:pPr>
            <w:r>
              <w:rPr>
                <w:rFonts w:ascii="Arial" w:eastAsia="Arial" w:hAnsi="Arial" w:cs="Arial"/>
                <w:sz w:val="20"/>
                <w:szCs w:val="20"/>
              </w:rPr>
              <w:t>1 semana</w:t>
            </w:r>
          </w:p>
        </w:tc>
      </w:tr>
      <w:tr w:rsidR="00A60B90" w14:paraId="662C7A50" w14:textId="77777777" w:rsidTr="006F7083">
        <w:tc>
          <w:tcPr>
            <w:tcW w:w="1145" w:type="dxa"/>
          </w:tcPr>
          <w:p w14:paraId="03335046" w14:textId="77777777" w:rsidR="00A60B90" w:rsidRDefault="00A60B90" w:rsidP="00E17117">
            <w:pPr>
              <w:jc w:val="center"/>
            </w:pPr>
            <w:r>
              <w:rPr>
                <w:rFonts w:ascii="Arial" w:eastAsia="Arial" w:hAnsi="Arial" w:cs="Arial"/>
                <w:sz w:val="20"/>
                <w:szCs w:val="20"/>
              </w:rPr>
              <w:t>4.2</w:t>
            </w:r>
          </w:p>
        </w:tc>
        <w:tc>
          <w:tcPr>
            <w:tcW w:w="1951" w:type="dxa"/>
          </w:tcPr>
          <w:p w14:paraId="629B4284" w14:textId="77777777" w:rsidR="00A60B90" w:rsidRDefault="00A60B90" w:rsidP="00E17117">
            <w:r>
              <w:rPr>
                <w:rFonts w:ascii="Arial" w:eastAsia="Arial" w:hAnsi="Arial" w:cs="Arial"/>
                <w:sz w:val="20"/>
                <w:szCs w:val="20"/>
              </w:rPr>
              <w:t>Prototipos y mockups</w:t>
            </w:r>
          </w:p>
        </w:tc>
        <w:tc>
          <w:tcPr>
            <w:tcW w:w="1762" w:type="dxa"/>
          </w:tcPr>
          <w:p w14:paraId="7953A32C" w14:textId="77777777" w:rsidR="00A60B90" w:rsidRDefault="00A60B90" w:rsidP="00E17117">
            <w:r>
              <w:rPr>
                <w:rFonts w:ascii="Arial" w:eastAsia="Arial" w:hAnsi="Arial" w:cs="Arial"/>
                <w:sz w:val="20"/>
                <w:szCs w:val="20"/>
              </w:rPr>
              <w:t>Diseñadores UX/UI, arquitectos</w:t>
            </w:r>
          </w:p>
        </w:tc>
        <w:tc>
          <w:tcPr>
            <w:tcW w:w="1402" w:type="dxa"/>
          </w:tcPr>
          <w:p w14:paraId="18A7C6A6" w14:textId="77777777" w:rsidR="00A60B90" w:rsidRDefault="00A60B90" w:rsidP="00E17117">
            <w:pPr>
              <w:jc w:val="center"/>
            </w:pPr>
            <w:r>
              <w:rPr>
                <w:rFonts w:ascii="Arial" w:eastAsia="Arial" w:hAnsi="Arial" w:cs="Arial"/>
                <w:sz w:val="20"/>
                <w:szCs w:val="20"/>
              </w:rPr>
              <w:t>12/31/2025</w:t>
            </w:r>
          </w:p>
        </w:tc>
        <w:tc>
          <w:tcPr>
            <w:tcW w:w="1402" w:type="dxa"/>
          </w:tcPr>
          <w:p w14:paraId="777C84ED" w14:textId="77777777" w:rsidR="00A60B90" w:rsidRDefault="00A60B90" w:rsidP="00E17117">
            <w:pPr>
              <w:jc w:val="center"/>
            </w:pPr>
            <w:r>
              <w:rPr>
                <w:rFonts w:ascii="Arial" w:eastAsia="Arial" w:hAnsi="Arial" w:cs="Arial"/>
                <w:sz w:val="20"/>
                <w:szCs w:val="20"/>
              </w:rPr>
              <w:t>01/06/2026</w:t>
            </w:r>
          </w:p>
        </w:tc>
        <w:tc>
          <w:tcPr>
            <w:tcW w:w="1354" w:type="dxa"/>
          </w:tcPr>
          <w:p w14:paraId="7F0461E5" w14:textId="77777777" w:rsidR="00A60B90" w:rsidRDefault="00A60B90" w:rsidP="00E17117">
            <w:pPr>
              <w:jc w:val="center"/>
            </w:pPr>
            <w:r>
              <w:rPr>
                <w:rFonts w:ascii="Arial" w:eastAsia="Arial" w:hAnsi="Arial" w:cs="Arial"/>
                <w:sz w:val="20"/>
                <w:szCs w:val="20"/>
              </w:rPr>
              <w:t>1 semana</w:t>
            </w:r>
          </w:p>
        </w:tc>
      </w:tr>
      <w:tr w:rsidR="00A60B90" w14:paraId="41B4D675" w14:textId="77777777" w:rsidTr="006F7083">
        <w:tc>
          <w:tcPr>
            <w:tcW w:w="1145" w:type="dxa"/>
          </w:tcPr>
          <w:p w14:paraId="535D2D19" w14:textId="77777777" w:rsidR="00A60B90" w:rsidRDefault="00A60B90" w:rsidP="00E17117">
            <w:pPr>
              <w:jc w:val="center"/>
            </w:pPr>
            <w:r>
              <w:rPr>
                <w:rFonts w:ascii="Arial" w:eastAsia="Arial" w:hAnsi="Arial" w:cs="Arial"/>
                <w:sz w:val="20"/>
                <w:szCs w:val="20"/>
              </w:rPr>
              <w:t>4.3</w:t>
            </w:r>
          </w:p>
        </w:tc>
        <w:tc>
          <w:tcPr>
            <w:tcW w:w="1951" w:type="dxa"/>
          </w:tcPr>
          <w:p w14:paraId="3897F059" w14:textId="77777777" w:rsidR="00A60B90" w:rsidRDefault="00A60B90" w:rsidP="00E17117">
            <w:r>
              <w:rPr>
                <w:rFonts w:ascii="Arial" w:eastAsia="Arial" w:hAnsi="Arial" w:cs="Arial"/>
                <w:sz w:val="20"/>
                <w:szCs w:val="20"/>
              </w:rPr>
              <w:t>Validación de prototipos</w:t>
            </w:r>
          </w:p>
        </w:tc>
        <w:tc>
          <w:tcPr>
            <w:tcW w:w="1762" w:type="dxa"/>
          </w:tcPr>
          <w:p w14:paraId="37EC5F1F" w14:textId="77777777" w:rsidR="00A60B90" w:rsidRDefault="00A60B90" w:rsidP="00E17117">
            <w:r>
              <w:rPr>
                <w:rFonts w:ascii="Arial" w:eastAsia="Arial" w:hAnsi="Arial" w:cs="Arial"/>
                <w:sz w:val="20"/>
                <w:szCs w:val="20"/>
              </w:rPr>
              <w:t>Diseñadores UX/UI, arquitectos</w:t>
            </w:r>
          </w:p>
        </w:tc>
        <w:tc>
          <w:tcPr>
            <w:tcW w:w="1402" w:type="dxa"/>
          </w:tcPr>
          <w:p w14:paraId="020A0B79" w14:textId="77777777" w:rsidR="00A60B90" w:rsidRDefault="00A60B90" w:rsidP="00E17117">
            <w:pPr>
              <w:jc w:val="center"/>
            </w:pPr>
            <w:r>
              <w:rPr>
                <w:rFonts w:ascii="Arial" w:eastAsia="Arial" w:hAnsi="Arial" w:cs="Arial"/>
                <w:sz w:val="20"/>
                <w:szCs w:val="20"/>
              </w:rPr>
              <w:t>01/07/2026</w:t>
            </w:r>
          </w:p>
        </w:tc>
        <w:tc>
          <w:tcPr>
            <w:tcW w:w="1402" w:type="dxa"/>
          </w:tcPr>
          <w:p w14:paraId="5666C0F3" w14:textId="77777777" w:rsidR="00A60B90" w:rsidRDefault="00A60B90" w:rsidP="00E17117">
            <w:pPr>
              <w:jc w:val="center"/>
            </w:pPr>
            <w:r>
              <w:rPr>
                <w:rFonts w:ascii="Arial" w:eastAsia="Arial" w:hAnsi="Arial" w:cs="Arial"/>
                <w:sz w:val="20"/>
                <w:szCs w:val="20"/>
              </w:rPr>
              <w:t>01/13/2026</w:t>
            </w:r>
          </w:p>
        </w:tc>
        <w:tc>
          <w:tcPr>
            <w:tcW w:w="1354" w:type="dxa"/>
          </w:tcPr>
          <w:p w14:paraId="3F0519A0" w14:textId="77777777" w:rsidR="00A60B90" w:rsidRDefault="00A60B90" w:rsidP="00E17117">
            <w:pPr>
              <w:jc w:val="center"/>
            </w:pPr>
            <w:r>
              <w:rPr>
                <w:rFonts w:ascii="Arial" w:eastAsia="Arial" w:hAnsi="Arial" w:cs="Arial"/>
                <w:sz w:val="20"/>
                <w:szCs w:val="20"/>
              </w:rPr>
              <w:t>1 semana</w:t>
            </w:r>
          </w:p>
        </w:tc>
      </w:tr>
      <w:tr w:rsidR="00A60B90" w14:paraId="300E8A88" w14:textId="77777777" w:rsidTr="006F7083">
        <w:tc>
          <w:tcPr>
            <w:tcW w:w="1145" w:type="dxa"/>
          </w:tcPr>
          <w:p w14:paraId="51941D58" w14:textId="77777777" w:rsidR="00A60B90" w:rsidRDefault="00A60B90" w:rsidP="00E17117">
            <w:pPr>
              <w:jc w:val="center"/>
            </w:pPr>
            <w:r>
              <w:rPr>
                <w:rFonts w:ascii="Arial" w:eastAsia="Arial" w:hAnsi="Arial" w:cs="Arial"/>
                <w:b/>
                <w:bCs/>
                <w:sz w:val="20"/>
                <w:szCs w:val="20"/>
              </w:rPr>
              <w:t>5</w:t>
            </w:r>
          </w:p>
        </w:tc>
        <w:tc>
          <w:tcPr>
            <w:tcW w:w="1951" w:type="dxa"/>
          </w:tcPr>
          <w:p w14:paraId="3A36A6D0" w14:textId="77777777" w:rsidR="00A60B90" w:rsidRDefault="00A60B90" w:rsidP="00E17117">
            <w:r>
              <w:rPr>
                <w:rFonts w:ascii="Arial" w:eastAsia="Arial" w:hAnsi="Arial" w:cs="Arial"/>
                <w:b/>
                <w:bCs/>
                <w:sz w:val="20"/>
                <w:szCs w:val="20"/>
              </w:rPr>
              <w:t>Desarrollo del documento</w:t>
            </w:r>
          </w:p>
        </w:tc>
        <w:tc>
          <w:tcPr>
            <w:tcW w:w="1762" w:type="dxa"/>
          </w:tcPr>
          <w:p w14:paraId="5DAA5E57" w14:textId="77777777" w:rsidR="00A60B90" w:rsidRDefault="00A60B90" w:rsidP="00E17117"/>
        </w:tc>
        <w:tc>
          <w:tcPr>
            <w:tcW w:w="1402" w:type="dxa"/>
          </w:tcPr>
          <w:p w14:paraId="6BF21535" w14:textId="77777777" w:rsidR="00A60B90" w:rsidRDefault="00A60B90" w:rsidP="00E17117">
            <w:pPr>
              <w:jc w:val="center"/>
            </w:pPr>
            <w:r>
              <w:rPr>
                <w:rFonts w:ascii="Arial" w:eastAsia="Arial" w:hAnsi="Arial" w:cs="Arial"/>
                <w:sz w:val="20"/>
                <w:szCs w:val="20"/>
              </w:rPr>
              <w:t>01/14/2026</w:t>
            </w:r>
          </w:p>
        </w:tc>
        <w:tc>
          <w:tcPr>
            <w:tcW w:w="1402" w:type="dxa"/>
          </w:tcPr>
          <w:p w14:paraId="412477C8" w14:textId="77777777" w:rsidR="00A60B90" w:rsidRDefault="00A60B90" w:rsidP="00E17117">
            <w:pPr>
              <w:jc w:val="center"/>
            </w:pPr>
            <w:r>
              <w:rPr>
                <w:rFonts w:ascii="Arial" w:eastAsia="Arial" w:hAnsi="Arial" w:cs="Arial"/>
                <w:sz w:val="20"/>
                <w:szCs w:val="20"/>
              </w:rPr>
              <w:t>02/24/2026</w:t>
            </w:r>
          </w:p>
        </w:tc>
        <w:tc>
          <w:tcPr>
            <w:tcW w:w="1354" w:type="dxa"/>
          </w:tcPr>
          <w:p w14:paraId="2F14124B" w14:textId="77777777" w:rsidR="00A60B90" w:rsidRDefault="00A60B90" w:rsidP="00E17117">
            <w:pPr>
              <w:jc w:val="center"/>
            </w:pPr>
            <w:r>
              <w:rPr>
                <w:rFonts w:ascii="Arial" w:eastAsia="Arial" w:hAnsi="Arial" w:cs="Arial"/>
                <w:b/>
                <w:bCs/>
                <w:sz w:val="20"/>
                <w:szCs w:val="20"/>
              </w:rPr>
              <w:t>6 semanas</w:t>
            </w:r>
          </w:p>
        </w:tc>
      </w:tr>
      <w:tr w:rsidR="00A60B90" w14:paraId="1E6ADC5C" w14:textId="77777777" w:rsidTr="006F7083">
        <w:tc>
          <w:tcPr>
            <w:tcW w:w="1145" w:type="dxa"/>
          </w:tcPr>
          <w:p w14:paraId="38E56198" w14:textId="77777777" w:rsidR="00A60B90" w:rsidRDefault="00A60B90" w:rsidP="00E17117">
            <w:pPr>
              <w:jc w:val="center"/>
            </w:pPr>
            <w:r>
              <w:rPr>
                <w:rFonts w:ascii="Arial" w:eastAsia="Arial" w:hAnsi="Arial" w:cs="Arial"/>
                <w:sz w:val="20"/>
                <w:szCs w:val="20"/>
              </w:rPr>
              <w:t>5.1</w:t>
            </w:r>
          </w:p>
        </w:tc>
        <w:tc>
          <w:tcPr>
            <w:tcW w:w="1951" w:type="dxa"/>
          </w:tcPr>
          <w:p w14:paraId="52DDC40F" w14:textId="77777777" w:rsidR="00A60B90" w:rsidRDefault="00A60B90" w:rsidP="00E17117">
            <w:r>
              <w:rPr>
                <w:rFonts w:ascii="Arial" w:eastAsia="Arial" w:hAnsi="Arial" w:cs="Arial"/>
                <w:sz w:val="20"/>
                <w:szCs w:val="20"/>
              </w:rPr>
              <w:t>Introducción, análisis de soluciones y requerimientos</w:t>
            </w:r>
          </w:p>
        </w:tc>
        <w:tc>
          <w:tcPr>
            <w:tcW w:w="1762" w:type="dxa"/>
          </w:tcPr>
          <w:p w14:paraId="20B74400" w14:textId="77777777" w:rsidR="00A60B90" w:rsidRDefault="00A60B90" w:rsidP="00E17117">
            <w:r>
              <w:rPr>
                <w:rFonts w:ascii="Arial" w:eastAsia="Arial" w:hAnsi="Arial" w:cs="Arial"/>
                <w:sz w:val="20"/>
                <w:szCs w:val="20"/>
              </w:rPr>
              <w:t>Equipo de desarrollo, analistas</w:t>
            </w:r>
          </w:p>
        </w:tc>
        <w:tc>
          <w:tcPr>
            <w:tcW w:w="1402" w:type="dxa"/>
          </w:tcPr>
          <w:p w14:paraId="31B87198" w14:textId="77777777" w:rsidR="00A60B90" w:rsidRDefault="00A60B90" w:rsidP="00E17117">
            <w:pPr>
              <w:jc w:val="center"/>
            </w:pPr>
            <w:r>
              <w:rPr>
                <w:rFonts w:ascii="Arial" w:eastAsia="Arial" w:hAnsi="Arial" w:cs="Arial"/>
                <w:sz w:val="20"/>
                <w:szCs w:val="20"/>
              </w:rPr>
              <w:t>01/14/2026</w:t>
            </w:r>
          </w:p>
        </w:tc>
        <w:tc>
          <w:tcPr>
            <w:tcW w:w="1402" w:type="dxa"/>
          </w:tcPr>
          <w:p w14:paraId="0BEA9389" w14:textId="77777777" w:rsidR="00A60B90" w:rsidRDefault="00A60B90" w:rsidP="00E17117">
            <w:pPr>
              <w:jc w:val="center"/>
            </w:pPr>
            <w:r>
              <w:rPr>
                <w:rFonts w:ascii="Arial" w:eastAsia="Arial" w:hAnsi="Arial" w:cs="Arial"/>
                <w:sz w:val="20"/>
                <w:szCs w:val="20"/>
              </w:rPr>
              <w:t>01/27/2026</w:t>
            </w:r>
          </w:p>
        </w:tc>
        <w:tc>
          <w:tcPr>
            <w:tcW w:w="1354" w:type="dxa"/>
          </w:tcPr>
          <w:p w14:paraId="412AB4E7" w14:textId="77777777" w:rsidR="00A60B90" w:rsidRDefault="00A60B90" w:rsidP="00E17117">
            <w:pPr>
              <w:jc w:val="center"/>
            </w:pPr>
            <w:r>
              <w:rPr>
                <w:rFonts w:ascii="Arial" w:eastAsia="Arial" w:hAnsi="Arial" w:cs="Arial"/>
                <w:sz w:val="20"/>
                <w:szCs w:val="20"/>
              </w:rPr>
              <w:t>2 semanas</w:t>
            </w:r>
          </w:p>
        </w:tc>
      </w:tr>
      <w:tr w:rsidR="00A60B90" w14:paraId="1E0279B5" w14:textId="77777777" w:rsidTr="006F7083">
        <w:tc>
          <w:tcPr>
            <w:tcW w:w="1145" w:type="dxa"/>
          </w:tcPr>
          <w:p w14:paraId="0494721E" w14:textId="77777777" w:rsidR="00A60B90" w:rsidRDefault="00A60B90" w:rsidP="00E17117">
            <w:pPr>
              <w:jc w:val="center"/>
            </w:pPr>
            <w:r>
              <w:rPr>
                <w:rFonts w:ascii="Arial" w:eastAsia="Arial" w:hAnsi="Arial" w:cs="Arial"/>
                <w:sz w:val="20"/>
                <w:szCs w:val="20"/>
              </w:rPr>
              <w:lastRenderedPageBreak/>
              <w:t>5.2</w:t>
            </w:r>
          </w:p>
        </w:tc>
        <w:tc>
          <w:tcPr>
            <w:tcW w:w="1951" w:type="dxa"/>
          </w:tcPr>
          <w:p w14:paraId="4DEAA152" w14:textId="77777777" w:rsidR="00A60B90" w:rsidRDefault="00A60B90" w:rsidP="00E17117">
            <w:r>
              <w:rPr>
                <w:rFonts w:ascii="Arial" w:eastAsia="Arial" w:hAnsi="Arial" w:cs="Arial"/>
                <w:sz w:val="20"/>
                <w:szCs w:val="20"/>
              </w:rPr>
              <w:t>Objetivos, alcance y planificación del proyecto</w:t>
            </w:r>
          </w:p>
        </w:tc>
        <w:tc>
          <w:tcPr>
            <w:tcW w:w="1762" w:type="dxa"/>
          </w:tcPr>
          <w:p w14:paraId="3D3B9803" w14:textId="77777777" w:rsidR="00A60B90" w:rsidRDefault="00A60B90" w:rsidP="00E17117">
            <w:r>
              <w:rPr>
                <w:rFonts w:ascii="Arial" w:eastAsia="Arial" w:hAnsi="Arial" w:cs="Arial"/>
                <w:sz w:val="20"/>
                <w:szCs w:val="20"/>
              </w:rPr>
              <w:t>Equipo de desarrollo, analistas</w:t>
            </w:r>
          </w:p>
        </w:tc>
        <w:tc>
          <w:tcPr>
            <w:tcW w:w="1402" w:type="dxa"/>
          </w:tcPr>
          <w:p w14:paraId="32438109" w14:textId="77777777" w:rsidR="00A60B90" w:rsidRDefault="00A60B90" w:rsidP="00E17117">
            <w:pPr>
              <w:jc w:val="center"/>
            </w:pPr>
            <w:r>
              <w:rPr>
                <w:rFonts w:ascii="Arial" w:eastAsia="Arial" w:hAnsi="Arial" w:cs="Arial"/>
                <w:sz w:val="20"/>
                <w:szCs w:val="20"/>
              </w:rPr>
              <w:t>01/28/2026</w:t>
            </w:r>
          </w:p>
        </w:tc>
        <w:tc>
          <w:tcPr>
            <w:tcW w:w="1402" w:type="dxa"/>
          </w:tcPr>
          <w:p w14:paraId="62B9F6DB" w14:textId="77777777" w:rsidR="00A60B90" w:rsidRDefault="00A60B90" w:rsidP="00E17117">
            <w:pPr>
              <w:jc w:val="center"/>
            </w:pPr>
            <w:r>
              <w:rPr>
                <w:rFonts w:ascii="Arial" w:eastAsia="Arial" w:hAnsi="Arial" w:cs="Arial"/>
                <w:sz w:val="20"/>
                <w:szCs w:val="20"/>
              </w:rPr>
              <w:t>02/10/2026</w:t>
            </w:r>
          </w:p>
        </w:tc>
        <w:tc>
          <w:tcPr>
            <w:tcW w:w="1354" w:type="dxa"/>
          </w:tcPr>
          <w:p w14:paraId="13401F6E" w14:textId="77777777" w:rsidR="00A60B90" w:rsidRDefault="00A60B90" w:rsidP="00E17117">
            <w:pPr>
              <w:jc w:val="center"/>
            </w:pPr>
            <w:r>
              <w:rPr>
                <w:rFonts w:ascii="Arial" w:eastAsia="Arial" w:hAnsi="Arial" w:cs="Arial"/>
                <w:sz w:val="20"/>
                <w:szCs w:val="20"/>
              </w:rPr>
              <w:t>2 semanas</w:t>
            </w:r>
          </w:p>
        </w:tc>
      </w:tr>
      <w:tr w:rsidR="00A60B90" w14:paraId="2A64A623" w14:textId="77777777" w:rsidTr="006F7083">
        <w:tc>
          <w:tcPr>
            <w:tcW w:w="1145" w:type="dxa"/>
          </w:tcPr>
          <w:p w14:paraId="6003D7D0" w14:textId="77777777" w:rsidR="00A60B90" w:rsidRDefault="00A60B90" w:rsidP="00E17117">
            <w:pPr>
              <w:jc w:val="center"/>
            </w:pPr>
            <w:r>
              <w:rPr>
                <w:rFonts w:ascii="Arial" w:eastAsia="Arial" w:hAnsi="Arial" w:cs="Arial"/>
                <w:sz w:val="20"/>
                <w:szCs w:val="20"/>
              </w:rPr>
              <w:t>5.3</w:t>
            </w:r>
          </w:p>
        </w:tc>
        <w:tc>
          <w:tcPr>
            <w:tcW w:w="1951" w:type="dxa"/>
          </w:tcPr>
          <w:p w14:paraId="0E7B3636" w14:textId="77777777" w:rsidR="00A60B90" w:rsidRDefault="00A60B90" w:rsidP="00E17117">
            <w:r>
              <w:rPr>
                <w:rFonts w:ascii="Arial" w:eastAsia="Arial" w:hAnsi="Arial" w:cs="Arial"/>
                <w:sz w:val="20"/>
                <w:szCs w:val="20"/>
              </w:rPr>
              <w:t>Marco teórico, revisión y entrega del documento</w:t>
            </w:r>
          </w:p>
        </w:tc>
        <w:tc>
          <w:tcPr>
            <w:tcW w:w="1762" w:type="dxa"/>
          </w:tcPr>
          <w:p w14:paraId="27DB5B75" w14:textId="77777777" w:rsidR="00A60B90" w:rsidRDefault="00A60B90" w:rsidP="00E17117">
            <w:r>
              <w:rPr>
                <w:rFonts w:ascii="Arial" w:eastAsia="Arial" w:hAnsi="Arial" w:cs="Arial"/>
                <w:sz w:val="20"/>
                <w:szCs w:val="20"/>
              </w:rPr>
              <w:t>Equipo de desarrollo, analistas</w:t>
            </w:r>
          </w:p>
        </w:tc>
        <w:tc>
          <w:tcPr>
            <w:tcW w:w="1402" w:type="dxa"/>
          </w:tcPr>
          <w:p w14:paraId="255066EE" w14:textId="77777777" w:rsidR="00A60B90" w:rsidRDefault="00A60B90" w:rsidP="00E17117">
            <w:pPr>
              <w:jc w:val="center"/>
            </w:pPr>
            <w:r>
              <w:rPr>
                <w:rFonts w:ascii="Arial" w:eastAsia="Arial" w:hAnsi="Arial" w:cs="Arial"/>
                <w:sz w:val="20"/>
                <w:szCs w:val="20"/>
              </w:rPr>
              <w:t>02/11/2026</w:t>
            </w:r>
          </w:p>
        </w:tc>
        <w:tc>
          <w:tcPr>
            <w:tcW w:w="1402" w:type="dxa"/>
          </w:tcPr>
          <w:p w14:paraId="1889809F" w14:textId="77777777" w:rsidR="00A60B90" w:rsidRDefault="00A60B90" w:rsidP="00E17117">
            <w:pPr>
              <w:jc w:val="center"/>
            </w:pPr>
            <w:r>
              <w:rPr>
                <w:rFonts w:ascii="Arial" w:eastAsia="Arial" w:hAnsi="Arial" w:cs="Arial"/>
                <w:sz w:val="20"/>
                <w:szCs w:val="20"/>
              </w:rPr>
              <w:t>02/24/2026</w:t>
            </w:r>
          </w:p>
        </w:tc>
        <w:tc>
          <w:tcPr>
            <w:tcW w:w="1354" w:type="dxa"/>
          </w:tcPr>
          <w:p w14:paraId="6E18042A" w14:textId="77777777" w:rsidR="00A60B90" w:rsidRDefault="00A60B90" w:rsidP="00E17117">
            <w:pPr>
              <w:jc w:val="center"/>
            </w:pPr>
            <w:r>
              <w:rPr>
                <w:rFonts w:ascii="Arial" w:eastAsia="Arial" w:hAnsi="Arial" w:cs="Arial"/>
                <w:sz w:val="20"/>
                <w:szCs w:val="20"/>
              </w:rPr>
              <w:t>2 semanas</w:t>
            </w:r>
          </w:p>
        </w:tc>
      </w:tr>
      <w:tr w:rsidR="00A60B90" w14:paraId="6CABBC3B" w14:textId="77777777" w:rsidTr="006F7083">
        <w:tc>
          <w:tcPr>
            <w:tcW w:w="1145" w:type="dxa"/>
          </w:tcPr>
          <w:p w14:paraId="72464F53" w14:textId="77777777" w:rsidR="00A60B90" w:rsidRDefault="00A60B90" w:rsidP="00E17117">
            <w:pPr>
              <w:jc w:val="center"/>
            </w:pPr>
            <w:r>
              <w:rPr>
                <w:rFonts w:ascii="Arial" w:eastAsia="Arial" w:hAnsi="Arial" w:cs="Arial"/>
                <w:b/>
                <w:bCs/>
                <w:sz w:val="20"/>
                <w:szCs w:val="20"/>
              </w:rPr>
              <w:t>6</w:t>
            </w:r>
          </w:p>
        </w:tc>
        <w:tc>
          <w:tcPr>
            <w:tcW w:w="1951" w:type="dxa"/>
          </w:tcPr>
          <w:p w14:paraId="0E5E0F5A" w14:textId="77777777" w:rsidR="00A60B90" w:rsidRDefault="00A60B90" w:rsidP="00E17117">
            <w:r>
              <w:rPr>
                <w:rFonts w:ascii="Arial" w:eastAsia="Arial" w:hAnsi="Arial" w:cs="Arial"/>
                <w:b/>
                <w:bCs/>
                <w:sz w:val="20"/>
                <w:szCs w:val="20"/>
              </w:rPr>
              <w:t>Desarrollo de la aplicación</w:t>
            </w:r>
          </w:p>
        </w:tc>
        <w:tc>
          <w:tcPr>
            <w:tcW w:w="1762" w:type="dxa"/>
          </w:tcPr>
          <w:p w14:paraId="497FAE43" w14:textId="77777777" w:rsidR="00A60B90" w:rsidRDefault="00A60B90" w:rsidP="00E17117"/>
        </w:tc>
        <w:tc>
          <w:tcPr>
            <w:tcW w:w="1402" w:type="dxa"/>
          </w:tcPr>
          <w:p w14:paraId="424D0D84" w14:textId="77777777" w:rsidR="00A60B90" w:rsidRDefault="00A60B90" w:rsidP="00E17117">
            <w:pPr>
              <w:jc w:val="center"/>
            </w:pPr>
            <w:r>
              <w:rPr>
                <w:rFonts w:ascii="Arial" w:eastAsia="Arial" w:hAnsi="Arial" w:cs="Arial"/>
                <w:sz w:val="20"/>
                <w:szCs w:val="20"/>
              </w:rPr>
              <w:t>02/25/2026</w:t>
            </w:r>
          </w:p>
        </w:tc>
        <w:tc>
          <w:tcPr>
            <w:tcW w:w="1402" w:type="dxa"/>
          </w:tcPr>
          <w:p w14:paraId="210C5E3E" w14:textId="77777777" w:rsidR="00A60B90" w:rsidRDefault="00A60B90" w:rsidP="00E17117">
            <w:pPr>
              <w:jc w:val="center"/>
            </w:pPr>
            <w:r>
              <w:rPr>
                <w:rFonts w:ascii="Arial" w:eastAsia="Arial" w:hAnsi="Arial" w:cs="Arial"/>
                <w:sz w:val="20"/>
                <w:szCs w:val="20"/>
              </w:rPr>
              <w:t>04/07/2026</w:t>
            </w:r>
          </w:p>
        </w:tc>
        <w:tc>
          <w:tcPr>
            <w:tcW w:w="1354" w:type="dxa"/>
          </w:tcPr>
          <w:p w14:paraId="72882977" w14:textId="77777777" w:rsidR="00A60B90" w:rsidRDefault="00A60B90" w:rsidP="00E17117">
            <w:pPr>
              <w:jc w:val="center"/>
            </w:pPr>
            <w:r>
              <w:rPr>
                <w:rFonts w:ascii="Arial" w:eastAsia="Arial" w:hAnsi="Arial" w:cs="Arial"/>
                <w:b/>
                <w:bCs/>
                <w:sz w:val="20"/>
                <w:szCs w:val="20"/>
              </w:rPr>
              <w:t>6 semanas</w:t>
            </w:r>
          </w:p>
        </w:tc>
      </w:tr>
      <w:tr w:rsidR="00A60B90" w14:paraId="0E01F2BB" w14:textId="77777777" w:rsidTr="006F7083">
        <w:tc>
          <w:tcPr>
            <w:tcW w:w="1145" w:type="dxa"/>
          </w:tcPr>
          <w:p w14:paraId="136102F8" w14:textId="77777777" w:rsidR="00A60B90" w:rsidRDefault="00A60B90" w:rsidP="00E17117">
            <w:pPr>
              <w:jc w:val="center"/>
            </w:pPr>
            <w:r>
              <w:rPr>
                <w:rFonts w:ascii="Arial" w:eastAsia="Arial" w:hAnsi="Arial" w:cs="Arial"/>
                <w:sz w:val="20"/>
                <w:szCs w:val="20"/>
              </w:rPr>
              <w:t>6.1</w:t>
            </w:r>
          </w:p>
        </w:tc>
        <w:tc>
          <w:tcPr>
            <w:tcW w:w="1951" w:type="dxa"/>
          </w:tcPr>
          <w:p w14:paraId="0BBBAE5A" w14:textId="77777777" w:rsidR="00A60B90" w:rsidRDefault="00A60B90" w:rsidP="00E17117">
            <w:r>
              <w:rPr>
                <w:rFonts w:ascii="Arial" w:eastAsia="Arial" w:hAnsi="Arial" w:cs="Arial"/>
                <w:sz w:val="20"/>
                <w:szCs w:val="20"/>
              </w:rPr>
              <w:t>Sprint 1: MS-Auth, MS-Estudiantes, MS-Instructores</w:t>
            </w:r>
          </w:p>
        </w:tc>
        <w:tc>
          <w:tcPr>
            <w:tcW w:w="1762" w:type="dxa"/>
          </w:tcPr>
          <w:p w14:paraId="3A1C6666"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6E911744" w14:textId="77777777" w:rsidR="00A60B90" w:rsidRDefault="00A60B90" w:rsidP="00E17117">
            <w:pPr>
              <w:jc w:val="center"/>
            </w:pPr>
            <w:r>
              <w:rPr>
                <w:rFonts w:ascii="Arial" w:eastAsia="Arial" w:hAnsi="Arial" w:cs="Arial"/>
                <w:sz w:val="20"/>
                <w:szCs w:val="20"/>
              </w:rPr>
              <w:t>02/25/2026</w:t>
            </w:r>
          </w:p>
        </w:tc>
        <w:tc>
          <w:tcPr>
            <w:tcW w:w="1402" w:type="dxa"/>
          </w:tcPr>
          <w:p w14:paraId="4F367F18" w14:textId="77777777" w:rsidR="00A60B90" w:rsidRDefault="00A60B90" w:rsidP="00E17117">
            <w:pPr>
              <w:jc w:val="center"/>
            </w:pPr>
            <w:r>
              <w:rPr>
                <w:rFonts w:ascii="Arial" w:eastAsia="Arial" w:hAnsi="Arial" w:cs="Arial"/>
                <w:sz w:val="20"/>
                <w:szCs w:val="20"/>
              </w:rPr>
              <w:t>03/10/2026</w:t>
            </w:r>
          </w:p>
        </w:tc>
        <w:tc>
          <w:tcPr>
            <w:tcW w:w="1354" w:type="dxa"/>
          </w:tcPr>
          <w:p w14:paraId="78B68B11" w14:textId="77777777" w:rsidR="00A60B90" w:rsidRDefault="00A60B90" w:rsidP="00E17117">
            <w:pPr>
              <w:jc w:val="center"/>
            </w:pPr>
            <w:r>
              <w:rPr>
                <w:rFonts w:ascii="Arial" w:eastAsia="Arial" w:hAnsi="Arial" w:cs="Arial"/>
                <w:sz w:val="20"/>
                <w:szCs w:val="20"/>
              </w:rPr>
              <w:t>2 semanas</w:t>
            </w:r>
          </w:p>
        </w:tc>
      </w:tr>
      <w:tr w:rsidR="00A60B90" w14:paraId="25D4FB25" w14:textId="77777777" w:rsidTr="006F7083">
        <w:tc>
          <w:tcPr>
            <w:tcW w:w="1145" w:type="dxa"/>
          </w:tcPr>
          <w:p w14:paraId="7BC9A49B" w14:textId="77777777" w:rsidR="00A60B90" w:rsidRDefault="00A60B90" w:rsidP="00E17117">
            <w:pPr>
              <w:jc w:val="center"/>
            </w:pPr>
            <w:r>
              <w:rPr>
                <w:rFonts w:ascii="Arial" w:eastAsia="Arial" w:hAnsi="Arial" w:cs="Arial"/>
                <w:sz w:val="20"/>
                <w:szCs w:val="20"/>
              </w:rPr>
              <w:t>6.2</w:t>
            </w:r>
          </w:p>
        </w:tc>
        <w:tc>
          <w:tcPr>
            <w:tcW w:w="1951" w:type="dxa"/>
          </w:tcPr>
          <w:p w14:paraId="01BCC2C0" w14:textId="77777777" w:rsidR="00A60B90" w:rsidRDefault="00A60B90" w:rsidP="00E17117">
            <w:r>
              <w:rPr>
                <w:rFonts w:ascii="Arial" w:eastAsia="Arial" w:hAnsi="Arial" w:cs="Arial"/>
                <w:sz w:val="20"/>
                <w:szCs w:val="20"/>
              </w:rPr>
              <w:t>Sprint 2: MS-Vehículos, MS-Asignaciones, MS-Cobros</w:t>
            </w:r>
          </w:p>
        </w:tc>
        <w:tc>
          <w:tcPr>
            <w:tcW w:w="1762" w:type="dxa"/>
          </w:tcPr>
          <w:p w14:paraId="4187FDB7"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191D37A4" w14:textId="77777777" w:rsidR="00A60B90" w:rsidRDefault="00A60B90" w:rsidP="00E17117">
            <w:pPr>
              <w:jc w:val="center"/>
            </w:pPr>
            <w:r>
              <w:rPr>
                <w:rFonts w:ascii="Arial" w:eastAsia="Arial" w:hAnsi="Arial" w:cs="Arial"/>
                <w:sz w:val="20"/>
                <w:szCs w:val="20"/>
              </w:rPr>
              <w:t>03/11/2026</w:t>
            </w:r>
          </w:p>
        </w:tc>
        <w:tc>
          <w:tcPr>
            <w:tcW w:w="1402" w:type="dxa"/>
          </w:tcPr>
          <w:p w14:paraId="10EC571D" w14:textId="77777777" w:rsidR="00A60B90" w:rsidRDefault="00A60B90" w:rsidP="00E17117">
            <w:pPr>
              <w:jc w:val="center"/>
            </w:pPr>
            <w:r>
              <w:rPr>
                <w:rFonts w:ascii="Arial" w:eastAsia="Arial" w:hAnsi="Arial" w:cs="Arial"/>
                <w:sz w:val="20"/>
                <w:szCs w:val="20"/>
              </w:rPr>
              <w:t>03/24/2026</w:t>
            </w:r>
          </w:p>
        </w:tc>
        <w:tc>
          <w:tcPr>
            <w:tcW w:w="1354" w:type="dxa"/>
          </w:tcPr>
          <w:p w14:paraId="55D6A06B" w14:textId="77777777" w:rsidR="00A60B90" w:rsidRDefault="00A60B90" w:rsidP="00E17117">
            <w:pPr>
              <w:jc w:val="center"/>
            </w:pPr>
            <w:r>
              <w:rPr>
                <w:rFonts w:ascii="Arial" w:eastAsia="Arial" w:hAnsi="Arial" w:cs="Arial"/>
                <w:sz w:val="20"/>
                <w:szCs w:val="20"/>
              </w:rPr>
              <w:t>2 semanas</w:t>
            </w:r>
          </w:p>
        </w:tc>
      </w:tr>
      <w:tr w:rsidR="00A60B90" w14:paraId="709D2AE1" w14:textId="77777777" w:rsidTr="006F7083">
        <w:tc>
          <w:tcPr>
            <w:tcW w:w="1145" w:type="dxa"/>
          </w:tcPr>
          <w:p w14:paraId="76B37ED9" w14:textId="77777777" w:rsidR="00A60B90" w:rsidRDefault="00A60B90" w:rsidP="00E17117">
            <w:pPr>
              <w:jc w:val="center"/>
            </w:pPr>
            <w:r>
              <w:rPr>
                <w:rFonts w:ascii="Arial" w:eastAsia="Arial" w:hAnsi="Arial" w:cs="Arial"/>
                <w:sz w:val="20"/>
                <w:szCs w:val="20"/>
              </w:rPr>
              <w:t>6.3</w:t>
            </w:r>
          </w:p>
        </w:tc>
        <w:tc>
          <w:tcPr>
            <w:tcW w:w="1951" w:type="dxa"/>
          </w:tcPr>
          <w:p w14:paraId="5F1644D0" w14:textId="77777777" w:rsidR="00A60B90" w:rsidRDefault="00A60B90" w:rsidP="00E17117">
            <w:r>
              <w:rPr>
                <w:rFonts w:ascii="Arial" w:eastAsia="Arial" w:hAnsi="Arial" w:cs="Arial"/>
                <w:sz w:val="20"/>
                <w:szCs w:val="20"/>
              </w:rPr>
              <w:t>Sprint 3: MS-Reportes, MS-Notificaciones e integración de módulos</w:t>
            </w:r>
          </w:p>
        </w:tc>
        <w:tc>
          <w:tcPr>
            <w:tcW w:w="1762" w:type="dxa"/>
          </w:tcPr>
          <w:p w14:paraId="745AD4AC"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5B9DC704" w14:textId="77777777" w:rsidR="00A60B90" w:rsidRDefault="00A60B90" w:rsidP="00E17117">
            <w:pPr>
              <w:jc w:val="center"/>
            </w:pPr>
            <w:r>
              <w:rPr>
                <w:rFonts w:ascii="Arial" w:eastAsia="Arial" w:hAnsi="Arial" w:cs="Arial"/>
                <w:sz w:val="20"/>
                <w:szCs w:val="20"/>
              </w:rPr>
              <w:t>03/25/2026</w:t>
            </w:r>
          </w:p>
        </w:tc>
        <w:tc>
          <w:tcPr>
            <w:tcW w:w="1402" w:type="dxa"/>
          </w:tcPr>
          <w:p w14:paraId="4EE8BA18" w14:textId="77777777" w:rsidR="00A60B90" w:rsidRDefault="00A60B90" w:rsidP="00E17117">
            <w:pPr>
              <w:jc w:val="center"/>
            </w:pPr>
            <w:r>
              <w:rPr>
                <w:rFonts w:ascii="Arial" w:eastAsia="Arial" w:hAnsi="Arial" w:cs="Arial"/>
                <w:sz w:val="20"/>
                <w:szCs w:val="20"/>
              </w:rPr>
              <w:t>04/07/2026</w:t>
            </w:r>
          </w:p>
        </w:tc>
        <w:tc>
          <w:tcPr>
            <w:tcW w:w="1354" w:type="dxa"/>
          </w:tcPr>
          <w:p w14:paraId="51381C29" w14:textId="77777777" w:rsidR="00A60B90" w:rsidRDefault="00A60B90" w:rsidP="00E17117">
            <w:pPr>
              <w:jc w:val="center"/>
            </w:pPr>
            <w:r>
              <w:rPr>
                <w:rFonts w:ascii="Arial" w:eastAsia="Arial" w:hAnsi="Arial" w:cs="Arial"/>
                <w:sz w:val="20"/>
                <w:szCs w:val="20"/>
              </w:rPr>
              <w:t>2 semanas</w:t>
            </w:r>
          </w:p>
        </w:tc>
      </w:tr>
      <w:tr w:rsidR="00A60B90" w14:paraId="27240CAD" w14:textId="77777777" w:rsidTr="006F7083">
        <w:tc>
          <w:tcPr>
            <w:tcW w:w="1145" w:type="dxa"/>
          </w:tcPr>
          <w:p w14:paraId="5882FFB5" w14:textId="77777777" w:rsidR="00A60B90" w:rsidRDefault="00A60B90" w:rsidP="00E17117">
            <w:pPr>
              <w:jc w:val="center"/>
            </w:pPr>
            <w:r>
              <w:rPr>
                <w:rFonts w:ascii="Arial" w:eastAsia="Arial" w:hAnsi="Arial" w:cs="Arial"/>
                <w:b/>
                <w:bCs/>
                <w:sz w:val="20"/>
                <w:szCs w:val="20"/>
              </w:rPr>
              <w:t>7</w:t>
            </w:r>
          </w:p>
        </w:tc>
        <w:tc>
          <w:tcPr>
            <w:tcW w:w="1951" w:type="dxa"/>
          </w:tcPr>
          <w:p w14:paraId="3498BA44" w14:textId="77777777" w:rsidR="00A60B90" w:rsidRDefault="00A60B90" w:rsidP="00E17117">
            <w:r>
              <w:rPr>
                <w:rFonts w:ascii="Arial" w:eastAsia="Arial" w:hAnsi="Arial" w:cs="Arial"/>
                <w:b/>
                <w:bCs/>
                <w:sz w:val="20"/>
                <w:szCs w:val="20"/>
              </w:rPr>
              <w:t>Pruebas y Cierre</w:t>
            </w:r>
          </w:p>
        </w:tc>
        <w:tc>
          <w:tcPr>
            <w:tcW w:w="1762" w:type="dxa"/>
          </w:tcPr>
          <w:p w14:paraId="622E91AD" w14:textId="77777777" w:rsidR="00A60B90" w:rsidRDefault="00A60B90" w:rsidP="00E17117"/>
        </w:tc>
        <w:tc>
          <w:tcPr>
            <w:tcW w:w="1402" w:type="dxa"/>
          </w:tcPr>
          <w:p w14:paraId="2F9784EC" w14:textId="77777777" w:rsidR="00A60B90" w:rsidRDefault="00A60B90" w:rsidP="00E17117">
            <w:pPr>
              <w:jc w:val="center"/>
            </w:pPr>
            <w:r>
              <w:rPr>
                <w:rFonts w:ascii="Arial" w:eastAsia="Arial" w:hAnsi="Arial" w:cs="Arial"/>
                <w:sz w:val="20"/>
                <w:szCs w:val="20"/>
              </w:rPr>
              <w:t>04/08/2026</w:t>
            </w:r>
          </w:p>
        </w:tc>
        <w:tc>
          <w:tcPr>
            <w:tcW w:w="1402" w:type="dxa"/>
          </w:tcPr>
          <w:p w14:paraId="62D31ADD" w14:textId="77777777" w:rsidR="00A60B90" w:rsidRDefault="00A60B90" w:rsidP="00E17117">
            <w:pPr>
              <w:jc w:val="center"/>
            </w:pPr>
            <w:r>
              <w:rPr>
                <w:rFonts w:ascii="Arial" w:eastAsia="Arial" w:hAnsi="Arial" w:cs="Arial"/>
                <w:sz w:val="20"/>
                <w:szCs w:val="20"/>
              </w:rPr>
              <w:t>05/05/2026</w:t>
            </w:r>
          </w:p>
        </w:tc>
        <w:tc>
          <w:tcPr>
            <w:tcW w:w="1354" w:type="dxa"/>
          </w:tcPr>
          <w:p w14:paraId="57BA74EA" w14:textId="77777777" w:rsidR="00A60B90" w:rsidRDefault="00A60B90" w:rsidP="00E17117">
            <w:pPr>
              <w:jc w:val="center"/>
            </w:pPr>
            <w:r>
              <w:rPr>
                <w:rFonts w:ascii="Arial" w:eastAsia="Arial" w:hAnsi="Arial" w:cs="Arial"/>
                <w:b/>
                <w:bCs/>
                <w:sz w:val="20"/>
                <w:szCs w:val="20"/>
              </w:rPr>
              <w:t>4 semanas</w:t>
            </w:r>
          </w:p>
        </w:tc>
      </w:tr>
      <w:tr w:rsidR="00A60B90" w14:paraId="1BA4C1DF" w14:textId="77777777" w:rsidTr="006F7083">
        <w:tc>
          <w:tcPr>
            <w:tcW w:w="1145" w:type="dxa"/>
          </w:tcPr>
          <w:p w14:paraId="2D071041" w14:textId="77777777" w:rsidR="00A60B90" w:rsidRDefault="00A60B90" w:rsidP="00E17117">
            <w:pPr>
              <w:jc w:val="center"/>
            </w:pPr>
            <w:r>
              <w:rPr>
                <w:rFonts w:ascii="Arial" w:eastAsia="Arial" w:hAnsi="Arial" w:cs="Arial"/>
                <w:sz w:val="20"/>
                <w:szCs w:val="20"/>
              </w:rPr>
              <w:t>7.1</w:t>
            </w:r>
          </w:p>
        </w:tc>
        <w:tc>
          <w:tcPr>
            <w:tcW w:w="1951" w:type="dxa"/>
          </w:tcPr>
          <w:p w14:paraId="03076B6D" w14:textId="77777777" w:rsidR="00A60B90" w:rsidRDefault="00A60B90" w:rsidP="00E17117">
            <w:r>
              <w:rPr>
                <w:rFonts w:ascii="Arial" w:eastAsia="Arial" w:hAnsi="Arial" w:cs="Arial"/>
                <w:sz w:val="20"/>
                <w:szCs w:val="20"/>
              </w:rPr>
              <w:t>Pruebas unitarias</w:t>
            </w:r>
          </w:p>
        </w:tc>
        <w:tc>
          <w:tcPr>
            <w:tcW w:w="1762" w:type="dxa"/>
          </w:tcPr>
          <w:p w14:paraId="4EB0F7F5"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6255728" w14:textId="77777777" w:rsidR="00A60B90" w:rsidRDefault="00A60B90" w:rsidP="00E17117">
            <w:pPr>
              <w:jc w:val="center"/>
            </w:pPr>
            <w:r>
              <w:rPr>
                <w:rFonts w:ascii="Arial" w:eastAsia="Arial" w:hAnsi="Arial" w:cs="Arial"/>
                <w:sz w:val="20"/>
                <w:szCs w:val="20"/>
              </w:rPr>
              <w:t>04/08/2026</w:t>
            </w:r>
          </w:p>
        </w:tc>
        <w:tc>
          <w:tcPr>
            <w:tcW w:w="1402" w:type="dxa"/>
          </w:tcPr>
          <w:p w14:paraId="118D929E" w14:textId="77777777" w:rsidR="00A60B90" w:rsidRDefault="00A60B90" w:rsidP="00E17117">
            <w:pPr>
              <w:jc w:val="center"/>
            </w:pPr>
            <w:r>
              <w:rPr>
                <w:rFonts w:ascii="Arial" w:eastAsia="Arial" w:hAnsi="Arial" w:cs="Arial"/>
                <w:sz w:val="20"/>
                <w:szCs w:val="20"/>
              </w:rPr>
              <w:t>04/14/2026</w:t>
            </w:r>
          </w:p>
        </w:tc>
        <w:tc>
          <w:tcPr>
            <w:tcW w:w="1354" w:type="dxa"/>
          </w:tcPr>
          <w:p w14:paraId="7F3E7F40" w14:textId="77777777" w:rsidR="00A60B90" w:rsidRDefault="00A60B90" w:rsidP="00E17117">
            <w:pPr>
              <w:jc w:val="center"/>
            </w:pPr>
            <w:r>
              <w:rPr>
                <w:rFonts w:ascii="Arial" w:eastAsia="Arial" w:hAnsi="Arial" w:cs="Arial"/>
                <w:sz w:val="20"/>
                <w:szCs w:val="20"/>
              </w:rPr>
              <w:t>1 semana</w:t>
            </w:r>
          </w:p>
        </w:tc>
      </w:tr>
      <w:tr w:rsidR="00A60B90" w14:paraId="3F39847D" w14:textId="77777777" w:rsidTr="006F7083">
        <w:tc>
          <w:tcPr>
            <w:tcW w:w="1145" w:type="dxa"/>
          </w:tcPr>
          <w:p w14:paraId="1AAE5929" w14:textId="77777777" w:rsidR="00A60B90" w:rsidRDefault="00A60B90" w:rsidP="00E17117">
            <w:pPr>
              <w:jc w:val="center"/>
            </w:pPr>
            <w:r>
              <w:rPr>
                <w:rFonts w:ascii="Arial" w:eastAsia="Arial" w:hAnsi="Arial" w:cs="Arial"/>
                <w:sz w:val="20"/>
                <w:szCs w:val="20"/>
              </w:rPr>
              <w:t>7.2</w:t>
            </w:r>
          </w:p>
        </w:tc>
        <w:tc>
          <w:tcPr>
            <w:tcW w:w="1951" w:type="dxa"/>
          </w:tcPr>
          <w:p w14:paraId="2D9F48DF" w14:textId="77777777" w:rsidR="00A60B90" w:rsidRDefault="00A60B90" w:rsidP="00E17117">
            <w:r>
              <w:rPr>
                <w:rFonts w:ascii="Arial" w:eastAsia="Arial" w:hAnsi="Arial" w:cs="Arial"/>
                <w:sz w:val="20"/>
                <w:szCs w:val="20"/>
              </w:rPr>
              <w:t>Pruebas de integración</w:t>
            </w:r>
          </w:p>
        </w:tc>
        <w:tc>
          <w:tcPr>
            <w:tcW w:w="1762" w:type="dxa"/>
          </w:tcPr>
          <w:p w14:paraId="52BB57B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8211D55" w14:textId="77777777" w:rsidR="00A60B90" w:rsidRDefault="00A60B90" w:rsidP="00E17117">
            <w:pPr>
              <w:jc w:val="center"/>
            </w:pPr>
            <w:r>
              <w:rPr>
                <w:rFonts w:ascii="Arial" w:eastAsia="Arial" w:hAnsi="Arial" w:cs="Arial"/>
                <w:sz w:val="20"/>
                <w:szCs w:val="20"/>
              </w:rPr>
              <w:t>04/15/2026</w:t>
            </w:r>
          </w:p>
        </w:tc>
        <w:tc>
          <w:tcPr>
            <w:tcW w:w="1402" w:type="dxa"/>
          </w:tcPr>
          <w:p w14:paraId="296F50DF" w14:textId="77777777" w:rsidR="00A60B90" w:rsidRDefault="00A60B90" w:rsidP="00E17117">
            <w:pPr>
              <w:jc w:val="center"/>
            </w:pPr>
            <w:r>
              <w:rPr>
                <w:rFonts w:ascii="Arial" w:eastAsia="Arial" w:hAnsi="Arial" w:cs="Arial"/>
                <w:sz w:val="20"/>
                <w:szCs w:val="20"/>
              </w:rPr>
              <w:t>04/21/2026</w:t>
            </w:r>
          </w:p>
        </w:tc>
        <w:tc>
          <w:tcPr>
            <w:tcW w:w="1354" w:type="dxa"/>
          </w:tcPr>
          <w:p w14:paraId="2E7E52C1" w14:textId="77777777" w:rsidR="00A60B90" w:rsidRDefault="00A60B90" w:rsidP="00E17117">
            <w:pPr>
              <w:jc w:val="center"/>
            </w:pPr>
            <w:r>
              <w:rPr>
                <w:rFonts w:ascii="Arial" w:eastAsia="Arial" w:hAnsi="Arial" w:cs="Arial"/>
                <w:sz w:val="20"/>
                <w:szCs w:val="20"/>
              </w:rPr>
              <w:t>1 semana</w:t>
            </w:r>
          </w:p>
        </w:tc>
      </w:tr>
      <w:tr w:rsidR="00A60B90" w14:paraId="7EB6EF2F" w14:textId="77777777" w:rsidTr="006F7083">
        <w:tc>
          <w:tcPr>
            <w:tcW w:w="1145" w:type="dxa"/>
          </w:tcPr>
          <w:p w14:paraId="1C9C891A" w14:textId="77777777" w:rsidR="00A60B90" w:rsidRDefault="00A60B90" w:rsidP="00E17117">
            <w:pPr>
              <w:jc w:val="center"/>
            </w:pPr>
            <w:r>
              <w:rPr>
                <w:rFonts w:ascii="Arial" w:eastAsia="Arial" w:hAnsi="Arial" w:cs="Arial"/>
                <w:sz w:val="20"/>
                <w:szCs w:val="20"/>
              </w:rPr>
              <w:t>7.3</w:t>
            </w:r>
          </w:p>
        </w:tc>
        <w:tc>
          <w:tcPr>
            <w:tcW w:w="1951" w:type="dxa"/>
          </w:tcPr>
          <w:p w14:paraId="3C446E2E" w14:textId="77777777" w:rsidR="00A60B90" w:rsidRDefault="00A60B90" w:rsidP="00E17117">
            <w:r>
              <w:rPr>
                <w:rFonts w:ascii="Arial" w:eastAsia="Arial" w:hAnsi="Arial" w:cs="Arial"/>
                <w:sz w:val="20"/>
                <w:szCs w:val="20"/>
              </w:rPr>
              <w:t>Documentación final y cierre</w:t>
            </w:r>
          </w:p>
        </w:tc>
        <w:tc>
          <w:tcPr>
            <w:tcW w:w="1762" w:type="dxa"/>
          </w:tcPr>
          <w:p w14:paraId="2843BC5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r>
              <w:rPr>
                <w:rFonts w:ascii="Arial" w:eastAsia="Arial" w:hAnsi="Arial" w:cs="Arial"/>
                <w:sz w:val="20"/>
                <w:szCs w:val="20"/>
              </w:rPr>
              <w:t xml:space="preserve">, </w:t>
            </w:r>
            <w:proofErr w:type="spellStart"/>
            <w:r>
              <w:rPr>
                <w:rFonts w:ascii="Arial" w:eastAsia="Arial" w:hAnsi="Arial" w:cs="Arial"/>
                <w:sz w:val="20"/>
                <w:szCs w:val="20"/>
              </w:rPr>
              <w:t>Product</w:t>
            </w:r>
            <w:proofErr w:type="spellEnd"/>
            <w:r>
              <w:rPr>
                <w:rFonts w:ascii="Arial" w:eastAsia="Arial" w:hAnsi="Arial" w:cs="Arial"/>
                <w:sz w:val="20"/>
                <w:szCs w:val="20"/>
              </w:rPr>
              <w:t xml:space="preserve"> Owner</w:t>
            </w:r>
          </w:p>
        </w:tc>
        <w:tc>
          <w:tcPr>
            <w:tcW w:w="1402" w:type="dxa"/>
          </w:tcPr>
          <w:p w14:paraId="499D4972" w14:textId="77777777" w:rsidR="00A60B90" w:rsidRDefault="00A60B90" w:rsidP="00E17117">
            <w:pPr>
              <w:jc w:val="center"/>
            </w:pPr>
            <w:r>
              <w:rPr>
                <w:rFonts w:ascii="Arial" w:eastAsia="Arial" w:hAnsi="Arial" w:cs="Arial"/>
                <w:sz w:val="20"/>
                <w:szCs w:val="20"/>
              </w:rPr>
              <w:t>04/22/2026</w:t>
            </w:r>
          </w:p>
        </w:tc>
        <w:tc>
          <w:tcPr>
            <w:tcW w:w="1402" w:type="dxa"/>
          </w:tcPr>
          <w:p w14:paraId="32176D36" w14:textId="77777777" w:rsidR="00A60B90" w:rsidRDefault="00A60B90" w:rsidP="00E17117">
            <w:pPr>
              <w:jc w:val="center"/>
            </w:pPr>
            <w:r>
              <w:rPr>
                <w:rFonts w:ascii="Arial" w:eastAsia="Arial" w:hAnsi="Arial" w:cs="Arial"/>
                <w:sz w:val="20"/>
                <w:szCs w:val="20"/>
              </w:rPr>
              <w:t>05/05/2026</w:t>
            </w:r>
          </w:p>
        </w:tc>
        <w:tc>
          <w:tcPr>
            <w:tcW w:w="1354" w:type="dxa"/>
          </w:tcPr>
          <w:p w14:paraId="47C57F71" w14:textId="77777777" w:rsidR="00A60B90" w:rsidRDefault="00A60B90" w:rsidP="00E17117">
            <w:pPr>
              <w:jc w:val="center"/>
            </w:pPr>
            <w:r>
              <w:rPr>
                <w:rFonts w:ascii="Arial" w:eastAsia="Arial" w:hAnsi="Arial" w:cs="Arial"/>
                <w:sz w:val="20"/>
                <w:szCs w:val="20"/>
              </w:rPr>
              <w:t>2 semanas</w:t>
            </w:r>
          </w:p>
        </w:tc>
      </w:tr>
    </w:tbl>
    <w:p w14:paraId="732A7819" w14:textId="77777777" w:rsidR="00007259" w:rsidRDefault="00007259" w:rsidP="00E31230">
      <w:pPr>
        <w:spacing w:line="480" w:lineRule="auto"/>
        <w:jc w:val="both"/>
        <w:rPr>
          <w:rFonts w:ascii="Arial" w:hAnsi="Arial" w:cs="Arial"/>
        </w:rPr>
      </w:pPr>
    </w:p>
    <w:p w14:paraId="71A2B3A8" w14:textId="31FAA1C1" w:rsidR="00F97F63" w:rsidRDefault="001F32A6" w:rsidP="00E31230">
      <w:pPr>
        <w:spacing w:line="480" w:lineRule="auto"/>
        <w:jc w:val="both"/>
        <w:rPr>
          <w:rFonts w:ascii="Arial" w:hAnsi="Arial" w:cs="Arial"/>
          <w:b/>
          <w:bCs/>
        </w:rPr>
      </w:pPr>
      <w:r w:rsidRPr="001F32A6">
        <w:rPr>
          <w:rFonts w:ascii="Arial" w:hAnsi="Arial" w:cs="Arial"/>
          <w:b/>
          <w:bCs/>
        </w:rPr>
        <w:t>Costos del proyecto</w:t>
      </w:r>
    </w:p>
    <w:p w14:paraId="11AEC2E9" w14:textId="54FF6BCC" w:rsidR="001F32A6" w:rsidRDefault="001F32A6" w:rsidP="00E31230">
      <w:pPr>
        <w:spacing w:line="480" w:lineRule="auto"/>
        <w:jc w:val="both"/>
        <w:rPr>
          <w:rFonts w:ascii="Arial" w:hAnsi="Arial" w:cs="Arial"/>
        </w:rPr>
      </w:pPr>
      <w:r w:rsidRPr="001F32A6">
        <w:rPr>
          <w:rFonts w:ascii="Arial" w:hAnsi="Arial" w:cs="Arial"/>
        </w:rPr>
        <w:t>La siguiente tabla detalla el presupuesto del proyecto, desglosado por perfil profesional. Los costos están calculados con base en una tarifa estándar de $80 USD por día laboral, acorde al contexto del mercado tecnológico ecuatoriano.</w:t>
      </w:r>
    </w:p>
    <w:tbl>
      <w:tblPr>
        <w:tblStyle w:val="Tablaconcuadrcula"/>
        <w:tblW w:w="0" w:type="auto"/>
        <w:tblLook w:val="04A0" w:firstRow="1" w:lastRow="0" w:firstColumn="1" w:lastColumn="0" w:noHBand="0" w:noVBand="1"/>
      </w:tblPr>
      <w:tblGrid>
        <w:gridCol w:w="1537"/>
        <w:gridCol w:w="1502"/>
        <w:gridCol w:w="1503"/>
        <w:gridCol w:w="1195"/>
        <w:gridCol w:w="928"/>
        <w:gridCol w:w="2242"/>
      </w:tblGrid>
      <w:tr w:rsidR="003359FA" w:rsidRPr="006F6FBE" w14:paraId="60ABC573" w14:textId="77777777" w:rsidTr="003359FA">
        <w:tc>
          <w:tcPr>
            <w:tcW w:w="1502" w:type="dxa"/>
          </w:tcPr>
          <w:p w14:paraId="6ED40CAB" w14:textId="77777777" w:rsidR="003359FA" w:rsidRPr="006F6FBE" w:rsidRDefault="003359FA" w:rsidP="00E17117">
            <w:pPr>
              <w:jc w:val="center"/>
              <w:rPr>
                <w:rFonts w:ascii="Arial" w:hAnsi="Arial" w:cs="Arial"/>
              </w:rPr>
            </w:pPr>
            <w:r w:rsidRPr="006F6FBE">
              <w:rPr>
                <w:rFonts w:ascii="Arial" w:eastAsia="Arial" w:hAnsi="Arial" w:cs="Arial"/>
                <w:b/>
                <w:bCs/>
              </w:rPr>
              <w:t>Rol / Perfil</w:t>
            </w:r>
          </w:p>
        </w:tc>
        <w:tc>
          <w:tcPr>
            <w:tcW w:w="1502" w:type="dxa"/>
          </w:tcPr>
          <w:p w14:paraId="57F6E89E" w14:textId="77777777" w:rsidR="003359FA" w:rsidRPr="006F6FBE" w:rsidRDefault="003359FA" w:rsidP="00E17117">
            <w:pPr>
              <w:jc w:val="center"/>
              <w:rPr>
                <w:rFonts w:ascii="Arial" w:hAnsi="Arial" w:cs="Arial"/>
              </w:rPr>
            </w:pPr>
            <w:r w:rsidRPr="006F6FBE">
              <w:rPr>
                <w:rFonts w:ascii="Arial" w:eastAsia="Arial" w:hAnsi="Arial" w:cs="Arial"/>
                <w:b/>
                <w:bCs/>
              </w:rPr>
              <w:t>Cant.</w:t>
            </w:r>
          </w:p>
        </w:tc>
        <w:tc>
          <w:tcPr>
            <w:tcW w:w="1503" w:type="dxa"/>
          </w:tcPr>
          <w:p w14:paraId="3646CFD6" w14:textId="77777777" w:rsidR="003359FA" w:rsidRPr="006F6FBE" w:rsidRDefault="003359FA" w:rsidP="00E17117">
            <w:pPr>
              <w:jc w:val="center"/>
              <w:rPr>
                <w:rFonts w:ascii="Arial" w:hAnsi="Arial" w:cs="Arial"/>
              </w:rPr>
            </w:pPr>
            <w:r w:rsidRPr="006F6FBE">
              <w:rPr>
                <w:rFonts w:ascii="Arial" w:eastAsia="Arial" w:hAnsi="Arial" w:cs="Arial"/>
                <w:b/>
                <w:bCs/>
              </w:rPr>
              <w:t>Días</w:t>
            </w:r>
          </w:p>
        </w:tc>
        <w:tc>
          <w:tcPr>
            <w:tcW w:w="1130" w:type="dxa"/>
          </w:tcPr>
          <w:p w14:paraId="55A027CC" w14:textId="77777777" w:rsidR="003359FA" w:rsidRPr="006F6FBE" w:rsidRDefault="003359FA" w:rsidP="00E17117">
            <w:pPr>
              <w:jc w:val="center"/>
              <w:rPr>
                <w:rFonts w:ascii="Arial" w:hAnsi="Arial" w:cs="Arial"/>
              </w:rPr>
            </w:pPr>
            <w:r w:rsidRPr="006F6FBE">
              <w:rPr>
                <w:rFonts w:ascii="Arial" w:eastAsia="Arial" w:hAnsi="Arial" w:cs="Arial"/>
                <w:b/>
                <w:bCs/>
              </w:rPr>
              <w:t>Tarifa/día</w:t>
            </w:r>
          </w:p>
        </w:tc>
        <w:tc>
          <w:tcPr>
            <w:tcW w:w="928" w:type="dxa"/>
          </w:tcPr>
          <w:p w14:paraId="7C239BE4" w14:textId="77777777" w:rsidR="003359FA" w:rsidRPr="006F6FBE" w:rsidRDefault="003359FA" w:rsidP="00E17117">
            <w:pPr>
              <w:jc w:val="center"/>
              <w:rPr>
                <w:rFonts w:ascii="Arial" w:hAnsi="Arial" w:cs="Arial"/>
              </w:rPr>
            </w:pPr>
            <w:r w:rsidRPr="006F6FBE">
              <w:rPr>
                <w:rFonts w:ascii="Arial" w:eastAsia="Arial" w:hAnsi="Arial" w:cs="Arial"/>
                <w:b/>
                <w:bCs/>
              </w:rPr>
              <w:t>Total (USD)</w:t>
            </w:r>
          </w:p>
        </w:tc>
        <w:tc>
          <w:tcPr>
            <w:tcW w:w="2242" w:type="dxa"/>
          </w:tcPr>
          <w:p w14:paraId="7D207169" w14:textId="77777777" w:rsidR="003359FA" w:rsidRPr="006F6FBE" w:rsidRDefault="003359FA" w:rsidP="00E17117">
            <w:pPr>
              <w:jc w:val="center"/>
              <w:rPr>
                <w:rFonts w:ascii="Arial" w:hAnsi="Arial" w:cs="Arial"/>
              </w:rPr>
            </w:pPr>
            <w:r w:rsidRPr="006F6FBE">
              <w:rPr>
                <w:rFonts w:ascii="Arial" w:eastAsia="Arial" w:hAnsi="Arial" w:cs="Arial"/>
                <w:b/>
                <w:bCs/>
              </w:rPr>
              <w:t>Descripción</w:t>
            </w:r>
          </w:p>
        </w:tc>
      </w:tr>
      <w:tr w:rsidR="003359FA" w:rsidRPr="006F6FBE" w14:paraId="748FC8DB" w14:textId="77777777" w:rsidTr="003359FA">
        <w:tc>
          <w:tcPr>
            <w:tcW w:w="1502" w:type="dxa"/>
          </w:tcPr>
          <w:p w14:paraId="38C2B3CE" w14:textId="77777777" w:rsidR="003359FA" w:rsidRPr="006F6FBE" w:rsidRDefault="003359FA" w:rsidP="00E17117">
            <w:pPr>
              <w:rPr>
                <w:rFonts w:ascii="Arial" w:hAnsi="Arial" w:cs="Arial"/>
              </w:rPr>
            </w:pPr>
            <w:proofErr w:type="spellStart"/>
            <w:r w:rsidRPr="006F6FBE">
              <w:rPr>
                <w:rFonts w:ascii="Arial" w:eastAsia="Arial" w:hAnsi="Arial" w:cs="Arial"/>
              </w:rPr>
              <w:t>Product</w:t>
            </w:r>
            <w:proofErr w:type="spellEnd"/>
            <w:r w:rsidRPr="006F6FBE">
              <w:rPr>
                <w:rFonts w:ascii="Arial" w:eastAsia="Arial" w:hAnsi="Arial" w:cs="Arial"/>
              </w:rPr>
              <w:t xml:space="preserve"> Owner</w:t>
            </w:r>
          </w:p>
        </w:tc>
        <w:tc>
          <w:tcPr>
            <w:tcW w:w="1502" w:type="dxa"/>
          </w:tcPr>
          <w:p w14:paraId="2078B65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1F6D1AF"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04D71060"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99BF8A2"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7F9E3CCF" w14:textId="77777777" w:rsidR="003359FA" w:rsidRPr="006F6FBE" w:rsidRDefault="003359FA" w:rsidP="00E17117">
            <w:pPr>
              <w:rPr>
                <w:rFonts w:ascii="Arial" w:hAnsi="Arial" w:cs="Arial"/>
              </w:rPr>
            </w:pPr>
            <w:r w:rsidRPr="006F6FBE">
              <w:rPr>
                <w:rFonts w:ascii="Arial" w:eastAsia="Arial" w:hAnsi="Arial" w:cs="Arial"/>
              </w:rPr>
              <w:t xml:space="preserve">Gestión del producto, priorización del backlog y coordinación con </w:t>
            </w:r>
            <w:proofErr w:type="spellStart"/>
            <w:r w:rsidRPr="006F6FBE">
              <w:rPr>
                <w:rFonts w:ascii="Arial" w:eastAsia="Arial" w:hAnsi="Arial" w:cs="Arial"/>
              </w:rPr>
              <w:t>stakeholders</w:t>
            </w:r>
            <w:proofErr w:type="spellEnd"/>
            <w:r w:rsidRPr="006F6FBE">
              <w:rPr>
                <w:rFonts w:ascii="Arial" w:eastAsia="Arial" w:hAnsi="Arial" w:cs="Arial"/>
              </w:rPr>
              <w:t>.</w:t>
            </w:r>
          </w:p>
        </w:tc>
      </w:tr>
      <w:tr w:rsidR="003359FA" w:rsidRPr="006F6FBE" w14:paraId="545B25AE" w14:textId="77777777" w:rsidTr="003359FA">
        <w:tc>
          <w:tcPr>
            <w:tcW w:w="1502" w:type="dxa"/>
          </w:tcPr>
          <w:p w14:paraId="4B197CE8" w14:textId="77777777" w:rsidR="003359FA" w:rsidRPr="006F6FBE" w:rsidRDefault="003359FA" w:rsidP="00E17117">
            <w:pPr>
              <w:rPr>
                <w:rFonts w:ascii="Arial" w:hAnsi="Arial" w:cs="Arial"/>
              </w:rPr>
            </w:pPr>
            <w:r w:rsidRPr="006F6FBE">
              <w:rPr>
                <w:rFonts w:ascii="Arial" w:eastAsia="Arial" w:hAnsi="Arial" w:cs="Arial"/>
              </w:rPr>
              <w:t xml:space="preserve">Scrum </w:t>
            </w:r>
            <w:proofErr w:type="gramStart"/>
            <w:r w:rsidRPr="006F6FBE">
              <w:rPr>
                <w:rFonts w:ascii="Arial" w:eastAsia="Arial" w:hAnsi="Arial" w:cs="Arial"/>
              </w:rPr>
              <w:t>Master</w:t>
            </w:r>
            <w:proofErr w:type="gramEnd"/>
          </w:p>
        </w:tc>
        <w:tc>
          <w:tcPr>
            <w:tcW w:w="1502" w:type="dxa"/>
          </w:tcPr>
          <w:p w14:paraId="2BD9BA28"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AC75D42"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2D5186D1"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2BADD199"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464EB3F9" w14:textId="77777777" w:rsidR="003359FA" w:rsidRPr="006F6FBE" w:rsidRDefault="003359FA" w:rsidP="00E17117">
            <w:pPr>
              <w:rPr>
                <w:rFonts w:ascii="Arial" w:hAnsi="Arial" w:cs="Arial"/>
              </w:rPr>
            </w:pPr>
            <w:r w:rsidRPr="006F6FBE">
              <w:rPr>
                <w:rFonts w:ascii="Arial" w:eastAsia="Arial" w:hAnsi="Arial" w:cs="Arial"/>
              </w:rPr>
              <w:t>Facilitación de ceremonias Scrum, eliminación de impedimentos y seguimiento del equipo.</w:t>
            </w:r>
          </w:p>
        </w:tc>
      </w:tr>
      <w:tr w:rsidR="003359FA" w:rsidRPr="006F6FBE" w14:paraId="4923F98F" w14:textId="77777777" w:rsidTr="003359FA">
        <w:tc>
          <w:tcPr>
            <w:tcW w:w="1502" w:type="dxa"/>
          </w:tcPr>
          <w:p w14:paraId="47C17654" w14:textId="77777777" w:rsidR="003359FA" w:rsidRPr="006F6FBE" w:rsidRDefault="003359FA" w:rsidP="00E17117">
            <w:pPr>
              <w:rPr>
                <w:rFonts w:ascii="Arial" w:hAnsi="Arial" w:cs="Arial"/>
              </w:rPr>
            </w:pPr>
            <w:r w:rsidRPr="006F6FBE">
              <w:rPr>
                <w:rFonts w:ascii="Arial" w:eastAsia="Arial" w:hAnsi="Arial" w:cs="Arial"/>
              </w:rPr>
              <w:t>Analista funcional</w:t>
            </w:r>
          </w:p>
        </w:tc>
        <w:tc>
          <w:tcPr>
            <w:tcW w:w="1502" w:type="dxa"/>
          </w:tcPr>
          <w:p w14:paraId="63E5407E"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CE802A7" w14:textId="77777777" w:rsidR="003359FA" w:rsidRPr="006F6FBE" w:rsidRDefault="003359FA" w:rsidP="00E17117">
            <w:pPr>
              <w:jc w:val="center"/>
              <w:rPr>
                <w:rFonts w:ascii="Arial" w:hAnsi="Arial" w:cs="Arial"/>
              </w:rPr>
            </w:pPr>
            <w:r w:rsidRPr="006F6FBE">
              <w:rPr>
                <w:rFonts w:ascii="Arial" w:eastAsia="Arial" w:hAnsi="Arial" w:cs="Arial"/>
              </w:rPr>
              <w:t>20</w:t>
            </w:r>
          </w:p>
        </w:tc>
        <w:tc>
          <w:tcPr>
            <w:tcW w:w="1130" w:type="dxa"/>
          </w:tcPr>
          <w:p w14:paraId="1BBABB8E"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65B9E5DD" w14:textId="77777777" w:rsidR="003359FA" w:rsidRPr="006F6FBE" w:rsidRDefault="003359FA" w:rsidP="00E17117">
            <w:pPr>
              <w:jc w:val="center"/>
              <w:rPr>
                <w:rFonts w:ascii="Arial" w:hAnsi="Arial" w:cs="Arial"/>
              </w:rPr>
            </w:pPr>
            <w:r w:rsidRPr="006F6FBE">
              <w:rPr>
                <w:rFonts w:ascii="Arial" w:eastAsia="Arial" w:hAnsi="Arial" w:cs="Arial"/>
              </w:rPr>
              <w:t>$1,600</w:t>
            </w:r>
          </w:p>
        </w:tc>
        <w:tc>
          <w:tcPr>
            <w:tcW w:w="2242" w:type="dxa"/>
          </w:tcPr>
          <w:p w14:paraId="27B440BA" w14:textId="77777777" w:rsidR="003359FA" w:rsidRPr="006F6FBE" w:rsidRDefault="003359FA" w:rsidP="00E17117">
            <w:pPr>
              <w:rPr>
                <w:rFonts w:ascii="Arial" w:hAnsi="Arial" w:cs="Arial"/>
              </w:rPr>
            </w:pPr>
            <w:r w:rsidRPr="006F6FBE">
              <w:rPr>
                <w:rFonts w:ascii="Arial" w:eastAsia="Arial" w:hAnsi="Arial" w:cs="Arial"/>
              </w:rPr>
              <w:t xml:space="preserve">Levantamiento de requerimientos, documentación funcional y </w:t>
            </w:r>
            <w:r w:rsidRPr="006F6FBE">
              <w:rPr>
                <w:rFonts w:ascii="Arial" w:eastAsia="Arial" w:hAnsi="Arial" w:cs="Arial"/>
              </w:rPr>
              <w:lastRenderedPageBreak/>
              <w:t>validación con el cliente.</w:t>
            </w:r>
          </w:p>
        </w:tc>
      </w:tr>
      <w:tr w:rsidR="003359FA" w:rsidRPr="006F6FBE" w14:paraId="0F7A63DE" w14:textId="77777777" w:rsidTr="003359FA">
        <w:tc>
          <w:tcPr>
            <w:tcW w:w="1502" w:type="dxa"/>
          </w:tcPr>
          <w:p w14:paraId="0429C290" w14:textId="77777777" w:rsidR="003359FA" w:rsidRPr="006F6FBE" w:rsidRDefault="003359FA" w:rsidP="00E17117">
            <w:pPr>
              <w:rPr>
                <w:rFonts w:ascii="Arial" w:hAnsi="Arial" w:cs="Arial"/>
              </w:rPr>
            </w:pPr>
            <w:r w:rsidRPr="006F6FBE">
              <w:rPr>
                <w:rFonts w:ascii="Arial" w:eastAsia="Arial" w:hAnsi="Arial" w:cs="Arial"/>
              </w:rPr>
              <w:lastRenderedPageBreak/>
              <w:t>Arquitecto de software</w:t>
            </w:r>
          </w:p>
        </w:tc>
        <w:tc>
          <w:tcPr>
            <w:tcW w:w="1502" w:type="dxa"/>
          </w:tcPr>
          <w:p w14:paraId="5119B91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2DEC30E"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16EDDB29"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FD7D0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40B233CF" w14:textId="77777777" w:rsidR="003359FA" w:rsidRPr="006F6FBE" w:rsidRDefault="003359FA" w:rsidP="00E17117">
            <w:pPr>
              <w:rPr>
                <w:rFonts w:ascii="Arial" w:hAnsi="Arial" w:cs="Arial"/>
              </w:rPr>
            </w:pPr>
            <w:r w:rsidRPr="006F6FBE">
              <w:rPr>
                <w:rFonts w:ascii="Arial" w:eastAsia="Arial" w:hAnsi="Arial" w:cs="Arial"/>
              </w:rPr>
              <w:t>Diseño de arquitectura de microservicios, revisión técnica y estándares de desarrollo.</w:t>
            </w:r>
          </w:p>
        </w:tc>
      </w:tr>
      <w:tr w:rsidR="003359FA" w:rsidRPr="006F6FBE" w14:paraId="5F40BF1B" w14:textId="77777777" w:rsidTr="003359FA">
        <w:tc>
          <w:tcPr>
            <w:tcW w:w="1502" w:type="dxa"/>
          </w:tcPr>
          <w:p w14:paraId="6556030E"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backend</w:t>
            </w:r>
            <w:proofErr w:type="spellEnd"/>
          </w:p>
        </w:tc>
        <w:tc>
          <w:tcPr>
            <w:tcW w:w="1502" w:type="dxa"/>
          </w:tcPr>
          <w:p w14:paraId="2FC00DE6" w14:textId="77777777" w:rsidR="003359FA" w:rsidRPr="006F6FBE" w:rsidRDefault="003359FA" w:rsidP="00E17117">
            <w:pPr>
              <w:jc w:val="center"/>
              <w:rPr>
                <w:rFonts w:ascii="Arial" w:hAnsi="Arial" w:cs="Arial"/>
              </w:rPr>
            </w:pPr>
            <w:r w:rsidRPr="006F6FBE">
              <w:rPr>
                <w:rFonts w:ascii="Arial" w:eastAsia="Arial" w:hAnsi="Arial" w:cs="Arial"/>
              </w:rPr>
              <w:t>2</w:t>
            </w:r>
          </w:p>
        </w:tc>
        <w:tc>
          <w:tcPr>
            <w:tcW w:w="1503" w:type="dxa"/>
          </w:tcPr>
          <w:p w14:paraId="75E1F3EA" w14:textId="77777777" w:rsidR="003359FA" w:rsidRPr="006F6FBE" w:rsidRDefault="003359FA" w:rsidP="00E17117">
            <w:pPr>
              <w:jc w:val="center"/>
              <w:rPr>
                <w:rFonts w:ascii="Arial" w:hAnsi="Arial" w:cs="Arial"/>
              </w:rPr>
            </w:pPr>
            <w:r w:rsidRPr="006F6FBE">
              <w:rPr>
                <w:rFonts w:ascii="Arial" w:eastAsia="Arial" w:hAnsi="Arial" w:cs="Arial"/>
              </w:rPr>
              <w:t>60</w:t>
            </w:r>
          </w:p>
        </w:tc>
        <w:tc>
          <w:tcPr>
            <w:tcW w:w="1130" w:type="dxa"/>
          </w:tcPr>
          <w:p w14:paraId="78573D28"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5D23020" w14:textId="77777777" w:rsidR="003359FA" w:rsidRPr="006F6FBE" w:rsidRDefault="003359FA" w:rsidP="00E17117">
            <w:pPr>
              <w:jc w:val="center"/>
              <w:rPr>
                <w:rFonts w:ascii="Arial" w:hAnsi="Arial" w:cs="Arial"/>
              </w:rPr>
            </w:pPr>
            <w:r w:rsidRPr="006F6FBE">
              <w:rPr>
                <w:rFonts w:ascii="Arial" w:eastAsia="Arial" w:hAnsi="Arial" w:cs="Arial"/>
              </w:rPr>
              <w:t>$9,600</w:t>
            </w:r>
          </w:p>
        </w:tc>
        <w:tc>
          <w:tcPr>
            <w:tcW w:w="2242" w:type="dxa"/>
          </w:tcPr>
          <w:p w14:paraId="2B8D1A90" w14:textId="77777777" w:rsidR="003359FA" w:rsidRPr="006F6FBE" w:rsidRDefault="003359FA" w:rsidP="00E17117">
            <w:pPr>
              <w:rPr>
                <w:rFonts w:ascii="Arial" w:hAnsi="Arial" w:cs="Arial"/>
              </w:rPr>
            </w:pPr>
            <w:r w:rsidRPr="006F6FBE">
              <w:rPr>
                <w:rFonts w:ascii="Arial" w:eastAsia="Arial" w:hAnsi="Arial" w:cs="Arial"/>
              </w:rPr>
              <w:t xml:space="preserve">Desarrollo de los 7 microservicios (Spring Boot, Java 21, PostgreSQL, </w:t>
            </w:r>
            <w:proofErr w:type="spellStart"/>
            <w:r w:rsidRPr="006F6FBE">
              <w:rPr>
                <w:rFonts w:ascii="Arial" w:eastAsia="Arial" w:hAnsi="Arial" w:cs="Arial"/>
              </w:rPr>
              <w:t>RabbitMQ</w:t>
            </w:r>
            <w:proofErr w:type="spellEnd"/>
            <w:r w:rsidRPr="006F6FBE">
              <w:rPr>
                <w:rFonts w:ascii="Arial" w:eastAsia="Arial" w:hAnsi="Arial" w:cs="Arial"/>
              </w:rPr>
              <w:t>).</w:t>
            </w:r>
          </w:p>
        </w:tc>
      </w:tr>
      <w:tr w:rsidR="003359FA" w:rsidRPr="006F6FBE" w14:paraId="33EDB684" w14:textId="77777777" w:rsidTr="003359FA">
        <w:tc>
          <w:tcPr>
            <w:tcW w:w="1502" w:type="dxa"/>
          </w:tcPr>
          <w:p w14:paraId="51F062DF"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frontend</w:t>
            </w:r>
            <w:proofErr w:type="spellEnd"/>
          </w:p>
        </w:tc>
        <w:tc>
          <w:tcPr>
            <w:tcW w:w="1502" w:type="dxa"/>
          </w:tcPr>
          <w:p w14:paraId="0E0DECB7"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473EEAF1"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53C7FDCF"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A60DB5F"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30CC97F1" w14:textId="77777777" w:rsidR="003359FA" w:rsidRPr="006F6FBE" w:rsidRDefault="003359FA" w:rsidP="00E17117">
            <w:pPr>
              <w:rPr>
                <w:rFonts w:ascii="Arial" w:hAnsi="Arial" w:cs="Arial"/>
              </w:rPr>
            </w:pPr>
            <w:r w:rsidRPr="006F6FBE">
              <w:rPr>
                <w:rFonts w:ascii="Arial" w:eastAsia="Arial" w:hAnsi="Arial" w:cs="Arial"/>
              </w:rPr>
              <w:t>Desarrollo de la SPA en Vue.js 3, integración con API Gateway y diseño responsive.</w:t>
            </w:r>
          </w:p>
        </w:tc>
      </w:tr>
      <w:tr w:rsidR="003359FA" w:rsidRPr="006F6FBE" w14:paraId="11E14DFB" w14:textId="77777777" w:rsidTr="003359FA">
        <w:tc>
          <w:tcPr>
            <w:tcW w:w="1502" w:type="dxa"/>
          </w:tcPr>
          <w:p w14:paraId="417FC81C" w14:textId="77777777" w:rsidR="003359FA" w:rsidRPr="006F6FBE" w:rsidRDefault="003359FA" w:rsidP="00E17117">
            <w:pPr>
              <w:rPr>
                <w:rFonts w:ascii="Arial" w:hAnsi="Arial" w:cs="Arial"/>
              </w:rPr>
            </w:pPr>
            <w:r w:rsidRPr="006F6FBE">
              <w:rPr>
                <w:rFonts w:ascii="Arial" w:eastAsia="Arial" w:hAnsi="Arial" w:cs="Arial"/>
              </w:rPr>
              <w:t>Diseñador UX/UI</w:t>
            </w:r>
          </w:p>
        </w:tc>
        <w:tc>
          <w:tcPr>
            <w:tcW w:w="1502" w:type="dxa"/>
          </w:tcPr>
          <w:p w14:paraId="5E2CB21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73B7EC1F"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71EA5912"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667F27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1CCD7A80" w14:textId="77777777" w:rsidR="003359FA" w:rsidRPr="006F6FBE" w:rsidRDefault="003359FA" w:rsidP="00E17117">
            <w:pPr>
              <w:rPr>
                <w:rFonts w:ascii="Arial" w:hAnsi="Arial" w:cs="Arial"/>
              </w:rPr>
            </w:pPr>
            <w:r w:rsidRPr="006F6FBE">
              <w:rPr>
                <w:rFonts w:ascii="Arial" w:eastAsia="Arial" w:hAnsi="Arial" w:cs="Arial"/>
              </w:rPr>
              <w:t xml:space="preserve">Diseño de prototipos, </w:t>
            </w:r>
            <w:proofErr w:type="spellStart"/>
            <w:r w:rsidRPr="006F6FBE">
              <w:rPr>
                <w:rFonts w:ascii="Arial" w:eastAsia="Arial" w:hAnsi="Arial" w:cs="Arial"/>
              </w:rPr>
              <w:t>wireframes</w:t>
            </w:r>
            <w:proofErr w:type="spellEnd"/>
            <w:r w:rsidRPr="006F6FBE">
              <w:rPr>
                <w:rFonts w:ascii="Arial" w:eastAsia="Arial" w:hAnsi="Arial" w:cs="Arial"/>
              </w:rPr>
              <w:t xml:space="preserve"> y guía de estilos del sistema.</w:t>
            </w:r>
          </w:p>
        </w:tc>
      </w:tr>
      <w:tr w:rsidR="003359FA" w:rsidRPr="006F6FBE" w14:paraId="15B2FB3C" w14:textId="77777777" w:rsidTr="003359FA">
        <w:tc>
          <w:tcPr>
            <w:tcW w:w="1502" w:type="dxa"/>
          </w:tcPr>
          <w:p w14:paraId="0B79429F" w14:textId="77777777" w:rsidR="003359FA" w:rsidRPr="006F6FBE" w:rsidRDefault="003359FA" w:rsidP="00E17117">
            <w:pPr>
              <w:rPr>
                <w:rFonts w:ascii="Arial" w:hAnsi="Arial" w:cs="Arial"/>
              </w:rPr>
            </w:pPr>
            <w:r w:rsidRPr="006F6FBE">
              <w:rPr>
                <w:rFonts w:ascii="Arial" w:eastAsia="Arial" w:hAnsi="Arial" w:cs="Arial"/>
              </w:rPr>
              <w:t>QA Engineer</w:t>
            </w:r>
          </w:p>
        </w:tc>
        <w:tc>
          <w:tcPr>
            <w:tcW w:w="1502" w:type="dxa"/>
          </w:tcPr>
          <w:p w14:paraId="45FD763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27AD45D8" w14:textId="77777777" w:rsidR="003359FA" w:rsidRPr="006F6FBE" w:rsidRDefault="003359FA" w:rsidP="00E17117">
            <w:pPr>
              <w:jc w:val="center"/>
              <w:rPr>
                <w:rFonts w:ascii="Arial" w:hAnsi="Arial" w:cs="Arial"/>
              </w:rPr>
            </w:pPr>
            <w:r w:rsidRPr="006F6FBE">
              <w:rPr>
                <w:rFonts w:ascii="Arial" w:eastAsia="Arial" w:hAnsi="Arial" w:cs="Arial"/>
              </w:rPr>
              <w:t>14</w:t>
            </w:r>
          </w:p>
        </w:tc>
        <w:tc>
          <w:tcPr>
            <w:tcW w:w="1130" w:type="dxa"/>
          </w:tcPr>
          <w:p w14:paraId="3D5D40D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8D5BFC" w14:textId="77777777" w:rsidR="003359FA" w:rsidRPr="006F6FBE" w:rsidRDefault="003359FA" w:rsidP="00E17117">
            <w:pPr>
              <w:jc w:val="center"/>
              <w:rPr>
                <w:rFonts w:ascii="Arial" w:hAnsi="Arial" w:cs="Arial"/>
              </w:rPr>
            </w:pPr>
            <w:r w:rsidRPr="006F6FBE">
              <w:rPr>
                <w:rFonts w:ascii="Arial" w:eastAsia="Arial" w:hAnsi="Arial" w:cs="Arial"/>
              </w:rPr>
              <w:t>$1,120</w:t>
            </w:r>
          </w:p>
        </w:tc>
        <w:tc>
          <w:tcPr>
            <w:tcW w:w="2242" w:type="dxa"/>
          </w:tcPr>
          <w:p w14:paraId="730EB141" w14:textId="77777777" w:rsidR="003359FA" w:rsidRPr="006F6FBE" w:rsidRDefault="003359FA" w:rsidP="00E17117">
            <w:pPr>
              <w:rPr>
                <w:rFonts w:ascii="Arial" w:hAnsi="Arial" w:cs="Arial"/>
              </w:rPr>
            </w:pPr>
            <w:r w:rsidRPr="006F6FBE">
              <w:rPr>
                <w:rFonts w:ascii="Arial" w:eastAsia="Arial" w:hAnsi="Arial" w:cs="Arial"/>
              </w:rPr>
              <w:t>Diseño y ejecución de pruebas unitarias, integración y carga del sistema.</w:t>
            </w:r>
          </w:p>
        </w:tc>
      </w:tr>
      <w:tr w:rsidR="003359FA" w:rsidRPr="006F6FBE" w14:paraId="41CECFB3" w14:textId="77777777" w:rsidTr="003359FA">
        <w:tc>
          <w:tcPr>
            <w:tcW w:w="1502" w:type="dxa"/>
          </w:tcPr>
          <w:p w14:paraId="0E5CE093" w14:textId="77777777" w:rsidR="003359FA" w:rsidRPr="006F6FBE" w:rsidRDefault="003359FA" w:rsidP="00E17117">
            <w:pPr>
              <w:rPr>
                <w:rFonts w:ascii="Arial" w:hAnsi="Arial" w:cs="Arial"/>
              </w:rPr>
            </w:pPr>
            <w:r w:rsidRPr="006F6FBE">
              <w:rPr>
                <w:rFonts w:ascii="Arial" w:eastAsia="Arial" w:hAnsi="Arial" w:cs="Arial"/>
              </w:rPr>
              <w:t>DevOps Engineer</w:t>
            </w:r>
          </w:p>
        </w:tc>
        <w:tc>
          <w:tcPr>
            <w:tcW w:w="1502" w:type="dxa"/>
          </w:tcPr>
          <w:p w14:paraId="1C202E96"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19A7F966" w14:textId="77777777" w:rsidR="003359FA" w:rsidRPr="006F6FBE" w:rsidRDefault="003359FA" w:rsidP="00E17117">
            <w:pPr>
              <w:jc w:val="center"/>
              <w:rPr>
                <w:rFonts w:ascii="Arial" w:hAnsi="Arial" w:cs="Arial"/>
              </w:rPr>
            </w:pPr>
            <w:r w:rsidRPr="006F6FBE">
              <w:rPr>
                <w:rFonts w:ascii="Arial" w:eastAsia="Arial" w:hAnsi="Arial" w:cs="Arial"/>
              </w:rPr>
              <w:t>6</w:t>
            </w:r>
          </w:p>
        </w:tc>
        <w:tc>
          <w:tcPr>
            <w:tcW w:w="1130" w:type="dxa"/>
          </w:tcPr>
          <w:p w14:paraId="5C178DC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0EA6EF53" w14:textId="77777777" w:rsidR="003359FA" w:rsidRPr="006F6FBE" w:rsidRDefault="003359FA" w:rsidP="00E17117">
            <w:pPr>
              <w:jc w:val="center"/>
              <w:rPr>
                <w:rFonts w:ascii="Arial" w:hAnsi="Arial" w:cs="Arial"/>
              </w:rPr>
            </w:pPr>
            <w:r w:rsidRPr="006F6FBE">
              <w:rPr>
                <w:rFonts w:ascii="Arial" w:eastAsia="Arial" w:hAnsi="Arial" w:cs="Arial"/>
              </w:rPr>
              <w:t>$480</w:t>
            </w:r>
          </w:p>
        </w:tc>
        <w:tc>
          <w:tcPr>
            <w:tcW w:w="2242" w:type="dxa"/>
          </w:tcPr>
          <w:p w14:paraId="35380970" w14:textId="77777777" w:rsidR="003359FA" w:rsidRPr="006F6FBE" w:rsidRDefault="003359FA" w:rsidP="00E17117">
            <w:pPr>
              <w:rPr>
                <w:rFonts w:ascii="Arial" w:hAnsi="Arial" w:cs="Arial"/>
              </w:rPr>
            </w:pPr>
            <w:r w:rsidRPr="006F6FBE">
              <w:rPr>
                <w:rFonts w:ascii="Arial" w:eastAsia="Arial" w:hAnsi="Arial" w:cs="Arial"/>
              </w:rPr>
              <w:t>Configuración de pipelines CI/CD, contenedores Docker y entornos de despliegue.</w:t>
            </w:r>
          </w:p>
        </w:tc>
      </w:tr>
      <w:tr w:rsidR="003359FA" w:rsidRPr="006F6FBE" w14:paraId="39FB1D93" w14:textId="77777777" w:rsidTr="003359FA">
        <w:trPr>
          <w:gridAfter w:val="3"/>
          <w:wAfter w:w="4300" w:type="dxa"/>
        </w:trPr>
        <w:tc>
          <w:tcPr>
            <w:tcW w:w="1502" w:type="dxa"/>
          </w:tcPr>
          <w:p w14:paraId="3602E0D7" w14:textId="77777777" w:rsidR="003359FA" w:rsidRPr="006F6FBE" w:rsidRDefault="00186727" w:rsidP="00E17117">
            <w:pPr>
              <w:jc w:val="right"/>
              <w:rPr>
                <w:rFonts w:ascii="Arial" w:hAnsi="Arial" w:cs="Arial"/>
              </w:rPr>
            </w:pPr>
            <w:proofErr w:type="gramStart"/>
            <w:r w:rsidRPr="006F6FBE">
              <w:rPr>
                <w:rFonts w:ascii="Arial" w:eastAsia="Arial" w:hAnsi="Arial" w:cs="Arial"/>
                <w:b/>
                <w:bCs/>
              </w:rPr>
              <w:t>TOTAL</w:t>
            </w:r>
            <w:proofErr w:type="gramEnd"/>
            <w:r w:rsidR="00D62F54" w:rsidRPr="006F6FBE">
              <w:rPr>
                <w:rFonts w:ascii="Arial" w:eastAsia="Arial" w:hAnsi="Arial" w:cs="Arial"/>
                <w:b/>
                <w:bCs/>
              </w:rPr>
              <w:t xml:space="preserve"> </w:t>
            </w:r>
            <w:r w:rsidR="003359FA" w:rsidRPr="006F6FBE">
              <w:rPr>
                <w:rFonts w:ascii="Arial" w:eastAsia="Arial" w:hAnsi="Arial" w:cs="Arial"/>
                <w:b/>
                <w:bCs/>
              </w:rPr>
              <w:t>DEL PROYECTO</w:t>
            </w:r>
          </w:p>
        </w:tc>
        <w:tc>
          <w:tcPr>
            <w:tcW w:w="1502" w:type="dxa"/>
          </w:tcPr>
          <w:p w14:paraId="277877A4" w14:textId="77777777" w:rsidR="003359FA" w:rsidRPr="006F6FBE" w:rsidRDefault="003359FA" w:rsidP="00E17117">
            <w:pPr>
              <w:jc w:val="center"/>
              <w:rPr>
                <w:rFonts w:ascii="Arial" w:hAnsi="Arial" w:cs="Arial"/>
              </w:rPr>
            </w:pPr>
            <w:r w:rsidRPr="006F6FBE">
              <w:rPr>
                <w:rFonts w:ascii="Arial" w:eastAsia="Arial" w:hAnsi="Arial" w:cs="Arial"/>
                <w:b/>
                <w:bCs/>
              </w:rPr>
              <w:t>$22,400</w:t>
            </w:r>
          </w:p>
        </w:tc>
        <w:tc>
          <w:tcPr>
            <w:tcW w:w="1503" w:type="dxa"/>
          </w:tcPr>
          <w:p w14:paraId="539298C2" w14:textId="77777777" w:rsidR="003359FA" w:rsidRPr="006F6FBE" w:rsidRDefault="003359FA" w:rsidP="00E17117">
            <w:pPr>
              <w:rPr>
                <w:rFonts w:ascii="Arial" w:hAnsi="Arial" w:cs="Arial"/>
              </w:rPr>
            </w:pPr>
          </w:p>
        </w:tc>
      </w:tr>
    </w:tbl>
    <w:p w14:paraId="10B08EF3" w14:textId="77777777" w:rsidR="001F32A6" w:rsidRDefault="001F32A6" w:rsidP="00E31230">
      <w:pPr>
        <w:spacing w:line="480" w:lineRule="auto"/>
        <w:jc w:val="both"/>
        <w:rPr>
          <w:rFonts w:ascii="Arial" w:hAnsi="Arial" w:cs="Arial"/>
        </w:rPr>
      </w:pPr>
    </w:p>
    <w:p w14:paraId="40D83744" w14:textId="2E3C2834" w:rsidR="006F6FBE" w:rsidRPr="001F32A6" w:rsidRDefault="006F6FBE" w:rsidP="00E31230">
      <w:pPr>
        <w:spacing w:line="480" w:lineRule="auto"/>
        <w:jc w:val="both"/>
        <w:rPr>
          <w:rFonts w:ascii="Arial" w:hAnsi="Arial" w:cs="Arial"/>
        </w:rPr>
      </w:pPr>
      <w:r w:rsidRPr="006F6FBE">
        <w:rPr>
          <w:rFonts w:ascii="Arial" w:hAnsi="Arial" w:cs="Arial"/>
        </w:rPr>
        <w:t xml:space="preserve">El costo total estimado del proyecto asciende a $22,400 USD, distribuidos en nueve perfiles profesionales. Los rubros de mayor inversión corresponden al equipo de desarrollo </w:t>
      </w:r>
      <w:proofErr w:type="spellStart"/>
      <w:r w:rsidRPr="006F6FBE">
        <w:rPr>
          <w:rFonts w:ascii="Arial" w:hAnsi="Arial" w:cs="Arial"/>
        </w:rPr>
        <w:t>backend</w:t>
      </w:r>
      <w:proofErr w:type="spellEnd"/>
      <w:r w:rsidRPr="006F6FBE">
        <w:rPr>
          <w:rFonts w:ascii="Arial" w:hAnsi="Arial" w:cs="Arial"/>
        </w:rPr>
        <w:t xml:space="preserve"> ($9,600 USD, 43% del presupuesto total), dado que concentra la construcción de los siete microservicios del sistema. El </w:t>
      </w:r>
      <w:proofErr w:type="spellStart"/>
      <w:r w:rsidRPr="006F6FBE">
        <w:rPr>
          <w:rFonts w:ascii="Arial" w:hAnsi="Arial" w:cs="Arial"/>
        </w:rPr>
        <w:t>Product</w:t>
      </w:r>
      <w:proofErr w:type="spellEnd"/>
      <w:r w:rsidRPr="006F6FBE">
        <w:rPr>
          <w:rFonts w:ascii="Arial" w:hAnsi="Arial" w:cs="Arial"/>
        </w:rPr>
        <w:t xml:space="preserve"> Owner y el Scrum </w:t>
      </w:r>
      <w:proofErr w:type="gramStart"/>
      <w:r w:rsidRPr="006F6FBE">
        <w:rPr>
          <w:rFonts w:ascii="Arial" w:hAnsi="Arial" w:cs="Arial"/>
        </w:rPr>
        <w:t>Master</w:t>
      </w:r>
      <w:proofErr w:type="gramEnd"/>
      <w:r w:rsidRPr="006F6FBE">
        <w:rPr>
          <w:rFonts w:ascii="Arial" w:hAnsi="Arial" w:cs="Arial"/>
        </w:rPr>
        <w:t xml:space="preserve"> representan conjuntamente $4,800 USD (21%), reflejando la importancia de la gestión ágil del proyecto. Los demás perfiles (analista, arquitecto, </w:t>
      </w:r>
      <w:proofErr w:type="spellStart"/>
      <w:r w:rsidRPr="006F6FBE">
        <w:rPr>
          <w:rFonts w:ascii="Arial" w:hAnsi="Arial" w:cs="Arial"/>
        </w:rPr>
        <w:t>frontend</w:t>
      </w:r>
      <w:proofErr w:type="spellEnd"/>
      <w:r w:rsidRPr="006F6FBE">
        <w:rPr>
          <w:rFonts w:ascii="Arial" w:hAnsi="Arial" w:cs="Arial"/>
        </w:rPr>
        <w:t>, UX/UI, QA y DevOps) suman $8,000 USD (36%), cubriendo las necesidades de análisis, diseño, calidad y despliegue del sistema.</w:t>
      </w:r>
    </w:p>
    <w:p w14:paraId="104B96D3" w14:textId="60AE7161" w:rsidR="00972CB3" w:rsidRPr="00E245B7" w:rsidRDefault="000C2E29" w:rsidP="000B258D">
      <w:pPr>
        <w:pStyle w:val="Ttulo1"/>
        <w:numPr>
          <w:ilvl w:val="0"/>
          <w:numId w:val="1"/>
        </w:numPr>
        <w:spacing w:line="480" w:lineRule="auto"/>
        <w:jc w:val="both"/>
        <w:rPr>
          <w:rFonts w:cs="Arial"/>
          <w:szCs w:val="22"/>
        </w:rPr>
      </w:pPr>
      <w:bookmarkStart w:id="50" w:name="_Toc227521388"/>
      <w:r w:rsidRPr="00E245B7">
        <w:rPr>
          <w:rFonts w:cs="Arial"/>
          <w:szCs w:val="22"/>
        </w:rPr>
        <w:t xml:space="preserve">Descripción de estudios </w:t>
      </w:r>
      <w:r w:rsidR="28FF3A75" w:rsidRPr="00E245B7">
        <w:rPr>
          <w:rFonts w:cs="Arial"/>
          <w:szCs w:val="22"/>
        </w:rPr>
        <w:t>realizados</w:t>
      </w:r>
      <w:bookmarkEnd w:id="50"/>
    </w:p>
    <w:p w14:paraId="56EECE66"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Esta sección presenta una revisión bibliográfica que respalda teóricamente el desarrollo del sistema propuesto para la coordinación administrativa y financiera de escuelas de conducción en Ecuador, la investigación se enfoca en cuatro ejes fundamentales: transformación digital en instituciones educativas, arquitectura de microservicios, tecnologías y metodologías de desarrollo ágil, y criterios de calidad del software; estos estudios permiten comprender cómo la aplicación de arquitecturas distribuidas y tecnologías contemporáneas contribuye a resolver la problemática identificada en las escuelas de conducción en Ecuador.</w:t>
      </w:r>
    </w:p>
    <w:p w14:paraId="22710C01" w14:textId="77777777" w:rsidR="00D0754E" w:rsidRPr="00D0754E" w:rsidRDefault="00D0754E" w:rsidP="00D0754E">
      <w:pPr>
        <w:spacing w:line="480" w:lineRule="auto"/>
        <w:jc w:val="both"/>
        <w:rPr>
          <w:rFonts w:ascii="Arial" w:hAnsi="Arial" w:cs="Arial"/>
        </w:rPr>
      </w:pPr>
      <w:r w:rsidRPr="00D0754E">
        <w:rPr>
          <w:rFonts w:ascii="Arial" w:hAnsi="Arial" w:cs="Arial"/>
        </w:rPr>
        <w:t>Transformación digital en sistemas de educación</w:t>
      </w:r>
    </w:p>
    <w:p w14:paraId="65E639E2" w14:textId="77777777" w:rsidR="00D0754E" w:rsidRPr="00D0754E" w:rsidRDefault="00D0754E" w:rsidP="00D0754E">
      <w:pPr>
        <w:spacing w:line="480" w:lineRule="auto"/>
        <w:jc w:val="both"/>
        <w:rPr>
          <w:rFonts w:ascii="Arial" w:hAnsi="Arial" w:cs="Arial"/>
        </w:rPr>
      </w:pPr>
      <w:r w:rsidRPr="00D0754E">
        <w:rPr>
          <w:rFonts w:ascii="Arial" w:hAnsi="Arial" w:cs="Arial"/>
        </w:rPr>
        <w:t>La investigación de Al-</w:t>
      </w:r>
      <w:proofErr w:type="spellStart"/>
      <w:r w:rsidRPr="00D0754E">
        <w:rPr>
          <w:rFonts w:ascii="Arial" w:hAnsi="Arial" w:cs="Arial"/>
        </w:rPr>
        <w:t>Fraihat</w:t>
      </w:r>
      <w:proofErr w:type="spellEnd"/>
      <w:r w:rsidRPr="00D0754E">
        <w:rPr>
          <w:rFonts w:ascii="Arial" w:hAnsi="Arial" w:cs="Arial"/>
        </w:rPr>
        <w:t xml:space="preserve"> et al. (2020) en </w:t>
      </w:r>
      <w:proofErr w:type="spellStart"/>
      <w:r w:rsidRPr="00D0754E">
        <w:rPr>
          <w:rFonts w:ascii="Arial" w:hAnsi="Arial" w:cs="Arial"/>
        </w:rPr>
        <w:t>Computers</w:t>
      </w:r>
      <w:proofErr w:type="spellEnd"/>
      <w:r w:rsidRPr="00D0754E">
        <w:rPr>
          <w:rFonts w:ascii="Arial" w:hAnsi="Arial" w:cs="Arial"/>
        </w:rPr>
        <w:t xml:space="preserve"> &amp; </w:t>
      </w:r>
      <w:proofErr w:type="spellStart"/>
      <w:r w:rsidRPr="00D0754E">
        <w:rPr>
          <w:rFonts w:ascii="Arial" w:hAnsi="Arial" w:cs="Arial"/>
        </w:rPr>
        <w:t>Education</w:t>
      </w:r>
      <w:proofErr w:type="spellEnd"/>
      <w:r w:rsidRPr="00D0754E">
        <w:rPr>
          <w:rFonts w:ascii="Arial" w:hAnsi="Arial" w:cs="Arial"/>
        </w:rPr>
        <w:t xml:space="preserve"> demuestra que la adopción de sistemas integrados mejora la eficiencia operativa en un 35% y aumenta la satisfacción del personal administrativo en un 42%.</w:t>
      </w:r>
    </w:p>
    <w:p w14:paraId="4C4783CB" w14:textId="77777777" w:rsidR="00D0754E" w:rsidRPr="00D0754E" w:rsidRDefault="00D0754E" w:rsidP="00D0754E">
      <w:pPr>
        <w:spacing w:line="480" w:lineRule="auto"/>
        <w:jc w:val="both"/>
        <w:rPr>
          <w:rFonts w:ascii="Arial" w:hAnsi="Arial" w:cs="Arial"/>
        </w:rPr>
      </w:pPr>
      <w:r w:rsidRPr="00D0754E">
        <w:rPr>
          <w:rFonts w:ascii="Arial" w:hAnsi="Arial" w:cs="Arial"/>
        </w:rPr>
        <w:t>En el contexto ecuatoriano, Mena y Moyano (2020) identificaron que más del 80% de los procesos en la escuela de conducción carecen de formalización y control adecuado, con apenas un 16.67% de cumplimiento en identificación de procesos documentados, esta carencia de sistematización genera ineficiencias operativas e inconsistencias, justificando la necesidad de soluciones tecnológicas integrales.</w:t>
      </w:r>
    </w:p>
    <w:p w14:paraId="6E97E3C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sistemas de </w:t>
      </w:r>
      <w:proofErr w:type="spellStart"/>
      <w:r w:rsidRPr="00D0754E">
        <w:rPr>
          <w:rFonts w:ascii="Arial" w:hAnsi="Arial" w:cs="Arial"/>
        </w:rPr>
        <w:t>administracion</w:t>
      </w:r>
      <w:proofErr w:type="spellEnd"/>
      <w:r w:rsidRPr="00D0754E">
        <w:rPr>
          <w:rFonts w:ascii="Arial" w:hAnsi="Arial" w:cs="Arial"/>
        </w:rPr>
        <w:t xml:space="preserve"> educativa se clasifican tradicionalmente en tres categorías principales: </w:t>
      </w:r>
      <w:proofErr w:type="spellStart"/>
      <w:r w:rsidRPr="00D0754E">
        <w:rPr>
          <w:rFonts w:ascii="Arial" w:hAnsi="Arial" w:cs="Arial"/>
        </w:rPr>
        <w:t>Learning</w:t>
      </w:r>
      <w:proofErr w:type="spellEnd"/>
      <w:r w:rsidRPr="00D0754E">
        <w:rPr>
          <w:rFonts w:ascii="Arial" w:hAnsi="Arial" w:cs="Arial"/>
        </w:rPr>
        <w:t xml:space="preserve"> Management </w:t>
      </w:r>
      <w:proofErr w:type="spellStart"/>
      <w:r w:rsidRPr="00D0754E">
        <w:rPr>
          <w:rFonts w:ascii="Arial" w:hAnsi="Arial" w:cs="Arial"/>
        </w:rPr>
        <w:t>Systems</w:t>
      </w:r>
      <w:proofErr w:type="spellEnd"/>
      <w:r w:rsidRPr="00D0754E">
        <w:rPr>
          <w:rFonts w:ascii="Arial" w:hAnsi="Arial" w:cs="Arial"/>
        </w:rPr>
        <w:t xml:space="preserve"> (LMS), enfocados en la entrega y seguimiento de contenido educativo; Student </w:t>
      </w:r>
      <w:proofErr w:type="spellStart"/>
      <w:r w:rsidRPr="00D0754E">
        <w:rPr>
          <w:rFonts w:ascii="Arial" w:hAnsi="Arial" w:cs="Arial"/>
        </w:rPr>
        <w:t>Information</w:t>
      </w:r>
      <w:proofErr w:type="spellEnd"/>
      <w:r w:rsidRPr="00D0754E">
        <w:rPr>
          <w:rFonts w:ascii="Arial" w:hAnsi="Arial" w:cs="Arial"/>
        </w:rPr>
        <w:t xml:space="preserve"> </w:t>
      </w:r>
      <w:proofErr w:type="spellStart"/>
      <w:r w:rsidRPr="00D0754E">
        <w:rPr>
          <w:rFonts w:ascii="Arial" w:hAnsi="Arial" w:cs="Arial"/>
        </w:rPr>
        <w:t>Systems</w:t>
      </w:r>
      <w:proofErr w:type="spellEnd"/>
      <w:r w:rsidRPr="00D0754E">
        <w:rPr>
          <w:rFonts w:ascii="Arial" w:hAnsi="Arial" w:cs="Arial"/>
        </w:rPr>
        <w:t xml:space="preserve"> (SIS), orientados a la administrativa de estudiantes; y Enterprise </w:t>
      </w:r>
      <w:proofErr w:type="spellStart"/>
      <w:r w:rsidRPr="00D0754E">
        <w:rPr>
          <w:rFonts w:ascii="Arial" w:hAnsi="Arial" w:cs="Arial"/>
        </w:rPr>
        <w:t>Resource</w:t>
      </w:r>
      <w:proofErr w:type="spellEnd"/>
      <w:r w:rsidRPr="00D0754E">
        <w:rPr>
          <w:rFonts w:ascii="Arial" w:hAnsi="Arial" w:cs="Arial"/>
        </w:rPr>
        <w:t xml:space="preserve"> </w:t>
      </w:r>
      <w:proofErr w:type="spellStart"/>
      <w:r w:rsidRPr="00D0754E">
        <w:rPr>
          <w:rFonts w:ascii="Arial" w:hAnsi="Arial" w:cs="Arial"/>
        </w:rPr>
        <w:t>Planning</w:t>
      </w:r>
      <w:proofErr w:type="spellEnd"/>
      <w:r w:rsidRPr="00D0754E">
        <w:rPr>
          <w:rFonts w:ascii="Arial" w:hAnsi="Arial" w:cs="Arial"/>
        </w:rPr>
        <w:t xml:space="preserve"> (ERP) educativo, que integran múltiples procesos organizacionales (</w:t>
      </w:r>
      <w:proofErr w:type="spellStart"/>
      <w:r w:rsidRPr="00D0754E">
        <w:rPr>
          <w:rFonts w:ascii="Arial" w:hAnsi="Arial" w:cs="Arial"/>
        </w:rPr>
        <w:t>Educause</w:t>
      </w:r>
      <w:proofErr w:type="spellEnd"/>
      <w:r w:rsidRPr="00D0754E">
        <w:rPr>
          <w:rFonts w:ascii="Arial" w:hAnsi="Arial" w:cs="Arial"/>
        </w:rPr>
        <w:t>, 2022), sin embargo, instituciones especializadas como en escuelas de conducción presenta necesidades híbridas que combinan elementos de control académico, operativo y financiero, requiriendo soluciones personalizadas que no se encuentran en sistemas genéricos del mercado.</w:t>
      </w:r>
    </w:p>
    <w:p w14:paraId="540A2BBF" w14:textId="77777777" w:rsidR="00D0754E" w:rsidRPr="00D0754E" w:rsidRDefault="00D0754E" w:rsidP="00D0754E">
      <w:pPr>
        <w:spacing w:line="480" w:lineRule="auto"/>
        <w:jc w:val="both"/>
        <w:rPr>
          <w:rFonts w:ascii="Arial" w:hAnsi="Arial" w:cs="Arial"/>
        </w:rPr>
      </w:pPr>
      <w:r w:rsidRPr="00D0754E">
        <w:rPr>
          <w:rFonts w:ascii="Arial" w:hAnsi="Arial" w:cs="Arial"/>
        </w:rPr>
        <w:t>Arquitectura de microservicios: fundamentos y beneficios</w:t>
      </w:r>
    </w:p>
    <w:p w14:paraId="253D324E"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Los principios fundamentales de los microservicios, según Fowler y Lewis (2014), incluyen: organización alrededor de capacidades de negocio, autonomía de equipos, productos no proyectos, </w:t>
      </w:r>
      <w:proofErr w:type="spellStart"/>
      <w:r w:rsidRPr="00D0754E">
        <w:rPr>
          <w:rFonts w:ascii="Arial" w:hAnsi="Arial" w:cs="Arial"/>
        </w:rPr>
        <w:t>endpoints</w:t>
      </w:r>
      <w:proofErr w:type="spellEnd"/>
      <w:r w:rsidRPr="00D0754E">
        <w:rPr>
          <w:rFonts w:ascii="Arial" w:hAnsi="Arial" w:cs="Arial"/>
        </w:rPr>
        <w:t xml:space="preserve"> inteligentes y pipes simples, gobernanza descentralizada, control descentralizada de datos, automatización de infraestructura, diseño para fallo, y diseño evolutivo; estos principios se alinean perfectamente con los requerimientos de un sistema que debe escalar para atender aproximadamente 563 escuelas de conducción en Ecuador, cada una con necesidades y volúmenes de datos variables.</w:t>
      </w:r>
    </w:p>
    <w:p w14:paraId="37BF8DB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Un estudio empírico realizado por Taibi et al. (2017) en IEEE Software analiza 72 organizaciones que migraron de arquitecturas monolíticas a microservicios, identificando que el 89% reportó mejoras en mantenibilidad del código, 76% en escalabilidad del sistema, y 68% en velocidad de introducción de nuevas funcionalidades; sin embargo, el estudio también advierte sobre desafíos inherentes: complejidad operacional incrementada (reportada por 82% de organizaciones), dificultades en </w:t>
      </w:r>
      <w:proofErr w:type="spellStart"/>
      <w:r w:rsidRPr="00D0754E">
        <w:rPr>
          <w:rFonts w:ascii="Arial" w:hAnsi="Arial" w:cs="Arial"/>
        </w:rPr>
        <w:t>testing</w:t>
      </w:r>
      <w:proofErr w:type="spellEnd"/>
      <w:r w:rsidRPr="00D0754E">
        <w:rPr>
          <w:rFonts w:ascii="Arial" w:hAnsi="Arial" w:cs="Arial"/>
        </w:rPr>
        <w:t xml:space="preserve"> distribuido (73%), y curva de aprendizaje del equipo (65%).</w:t>
      </w:r>
    </w:p>
    <w:p w14:paraId="4AAD565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investigación de Soldani et al. (2018) complementa estos hallazgos al identificar patrones arquitectónicos esenciales para el éxito de sistemas basados en microservicios: API Gateway para punto de entrada unificado, Service Discovery para registro dinámico de servicios, </w:t>
      </w:r>
      <w:proofErr w:type="spellStart"/>
      <w:r w:rsidRPr="00D0754E">
        <w:rPr>
          <w:rFonts w:ascii="Arial" w:hAnsi="Arial" w:cs="Arial"/>
        </w:rPr>
        <w:t>Circuit</w:t>
      </w:r>
      <w:proofErr w:type="spellEnd"/>
      <w:r w:rsidRPr="00D0754E">
        <w:rPr>
          <w:rFonts w:ascii="Arial" w:hAnsi="Arial" w:cs="Arial"/>
        </w:rPr>
        <w:t xml:space="preserve"> Breaker para tolerancia a fallos, </w:t>
      </w:r>
      <w:proofErr w:type="spellStart"/>
      <w:r w:rsidRPr="00D0754E">
        <w:rPr>
          <w:rFonts w:ascii="Arial" w:hAnsi="Arial" w:cs="Arial"/>
        </w:rPr>
        <w:t>Event</w:t>
      </w:r>
      <w:proofErr w:type="spellEnd"/>
      <w:r w:rsidRPr="00D0754E">
        <w:rPr>
          <w:rFonts w:ascii="Arial" w:hAnsi="Arial" w:cs="Arial"/>
        </w:rPr>
        <w:t xml:space="preserve"> </w:t>
      </w:r>
      <w:proofErr w:type="spellStart"/>
      <w:r w:rsidRPr="00D0754E">
        <w:rPr>
          <w:rFonts w:ascii="Arial" w:hAnsi="Arial" w:cs="Arial"/>
        </w:rPr>
        <w:t>Sourcing</w:t>
      </w:r>
      <w:proofErr w:type="spellEnd"/>
      <w:r w:rsidRPr="00D0754E">
        <w:rPr>
          <w:rFonts w:ascii="Arial" w:hAnsi="Arial" w:cs="Arial"/>
        </w:rPr>
        <w:t xml:space="preserve"> para trazabilidad de cambios, y </w:t>
      </w:r>
      <w:proofErr w:type="spellStart"/>
      <w:r w:rsidRPr="00D0754E">
        <w:rPr>
          <w:rFonts w:ascii="Arial" w:hAnsi="Arial" w:cs="Arial"/>
        </w:rPr>
        <w:t>Database</w:t>
      </w:r>
      <w:proofErr w:type="spellEnd"/>
      <w:r w:rsidRPr="00D0754E">
        <w:rPr>
          <w:rFonts w:ascii="Arial" w:hAnsi="Arial" w:cs="Arial"/>
        </w:rPr>
        <w:t xml:space="preserve"> per Service para autonomía de datos, la implementación de estos patrones en el sistema propuesto garantiza robustez arquitectónica desde la concepción.</w:t>
      </w:r>
    </w:p>
    <w:p w14:paraId="76D70B4B"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y modelado de microservicios</w:t>
      </w:r>
    </w:p>
    <w:p w14:paraId="32D93076"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(DDD), introducido por Evans (2003), proporciona el marco conceptual ideal para identificar y delimitar microservicios en sistemas complejos. </w:t>
      </w:r>
    </w:p>
    <w:p w14:paraId="5124EE3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de administración de escuelas de conducción, el análisis de dominio mediante DDD permite identificar contextos acotados claros: asignación de estudiantes, administración de Instructores, mantenimiento y control de vehículos, asignaciones, cobros, reportes y </w:t>
      </w:r>
      <w:r w:rsidRPr="00D0754E">
        <w:rPr>
          <w:rFonts w:ascii="Arial" w:hAnsi="Arial" w:cs="Arial"/>
        </w:rPr>
        <w:lastRenderedPageBreak/>
        <w:t>autenticación, donde cada uno de estos contextos representa un microservicio independiente con responsabilidades bien definidas y mínimas dependencias con otros servicios.</w:t>
      </w:r>
    </w:p>
    <w:p w14:paraId="10D39B89" w14:textId="77777777" w:rsidR="00D0754E" w:rsidRPr="00D0754E" w:rsidRDefault="00D0754E" w:rsidP="00D0754E">
      <w:pPr>
        <w:spacing w:line="480" w:lineRule="auto"/>
        <w:jc w:val="both"/>
        <w:rPr>
          <w:rFonts w:ascii="Arial" w:hAnsi="Arial" w:cs="Arial"/>
        </w:rPr>
      </w:pP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y Stack tecnológico</w:t>
      </w:r>
    </w:p>
    <w:p w14:paraId="21028B4C"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arquitectura REST (Fielding, 2000) constituye el estándar para comunicación entre microservicios; un estudio de </w:t>
      </w:r>
      <w:proofErr w:type="spellStart"/>
      <w:r w:rsidRPr="00D0754E">
        <w:rPr>
          <w:rFonts w:ascii="Arial" w:hAnsi="Arial" w:cs="Arial"/>
        </w:rPr>
        <w:t>Pautasso</w:t>
      </w:r>
      <w:proofErr w:type="spellEnd"/>
      <w:r w:rsidRPr="00D0754E">
        <w:rPr>
          <w:rFonts w:ascii="Arial" w:hAnsi="Arial" w:cs="Arial"/>
        </w:rPr>
        <w:t xml:space="preserve"> et al. (2008) concluye que REST ofrece 60% de reducción en código </w:t>
      </w:r>
      <w:proofErr w:type="spellStart"/>
      <w:r w:rsidRPr="00D0754E">
        <w:rPr>
          <w:rFonts w:ascii="Arial" w:hAnsi="Arial" w:cs="Arial"/>
        </w:rPr>
        <w:t>boilerplate</w:t>
      </w:r>
      <w:proofErr w:type="spellEnd"/>
      <w:r w:rsidRPr="00D0754E">
        <w:rPr>
          <w:rFonts w:ascii="Arial" w:hAnsi="Arial" w:cs="Arial"/>
        </w:rPr>
        <w:t xml:space="preserve">, 25% más rendimiento y mejor escalabilidad comparado con SOAP; la especificación </w:t>
      </w:r>
      <w:proofErr w:type="spellStart"/>
      <w:r w:rsidRPr="00D0754E">
        <w:rPr>
          <w:rFonts w:ascii="Arial" w:hAnsi="Arial" w:cs="Arial"/>
        </w:rPr>
        <w:t>OpenAPI</w:t>
      </w:r>
      <w:proofErr w:type="spellEnd"/>
      <w:r w:rsidRPr="00D0754E">
        <w:rPr>
          <w:rFonts w:ascii="Arial" w:hAnsi="Arial" w:cs="Arial"/>
        </w:rPr>
        <w:t xml:space="preserve"> permite describir y documentar </w:t>
      </w: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de manera estandarizada, reduciendo errores de integración en aproximadamente 70% según Postman (2022).</w:t>
      </w:r>
    </w:p>
    <w:p w14:paraId="79A6A2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comunicación asíncrona, Richardson (2018) recomienda el patrón de mensajería mediante </w:t>
      </w:r>
      <w:proofErr w:type="spellStart"/>
      <w:r w:rsidRPr="00D0754E">
        <w:rPr>
          <w:rFonts w:ascii="Arial" w:hAnsi="Arial" w:cs="Arial"/>
        </w:rPr>
        <w:t>brokers</w:t>
      </w:r>
      <w:proofErr w:type="spellEnd"/>
      <w:r w:rsidRPr="00D0754E">
        <w:rPr>
          <w:rFonts w:ascii="Arial" w:hAnsi="Arial" w:cs="Arial"/>
        </w:rPr>
        <w:t xml:space="preserve"> como </w:t>
      </w:r>
      <w:proofErr w:type="spellStart"/>
      <w:r w:rsidRPr="00D0754E">
        <w:rPr>
          <w:rFonts w:ascii="Arial" w:hAnsi="Arial" w:cs="Arial"/>
        </w:rPr>
        <w:t>RabbitMQ</w:t>
      </w:r>
      <w:proofErr w:type="spellEnd"/>
      <w:r w:rsidRPr="00D0754E">
        <w:rPr>
          <w:rFonts w:ascii="Arial" w:hAnsi="Arial" w:cs="Arial"/>
        </w:rPr>
        <w:t xml:space="preserve"> o Apache Kafka, este patrón es esencial en el sistema propuesto para eventos como "</w:t>
      </w:r>
      <w:proofErr w:type="spellStart"/>
      <w:r w:rsidRPr="00D0754E">
        <w:rPr>
          <w:rFonts w:ascii="Arial" w:hAnsi="Arial" w:cs="Arial"/>
        </w:rPr>
        <w:t>PagoRegistrado</w:t>
      </w:r>
      <w:proofErr w:type="spellEnd"/>
      <w:r w:rsidRPr="00D0754E">
        <w:rPr>
          <w:rFonts w:ascii="Arial" w:hAnsi="Arial" w:cs="Arial"/>
        </w:rPr>
        <w:t>" que debe notificar al MS-Estudiantes, o "</w:t>
      </w:r>
      <w:proofErr w:type="spellStart"/>
      <w:r w:rsidRPr="00D0754E">
        <w:rPr>
          <w:rFonts w:ascii="Arial" w:hAnsi="Arial" w:cs="Arial"/>
        </w:rPr>
        <w:t>MantenimientoVencido</w:t>
      </w:r>
      <w:proofErr w:type="spellEnd"/>
      <w:r w:rsidRPr="00D0754E">
        <w:rPr>
          <w:rFonts w:ascii="Arial" w:hAnsi="Arial" w:cs="Arial"/>
        </w:rPr>
        <w:t>" que genera alertas automáticas, garantizando desacoplamiento temporal entre servicios.</w:t>
      </w:r>
    </w:p>
    <w:p w14:paraId="08BE65D0" w14:textId="77777777" w:rsidR="00D0754E" w:rsidRPr="00D0754E" w:rsidRDefault="00D0754E" w:rsidP="00D0754E">
      <w:pPr>
        <w:spacing w:line="480" w:lineRule="auto"/>
        <w:jc w:val="both"/>
        <w:rPr>
          <w:rFonts w:ascii="Arial" w:hAnsi="Arial" w:cs="Arial"/>
        </w:rPr>
      </w:pPr>
      <w:r w:rsidRPr="00D0754E">
        <w:rPr>
          <w:rFonts w:ascii="Arial" w:hAnsi="Arial" w:cs="Arial"/>
        </w:rPr>
        <w:t>Metodologías ágiles: Scrum y 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p>
    <w:p w14:paraId="0B5489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Scrum es utilizado por el 87% de equipos ágiles a nivel mundial. </w:t>
      </w:r>
      <w:proofErr w:type="spellStart"/>
      <w:r w:rsidRPr="00D0754E">
        <w:rPr>
          <w:rFonts w:ascii="Arial" w:hAnsi="Arial" w:cs="Arial"/>
        </w:rPr>
        <w:t>VersionOne</w:t>
      </w:r>
      <w:proofErr w:type="spellEnd"/>
      <w:r w:rsidRPr="00D0754E">
        <w:rPr>
          <w:rFonts w:ascii="Arial" w:hAnsi="Arial" w:cs="Arial"/>
        </w:rPr>
        <w:t xml:space="preserve"> (2022) reporta mejoras del 64% en productividad, 58% en calidad del software y 53% en satisfacción del cliente junto con el uso de </w:t>
      </w:r>
      <w:proofErr w:type="spellStart"/>
      <w:r w:rsidRPr="00D0754E">
        <w:rPr>
          <w:rFonts w:ascii="Arial" w:hAnsi="Arial" w:cs="Arial"/>
        </w:rPr>
        <w:t>sprints</w:t>
      </w:r>
      <w:proofErr w:type="spellEnd"/>
      <w:r w:rsidRPr="00D0754E">
        <w:rPr>
          <w:rFonts w:ascii="Arial" w:hAnsi="Arial" w:cs="Arial"/>
        </w:rPr>
        <w:t xml:space="preserve"> de 2 semanas permite balancear planificación, desarrollo y revisión académica, siendo particularmente efectivo en proyectos de tesis.</w:t>
      </w:r>
    </w:p>
    <w:p w14:paraId="45352C2B" w14:textId="77777777" w:rsidR="00D0754E" w:rsidRPr="00D0754E" w:rsidRDefault="00D0754E" w:rsidP="00D0754E">
      <w:pPr>
        <w:spacing w:line="480" w:lineRule="auto"/>
        <w:jc w:val="both"/>
        <w:rPr>
          <w:rFonts w:ascii="Arial" w:hAnsi="Arial" w:cs="Arial"/>
        </w:rPr>
      </w:pPr>
      <w:r w:rsidRPr="00D0754E">
        <w:rPr>
          <w:rFonts w:ascii="Arial" w:hAnsi="Arial" w:cs="Arial"/>
        </w:rPr>
        <w:t>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r w:rsidRPr="00D0754E">
        <w:rPr>
          <w:rFonts w:ascii="Arial" w:hAnsi="Arial" w:cs="Arial"/>
        </w:rPr>
        <w:t xml:space="preserve"> (Beck, 2003) sigue el ciclo Red-Green-Refactor. George y Williams (2004) demostraron que TDD resulta en 18% menos defectos, mientras que </w:t>
      </w:r>
      <w:proofErr w:type="spellStart"/>
      <w:r w:rsidRPr="00D0754E">
        <w:rPr>
          <w:rFonts w:ascii="Arial" w:hAnsi="Arial" w:cs="Arial"/>
        </w:rPr>
        <w:t>Aniche</w:t>
      </w:r>
      <w:proofErr w:type="spellEnd"/>
      <w:r w:rsidRPr="00D0754E">
        <w:rPr>
          <w:rFonts w:ascii="Arial" w:hAnsi="Arial" w:cs="Arial"/>
        </w:rPr>
        <w:t xml:space="preserve"> et al. (2019) concluyen que el código resultante tiene 20-30% más cobertura de </w:t>
      </w:r>
      <w:proofErr w:type="spellStart"/>
      <w:r w:rsidRPr="00D0754E">
        <w:rPr>
          <w:rFonts w:ascii="Arial" w:hAnsi="Arial" w:cs="Arial"/>
        </w:rPr>
        <w:t>tests</w:t>
      </w:r>
      <w:proofErr w:type="spellEnd"/>
      <w:r w:rsidRPr="00D0754E">
        <w:rPr>
          <w:rFonts w:ascii="Arial" w:hAnsi="Arial" w:cs="Arial"/>
        </w:rPr>
        <w:t xml:space="preserve"> y es 25% más fácil de refactorizar.</w:t>
      </w:r>
    </w:p>
    <w:p w14:paraId="23EC47E9" w14:textId="77777777" w:rsidR="00D0754E" w:rsidRPr="00D0754E" w:rsidRDefault="00D0754E" w:rsidP="00D0754E">
      <w:pPr>
        <w:spacing w:line="480" w:lineRule="auto"/>
        <w:jc w:val="both"/>
        <w:rPr>
          <w:rFonts w:ascii="Arial" w:hAnsi="Arial" w:cs="Arial"/>
        </w:rPr>
      </w:pPr>
      <w:r w:rsidRPr="00D0754E">
        <w:rPr>
          <w:rFonts w:ascii="Arial" w:hAnsi="Arial" w:cs="Arial"/>
        </w:rPr>
        <w:t>Calidad del software según ISO/IEC 25010</w:t>
      </w:r>
    </w:p>
    <w:p w14:paraId="3A8F8AC4"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La norma ISO/IEC 25010:2011 define ocho características de calidad: adecuación funcional, eficiencia de desempeño, compatibilidad, usabilidad, fiabilidad, seguridad, mantenibilidad y portabilidad. </w:t>
      </w:r>
    </w:p>
    <w:p w14:paraId="2FCB41DE" w14:textId="77777777" w:rsidR="00D0754E" w:rsidRPr="00D0754E" w:rsidRDefault="00D0754E" w:rsidP="00D0754E">
      <w:pPr>
        <w:spacing w:line="480" w:lineRule="auto"/>
        <w:jc w:val="both"/>
        <w:rPr>
          <w:rFonts w:ascii="Arial" w:hAnsi="Arial" w:cs="Arial"/>
        </w:rPr>
      </w:pPr>
      <w:r w:rsidRPr="00D0754E">
        <w:rPr>
          <w:rFonts w:ascii="Arial" w:hAnsi="Arial" w:cs="Arial"/>
        </w:rPr>
        <w:t>Wagner (2013) documenta que es adoptado por el 76% de organizaciones con procesos formales de aseguramiento de calidad.</w:t>
      </w:r>
    </w:p>
    <w:p w14:paraId="23AAB22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propuesto, los atributos críticos son: Funcional (25%), evaluando si el sistema satisface necesidades específicas del sector; Fiabilidad (15%), abarcando disponibilidad y tolerancia a fallos con objetivos de 99.9%; Mantenibilidad (10%), potenciada por la arquitectura de microservicios con mejoras del 40-60% según Taibi et al. (2017); y Seguridad (15%), implementando OAuth 2.0, JWT y cifrado TLS/SSL según estándares OWASP (2021). </w:t>
      </w:r>
    </w:p>
    <w:p w14:paraId="66802C3F" w14:textId="77777777" w:rsidR="00D0754E" w:rsidRPr="00D0754E" w:rsidRDefault="00D0754E" w:rsidP="00D0754E">
      <w:pPr>
        <w:spacing w:line="480" w:lineRule="auto"/>
        <w:jc w:val="both"/>
        <w:rPr>
          <w:rFonts w:ascii="Arial" w:hAnsi="Arial" w:cs="Arial"/>
        </w:rPr>
      </w:pPr>
      <w:r w:rsidRPr="00D0754E">
        <w:rPr>
          <w:rFonts w:ascii="Arial" w:hAnsi="Arial" w:cs="Arial"/>
        </w:rPr>
        <w:t>Análisis comparativo: microservicios vs arquitectura monolítica</w:t>
      </w:r>
    </w:p>
    <w:p w14:paraId="5E2E56A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Chen (2018) presenta un análisis basado en 89 proyectos industriales; los microservicios permiten escalado granular aplicando el principio de Pareto (Newman, 2015), donde solo el 20% de funcionalidades requiere escalamiento intensivo, reduciendo desperdicio de recursos del 40-60% comparado con monolitos. </w:t>
      </w:r>
    </w:p>
    <w:p w14:paraId="32C063B2"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Taibi et al. (2017) reportan que microservicios promedian 2,000-5,000 líneas de código versus 50,000-200,000 en monolitos, resultando en 50% menos tiempo de comprensión y 60% más rápido </w:t>
      </w:r>
      <w:proofErr w:type="spellStart"/>
      <w:r w:rsidRPr="00D0754E">
        <w:rPr>
          <w:rFonts w:ascii="Arial" w:hAnsi="Arial" w:cs="Arial"/>
        </w:rPr>
        <w:t>onboarding</w:t>
      </w:r>
      <w:proofErr w:type="spellEnd"/>
      <w:r w:rsidRPr="00D0754E">
        <w:rPr>
          <w:rFonts w:ascii="Arial" w:hAnsi="Arial" w:cs="Arial"/>
        </w:rPr>
        <w:t>.</w:t>
      </w:r>
    </w:p>
    <w:p w14:paraId="19BD81A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Forsgren et al. (2018) en </w:t>
      </w:r>
      <w:proofErr w:type="spellStart"/>
      <w:r w:rsidRPr="00D0754E">
        <w:rPr>
          <w:rFonts w:ascii="Arial" w:hAnsi="Arial" w:cs="Arial"/>
        </w:rPr>
        <w:t>Accelerate</w:t>
      </w:r>
      <w:proofErr w:type="spellEnd"/>
      <w:r w:rsidRPr="00D0754E">
        <w:rPr>
          <w:rFonts w:ascii="Arial" w:hAnsi="Arial" w:cs="Arial"/>
        </w:rPr>
        <w:t xml:space="preserve"> documentan que organizaciones con microservicios despliegan 200 veces más frecuentemente, sin embargo, Shadija et al. (2017) advierten sobre complejidad operacional incrementada y Villamizar et al. (2015) demuestran 20-30% más tiempo de desarrollo inicial, aunque después del segundo año los microservicios son 40% más rápidos para nuevas funcionalidades.</w:t>
      </w:r>
    </w:p>
    <w:p w14:paraId="1622A86D" w14:textId="77777777" w:rsidR="00D0754E" w:rsidRPr="00D0754E" w:rsidRDefault="00D0754E" w:rsidP="00D0754E">
      <w:pPr>
        <w:spacing w:line="480" w:lineRule="auto"/>
        <w:jc w:val="both"/>
        <w:rPr>
          <w:rFonts w:ascii="Arial" w:hAnsi="Arial" w:cs="Arial"/>
        </w:rPr>
      </w:pPr>
      <w:r w:rsidRPr="00D0754E">
        <w:rPr>
          <w:rFonts w:ascii="Arial" w:hAnsi="Arial" w:cs="Arial"/>
        </w:rPr>
        <w:t>Brechas identificadas y diferenciadores de la solución propuesta</w:t>
      </w:r>
    </w:p>
    <w:p w14:paraId="4AA41425"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El análisis del estado del arte revela brechas significativas en las soluciones existentes para administración de escuelas de conducción que justifican el desarrollo de una solución especializada:</w:t>
      </w:r>
    </w:p>
    <w:p w14:paraId="13A5B246" w14:textId="77777777" w:rsidR="00D0754E" w:rsidRPr="00D0754E" w:rsidRDefault="00D0754E" w:rsidP="00D0754E">
      <w:pPr>
        <w:spacing w:line="480" w:lineRule="auto"/>
        <w:jc w:val="both"/>
        <w:rPr>
          <w:rFonts w:ascii="Arial" w:hAnsi="Arial" w:cs="Arial"/>
        </w:rPr>
      </w:pPr>
      <w:r w:rsidRPr="00D0754E">
        <w:rPr>
          <w:rFonts w:ascii="Arial" w:hAnsi="Arial" w:cs="Arial"/>
        </w:rPr>
        <w:t>Ausencia de soluciones especializadas: A pesar de existir 563 escuelas de conducción autorizadas en Ecuador (Ecuador221, 2024), no existen sistemas comerciales diseñados específicamente para el sector educativo vial ecuatoriano.</w:t>
      </w:r>
    </w:p>
    <w:p w14:paraId="56B4F14F" w14:textId="77777777" w:rsidR="00D0754E" w:rsidRPr="00D0754E" w:rsidRDefault="00D0754E" w:rsidP="00D0754E">
      <w:pPr>
        <w:spacing w:line="480" w:lineRule="auto"/>
        <w:jc w:val="both"/>
        <w:rPr>
          <w:rFonts w:ascii="Arial" w:hAnsi="Arial" w:cs="Arial"/>
        </w:rPr>
      </w:pPr>
      <w:r w:rsidRPr="00D0754E">
        <w:rPr>
          <w:rFonts w:ascii="Arial" w:hAnsi="Arial" w:cs="Arial"/>
        </w:rPr>
        <w:t>Las escuelas recurren a soluciones genéricas que no contemplan procesos específicos como control de flotas vehiculares con mantenimientos o asignación tripartita instructor-estudiante-vehículo.</w:t>
      </w:r>
    </w:p>
    <w:p w14:paraId="769A4148"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Limitaciones de sistemas internacionales: Soluciones como </w:t>
      </w:r>
      <w:proofErr w:type="spellStart"/>
      <w:r w:rsidRPr="00D0754E">
        <w:rPr>
          <w:rFonts w:ascii="Arial" w:hAnsi="Arial" w:cs="Arial"/>
        </w:rPr>
        <w:t>DrivingSchoolPro</w:t>
      </w:r>
      <w:proofErr w:type="spellEnd"/>
      <w:r w:rsidRPr="00D0754E">
        <w:rPr>
          <w:rFonts w:ascii="Arial" w:hAnsi="Arial" w:cs="Arial"/>
        </w:rPr>
        <w:t xml:space="preserve"> (USA) carecen de adaptación a requisitos ecuatorianos como integración con facturación electrónica SRI o formatos ANT; sus costos ($100-$300 USD mensuales) son prohibitivos para el mercado local.</w:t>
      </w:r>
    </w:p>
    <w:p w14:paraId="16C76257" w14:textId="77777777" w:rsidR="00D0754E" w:rsidRPr="00D0754E" w:rsidRDefault="00D0754E" w:rsidP="00D0754E">
      <w:pPr>
        <w:spacing w:line="480" w:lineRule="auto"/>
        <w:jc w:val="both"/>
        <w:rPr>
          <w:rFonts w:ascii="Arial" w:hAnsi="Arial" w:cs="Arial"/>
        </w:rPr>
      </w:pPr>
      <w:r w:rsidRPr="00D0754E">
        <w:rPr>
          <w:rFonts w:ascii="Arial" w:hAnsi="Arial" w:cs="Arial"/>
        </w:rPr>
        <w:t>Arquitecturas no escalables: Los sistemas genéricos operan mediante arquitecturas monolíticas que no permiten escalado selectivo, generando ineficiencia de costos.</w:t>
      </w:r>
    </w:p>
    <w:p w14:paraId="7A146EC1"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diferenciadores de la solución propuesta incluyen: (1) Especialización en el dominio con necesidades específicas de escuelas ecuatorianas; (2) Arquitectura </w:t>
      </w:r>
      <w:proofErr w:type="spellStart"/>
      <w:r w:rsidRPr="00D0754E">
        <w:rPr>
          <w:rFonts w:ascii="Arial" w:hAnsi="Arial" w:cs="Arial"/>
        </w:rPr>
        <w:t>cloud</w:t>
      </w:r>
      <w:proofErr w:type="spellEnd"/>
      <w:r w:rsidRPr="00D0754E">
        <w:rPr>
          <w:rFonts w:ascii="Arial" w:hAnsi="Arial" w:cs="Arial"/>
        </w:rPr>
        <w:t xml:space="preserve">-native escalable mediante microservicios con modelo SaaS </w:t>
      </w:r>
      <w:proofErr w:type="spellStart"/>
      <w:r w:rsidRPr="00D0754E">
        <w:rPr>
          <w:rFonts w:ascii="Arial" w:hAnsi="Arial" w:cs="Arial"/>
        </w:rPr>
        <w:t>multi-tenant</w:t>
      </w:r>
      <w:proofErr w:type="spellEnd"/>
      <w:r w:rsidRPr="00D0754E">
        <w:rPr>
          <w:rFonts w:ascii="Arial" w:hAnsi="Arial" w:cs="Arial"/>
        </w:rPr>
        <w:t xml:space="preserve">; (3) Costos accesibles para el mercado local; y (4) Desarrollo ágil iterativo con Scrum permitiendo adaptación continua a </w:t>
      </w:r>
      <w:proofErr w:type="spellStart"/>
      <w:r w:rsidRPr="00D0754E">
        <w:rPr>
          <w:rFonts w:ascii="Arial" w:hAnsi="Arial" w:cs="Arial"/>
        </w:rPr>
        <w:t>feedback</w:t>
      </w:r>
      <w:proofErr w:type="spellEnd"/>
      <w:r w:rsidRPr="00D0754E">
        <w:rPr>
          <w:rFonts w:ascii="Arial" w:hAnsi="Arial" w:cs="Arial"/>
        </w:rPr>
        <w:t xml:space="preserve"> de usuarios.</w:t>
      </w:r>
    </w:p>
    <w:p w14:paraId="48541A71" w14:textId="7CE9E96E" w:rsidR="00F56615" w:rsidRPr="00D0754E" w:rsidRDefault="00D0754E" w:rsidP="00D0754E">
      <w:pPr>
        <w:spacing w:line="480" w:lineRule="auto"/>
        <w:jc w:val="both"/>
        <w:rPr>
          <w:rFonts w:ascii="Arial" w:hAnsi="Arial" w:cs="Arial"/>
        </w:rPr>
      </w:pPr>
      <w:r w:rsidRPr="00D0754E">
        <w:rPr>
          <w:rFonts w:ascii="Arial" w:hAnsi="Arial" w:cs="Arial"/>
        </w:rPr>
        <w:t>Estas brechas y diferenciadores validan la necesidad y viabilidad de desarrollar una solución especializada que aborde sistemáticamente las carencias identificadas en el estado del arte, aportando valor significativo al sector educativo vial ecuatoriano.</w:t>
      </w:r>
    </w:p>
    <w:p w14:paraId="4D20B476" w14:textId="2648DB5E" w:rsidR="003E26F0" w:rsidRPr="00E245B7" w:rsidRDefault="003E26F0" w:rsidP="000B258D">
      <w:pPr>
        <w:pStyle w:val="Ttulo1"/>
        <w:numPr>
          <w:ilvl w:val="0"/>
          <w:numId w:val="1"/>
        </w:numPr>
        <w:spacing w:line="480" w:lineRule="auto"/>
        <w:jc w:val="both"/>
        <w:rPr>
          <w:rFonts w:cs="Arial"/>
          <w:szCs w:val="22"/>
        </w:rPr>
      </w:pPr>
      <w:bookmarkStart w:id="51" w:name="_Toc227521389"/>
      <w:r w:rsidRPr="00E245B7">
        <w:rPr>
          <w:rFonts w:cs="Arial"/>
          <w:szCs w:val="22"/>
        </w:rPr>
        <w:t>Desarrollo de</w:t>
      </w:r>
      <w:r w:rsidR="224DD8DB" w:rsidRPr="00E245B7">
        <w:rPr>
          <w:rFonts w:cs="Arial"/>
          <w:szCs w:val="22"/>
        </w:rPr>
        <w:t>l proyecto</w:t>
      </w:r>
      <w:bookmarkEnd w:id="51"/>
    </w:p>
    <w:p w14:paraId="7AB7ED01" w14:textId="25EE504D" w:rsidR="003E26F0" w:rsidRPr="00E245B7" w:rsidRDefault="00E54704" w:rsidP="00E54704">
      <w:pPr>
        <w:spacing w:line="480" w:lineRule="auto"/>
        <w:ind w:left="204"/>
        <w:jc w:val="both"/>
      </w:pPr>
      <w:r w:rsidRPr="00E54704">
        <w:rPr>
          <w:rFonts w:ascii="Arial" w:hAnsi="Arial" w:cs="Arial"/>
        </w:rPr>
        <w:lastRenderedPageBreak/>
        <w:t xml:space="preserve">El desarrollo del sistema de control administrativo y financiero para escuelas de conducción se estructuró en tres etapas integradas y complementarias: el diseño de la solución, donde se definió la arquitectura de microservicios con el estándar C4, el modelo de datos y el </w:t>
      </w:r>
      <w:proofErr w:type="spellStart"/>
      <w:r w:rsidRPr="00E54704">
        <w:rPr>
          <w:rFonts w:ascii="Arial" w:hAnsi="Arial" w:cs="Arial"/>
        </w:rPr>
        <w:t>stack</w:t>
      </w:r>
      <w:proofErr w:type="spellEnd"/>
      <w:r w:rsidRPr="00E54704">
        <w:rPr>
          <w:rFonts w:ascii="Arial" w:hAnsi="Arial" w:cs="Arial"/>
        </w:rPr>
        <w:t xml:space="preserve"> tecnológico; el desarrollo iterativo bajo la metodología Scrum en tres </w:t>
      </w:r>
      <w:proofErr w:type="spellStart"/>
      <w:r w:rsidRPr="00E54704">
        <w:rPr>
          <w:rFonts w:ascii="Arial" w:hAnsi="Arial" w:cs="Arial"/>
        </w:rPr>
        <w:t>sprints</w:t>
      </w:r>
      <w:proofErr w:type="spellEnd"/>
      <w:r w:rsidRPr="00E54704">
        <w:rPr>
          <w:rFonts w:ascii="Arial" w:hAnsi="Arial" w:cs="Arial"/>
        </w:rPr>
        <w:t xml:space="preserve"> de dos semanas, construyendo los ocho microservicios del sistema con integración continua y despliegue automatizado; y finalmente la etapa de pruebas y evaluación, que combinó pruebas unitarias, de integración, de rendimiento y de aceptación para validar el cumplimiento de los requisitos funcionales y no funcionales definidos en la norma ISO/IEC 25010-2023, logrando una cobertura de pruebas del 84.7% y una disponibilidad medida del 99.95% en el ambiente de </w:t>
      </w:r>
      <w:proofErr w:type="spellStart"/>
      <w:r w:rsidRPr="00E54704">
        <w:rPr>
          <w:rFonts w:ascii="Arial" w:hAnsi="Arial" w:cs="Arial"/>
        </w:rPr>
        <w:t>pre-producción</w:t>
      </w:r>
      <w:proofErr w:type="spellEnd"/>
      <w:r w:rsidRPr="00E54704">
        <w:rPr>
          <w:rFonts w:ascii="Arial" w:hAnsi="Arial" w:cs="Arial"/>
        </w:rPr>
        <w:t>.</w:t>
      </w:r>
    </w:p>
    <w:p w14:paraId="7D0C2CE8" w14:textId="39500C20" w:rsidR="003E26F0" w:rsidRPr="00E245B7" w:rsidRDefault="00637778" w:rsidP="000B258D">
      <w:pPr>
        <w:pStyle w:val="Ttulo2"/>
        <w:numPr>
          <w:ilvl w:val="1"/>
          <w:numId w:val="1"/>
        </w:numPr>
        <w:spacing w:line="480" w:lineRule="auto"/>
        <w:jc w:val="both"/>
        <w:rPr>
          <w:rFonts w:cs="Arial"/>
          <w:b w:val="0"/>
          <w:bCs/>
          <w:color w:val="auto"/>
          <w:szCs w:val="22"/>
          <w:lang w:eastAsia="en-US"/>
        </w:rPr>
      </w:pPr>
      <w:bookmarkStart w:id="52" w:name="_Toc227521390"/>
      <w:r w:rsidRPr="00E245B7">
        <w:rPr>
          <w:rFonts w:cs="Arial"/>
          <w:bCs/>
          <w:color w:val="auto"/>
          <w:szCs w:val="22"/>
          <w:lang w:eastAsia="en-US"/>
        </w:rPr>
        <w:t>Diseño de la solución</w:t>
      </w:r>
      <w:bookmarkEnd w:id="52"/>
    </w:p>
    <w:p w14:paraId="1F25D386" w14:textId="5BD5B3A6" w:rsidR="006E7CC1" w:rsidRDefault="00B93340" w:rsidP="00B93340">
      <w:pPr>
        <w:spacing w:line="480" w:lineRule="auto"/>
        <w:ind w:left="-709"/>
        <w:jc w:val="both"/>
        <w:rPr>
          <w:rFonts w:ascii="Arial" w:hAnsi="Arial" w:cs="Arial"/>
          <w:color w:val="0000FF"/>
        </w:rPr>
      </w:pPr>
      <w:r w:rsidRPr="00B93340">
        <w:rPr>
          <w:rFonts w:ascii="Arial" w:hAnsi="Arial" w:cs="Arial"/>
          <w:noProof/>
          <w:color w:val="0000FF"/>
        </w:rPr>
        <w:drawing>
          <wp:inline distT="0" distB="0" distL="0" distR="0" wp14:anchorId="3059DA65" wp14:editId="475517F2">
            <wp:extent cx="6624553" cy="4564380"/>
            <wp:effectExtent l="0" t="0" r="5080" b="7620"/>
            <wp:docPr id="1409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3340" name=""/>
                    <pic:cNvPicPr/>
                  </pic:nvPicPr>
                  <pic:blipFill>
                    <a:blip r:embed="rId43"/>
                    <a:stretch>
                      <a:fillRect/>
                    </a:stretch>
                  </pic:blipFill>
                  <pic:spPr>
                    <a:xfrm>
                      <a:off x="0" y="0"/>
                      <a:ext cx="6632556" cy="4569894"/>
                    </a:xfrm>
                    <a:prstGeom prst="rect">
                      <a:avLst/>
                    </a:prstGeom>
                  </pic:spPr>
                </pic:pic>
              </a:graphicData>
            </a:graphic>
          </wp:inline>
        </w:drawing>
      </w:r>
    </w:p>
    <w:p w14:paraId="41A68678" w14:textId="77777777" w:rsidR="00B93340" w:rsidRDefault="00B93340" w:rsidP="00B93340">
      <w:pPr>
        <w:spacing w:line="480" w:lineRule="auto"/>
        <w:ind w:left="-709"/>
        <w:jc w:val="both"/>
        <w:rPr>
          <w:rFonts w:ascii="Arial" w:hAnsi="Arial" w:cs="Arial"/>
          <w:color w:val="0000FF"/>
        </w:rPr>
      </w:pPr>
    </w:p>
    <w:p w14:paraId="7EB8F536" w14:textId="4CE74A6F" w:rsidR="00B93340" w:rsidRDefault="006F5F9B" w:rsidP="00B93340">
      <w:pPr>
        <w:spacing w:line="480" w:lineRule="auto"/>
        <w:ind w:left="-709"/>
        <w:jc w:val="both"/>
        <w:rPr>
          <w:rFonts w:ascii="Arial" w:hAnsi="Arial" w:cs="Arial"/>
          <w:color w:val="0000FF"/>
        </w:rPr>
      </w:pPr>
      <w:r w:rsidRPr="006F5F9B">
        <w:rPr>
          <w:rFonts w:ascii="Arial" w:hAnsi="Arial" w:cs="Arial"/>
          <w:noProof/>
          <w:color w:val="0000FF"/>
        </w:rPr>
        <w:lastRenderedPageBreak/>
        <w:drawing>
          <wp:inline distT="0" distB="0" distL="0" distR="0" wp14:anchorId="601F553F" wp14:editId="668FE005">
            <wp:extent cx="5731510" cy="3887470"/>
            <wp:effectExtent l="0" t="0" r="2540" b="0"/>
            <wp:docPr id="87755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926" name=""/>
                    <pic:cNvPicPr/>
                  </pic:nvPicPr>
                  <pic:blipFill>
                    <a:blip r:embed="rId44"/>
                    <a:stretch>
                      <a:fillRect/>
                    </a:stretch>
                  </pic:blipFill>
                  <pic:spPr>
                    <a:xfrm>
                      <a:off x="0" y="0"/>
                      <a:ext cx="5731510" cy="3887470"/>
                    </a:xfrm>
                    <a:prstGeom prst="rect">
                      <a:avLst/>
                    </a:prstGeom>
                  </pic:spPr>
                </pic:pic>
              </a:graphicData>
            </a:graphic>
          </wp:inline>
        </w:drawing>
      </w:r>
    </w:p>
    <w:p w14:paraId="44DA7362" w14:textId="124F6B7E" w:rsidR="00643943" w:rsidRPr="00E245B7" w:rsidRDefault="00643943" w:rsidP="00B93340">
      <w:pPr>
        <w:spacing w:line="480" w:lineRule="auto"/>
        <w:ind w:left="-709"/>
        <w:jc w:val="both"/>
        <w:rPr>
          <w:rFonts w:ascii="Arial" w:hAnsi="Arial" w:cs="Arial"/>
          <w:color w:val="0000FF"/>
        </w:rPr>
      </w:pPr>
      <w:r w:rsidRPr="00643943">
        <w:rPr>
          <w:rFonts w:ascii="Arial" w:hAnsi="Arial" w:cs="Arial"/>
          <w:noProof/>
          <w:color w:val="0000FF"/>
        </w:rPr>
        <w:drawing>
          <wp:inline distT="0" distB="0" distL="0" distR="0" wp14:anchorId="5B1F158D" wp14:editId="19B62541">
            <wp:extent cx="5731510" cy="3688080"/>
            <wp:effectExtent l="0" t="0" r="2540" b="7620"/>
            <wp:docPr id="87724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0292" name=""/>
                    <pic:cNvPicPr/>
                  </pic:nvPicPr>
                  <pic:blipFill>
                    <a:blip r:embed="rId45"/>
                    <a:stretch>
                      <a:fillRect/>
                    </a:stretch>
                  </pic:blipFill>
                  <pic:spPr>
                    <a:xfrm>
                      <a:off x="0" y="0"/>
                      <a:ext cx="5731510" cy="3688080"/>
                    </a:xfrm>
                    <a:prstGeom prst="rect">
                      <a:avLst/>
                    </a:prstGeom>
                  </pic:spPr>
                </pic:pic>
              </a:graphicData>
            </a:graphic>
          </wp:inline>
        </w:drawing>
      </w:r>
    </w:p>
    <w:p w14:paraId="188DD014" w14:textId="73CD0745" w:rsidR="006057C0" w:rsidRPr="00E245B7" w:rsidRDefault="006057C0" w:rsidP="4C0AF0EB">
      <w:pPr>
        <w:spacing w:line="480" w:lineRule="auto"/>
        <w:jc w:val="both"/>
        <w:rPr>
          <w:rFonts w:ascii="Arial" w:hAnsi="Arial" w:cs="Arial"/>
          <w:color w:val="0000FF"/>
        </w:rPr>
      </w:pPr>
    </w:p>
    <w:p w14:paraId="57AD52B2" w14:textId="4B19CC6B" w:rsidR="006629D5" w:rsidRPr="00E245B7" w:rsidRDefault="006629D5" w:rsidP="005729C3">
      <w:pPr>
        <w:pStyle w:val="Ttulo2"/>
        <w:numPr>
          <w:ilvl w:val="1"/>
          <w:numId w:val="1"/>
        </w:numPr>
        <w:spacing w:line="480" w:lineRule="auto"/>
        <w:jc w:val="both"/>
        <w:rPr>
          <w:rFonts w:cs="Arial"/>
          <w:b w:val="0"/>
          <w:bCs/>
          <w:color w:val="auto"/>
          <w:szCs w:val="22"/>
          <w:lang w:eastAsia="en-US"/>
        </w:rPr>
      </w:pPr>
      <w:bookmarkStart w:id="53" w:name="_Toc227521391"/>
      <w:r w:rsidRPr="00E245B7">
        <w:rPr>
          <w:rFonts w:cs="Arial"/>
          <w:bCs/>
          <w:color w:val="auto"/>
          <w:szCs w:val="22"/>
          <w:lang w:eastAsia="en-US"/>
        </w:rPr>
        <w:lastRenderedPageBreak/>
        <w:t>D</w:t>
      </w:r>
      <w:r w:rsidR="006746FE" w:rsidRPr="00E245B7">
        <w:rPr>
          <w:rFonts w:cs="Arial"/>
          <w:bCs/>
          <w:color w:val="auto"/>
          <w:szCs w:val="22"/>
          <w:lang w:eastAsia="en-US"/>
        </w:rPr>
        <w:t>esarrollo</w:t>
      </w:r>
      <w:r w:rsidRPr="00E245B7">
        <w:rPr>
          <w:rFonts w:cs="Arial"/>
          <w:bCs/>
          <w:color w:val="auto"/>
          <w:szCs w:val="22"/>
          <w:lang w:eastAsia="en-US"/>
        </w:rPr>
        <w:t xml:space="preserve"> de la solución</w:t>
      </w:r>
      <w:bookmarkEnd w:id="53"/>
    </w:p>
    <w:p w14:paraId="05F7FC75" w14:textId="77777777" w:rsidR="00F24BC0" w:rsidRPr="00F24BC0" w:rsidRDefault="00F24BC0" w:rsidP="00F24BC0">
      <w:pPr>
        <w:spacing w:line="360" w:lineRule="auto"/>
        <w:jc w:val="both"/>
        <w:rPr>
          <w:rFonts w:ascii="Arial" w:hAnsi="Arial" w:cs="Arial"/>
        </w:rPr>
      </w:pPr>
      <w:r w:rsidRPr="00F24BC0">
        <w:rPr>
          <w:rFonts w:ascii="Arial" w:hAnsi="Arial" w:cs="Arial"/>
        </w:rPr>
        <w:t>Metodología aplicada: Scrum</w:t>
      </w:r>
    </w:p>
    <w:p w14:paraId="7C1B394B" w14:textId="18214F8C" w:rsidR="00E319A5" w:rsidRDefault="00A54665" w:rsidP="00F24BC0">
      <w:pPr>
        <w:spacing w:line="360" w:lineRule="auto"/>
        <w:jc w:val="both"/>
        <w:rPr>
          <w:rFonts w:ascii="Arial" w:hAnsi="Arial" w:cs="Arial"/>
        </w:rPr>
      </w:pPr>
      <w:r w:rsidRPr="00A54665">
        <w:rPr>
          <w:rFonts w:ascii="Arial" w:hAnsi="Arial" w:cs="Arial"/>
        </w:rPr>
        <w:t xml:space="preserve">El desarrollo del sistema se ejecutó bajo la metodología ágil Scrum, con </w:t>
      </w:r>
      <w:proofErr w:type="spellStart"/>
      <w:r w:rsidRPr="00A54665">
        <w:rPr>
          <w:rFonts w:ascii="Arial" w:hAnsi="Arial" w:cs="Arial"/>
        </w:rPr>
        <w:t>sprints</w:t>
      </w:r>
      <w:proofErr w:type="spellEnd"/>
      <w:r w:rsidRPr="00A54665">
        <w:rPr>
          <w:rFonts w:ascii="Arial" w:hAnsi="Arial" w:cs="Arial"/>
        </w:rPr>
        <w:t xml:space="preserve"> de una semana de duración, ceremonias obligatorias (Sprint </w:t>
      </w:r>
      <w:proofErr w:type="spellStart"/>
      <w:r w:rsidRPr="00A54665">
        <w:rPr>
          <w:rFonts w:ascii="Arial" w:hAnsi="Arial" w:cs="Arial"/>
        </w:rPr>
        <w:t>Planning</w:t>
      </w:r>
      <w:proofErr w:type="spellEnd"/>
      <w:r w:rsidRPr="00A54665">
        <w:rPr>
          <w:rFonts w:ascii="Arial" w:hAnsi="Arial" w:cs="Arial"/>
        </w:rPr>
        <w:t xml:space="preserve">, Daily </w:t>
      </w:r>
      <w:proofErr w:type="spellStart"/>
      <w:r w:rsidRPr="00A54665">
        <w:rPr>
          <w:rFonts w:ascii="Arial" w:hAnsi="Arial" w:cs="Arial"/>
        </w:rPr>
        <w:t>Standup</w:t>
      </w:r>
      <w:proofErr w:type="spellEnd"/>
      <w:r w:rsidRPr="00A54665">
        <w:rPr>
          <w:rFonts w:ascii="Arial" w:hAnsi="Arial" w:cs="Arial"/>
        </w:rPr>
        <w:t xml:space="preserve">, Sprint </w:t>
      </w:r>
      <w:proofErr w:type="spellStart"/>
      <w:r w:rsidRPr="00A54665">
        <w:rPr>
          <w:rFonts w:ascii="Arial" w:hAnsi="Arial" w:cs="Arial"/>
        </w:rPr>
        <w:t>Review</w:t>
      </w:r>
      <w:proofErr w:type="spellEnd"/>
      <w:r w:rsidRPr="00A54665">
        <w:rPr>
          <w:rFonts w:ascii="Arial" w:hAnsi="Arial" w:cs="Arial"/>
        </w:rPr>
        <w:t xml:space="preserve"> y Sprint Retrospective) y seguimiento de tareas mediante Jira. El equipo estuvo conformado por Hernán Mateo Jurado Morán y Raúl Sebastián Cruz Baño como desarrolladores y responsables de la documentación del proyecto, y Víctor Javier Gómez Regalado como tutor. La estrategia de desarrollo adoptó un enfoque híbrido: los </w:t>
      </w:r>
      <w:proofErr w:type="spellStart"/>
      <w:r w:rsidRPr="00A54665">
        <w:rPr>
          <w:rFonts w:ascii="Arial" w:hAnsi="Arial" w:cs="Arial"/>
        </w:rPr>
        <w:t>Sprints</w:t>
      </w:r>
      <w:proofErr w:type="spellEnd"/>
      <w:r w:rsidRPr="00A54665">
        <w:rPr>
          <w:rFonts w:ascii="Arial" w:hAnsi="Arial" w:cs="Arial"/>
        </w:rPr>
        <w:t xml:space="preserve"> 0 al 4 se ejecutaron de forma horizontal, avanzando simultáneamente una capa de infraestructura en todos los microservicios; a partir del Sprint 5 se adoptó un enfoque vertical por grupos, completando </w:t>
      </w:r>
      <w:proofErr w:type="spellStart"/>
      <w:r w:rsidRPr="00A54665">
        <w:rPr>
          <w:rFonts w:ascii="Arial" w:hAnsi="Arial" w:cs="Arial"/>
        </w:rPr>
        <w:t>backend</w:t>
      </w:r>
      <w:proofErr w:type="spellEnd"/>
      <w:r w:rsidRPr="00A54665">
        <w:rPr>
          <w:rFonts w:ascii="Arial" w:hAnsi="Arial" w:cs="Arial"/>
        </w:rPr>
        <w:t xml:space="preserve">, </w:t>
      </w:r>
      <w:proofErr w:type="spellStart"/>
      <w:r w:rsidRPr="00A54665">
        <w:rPr>
          <w:rFonts w:ascii="Arial" w:hAnsi="Arial" w:cs="Arial"/>
        </w:rPr>
        <w:t>frontend</w:t>
      </w:r>
      <w:proofErr w:type="spellEnd"/>
      <w:r w:rsidRPr="00A54665">
        <w:rPr>
          <w:rFonts w:ascii="Arial" w:hAnsi="Arial" w:cs="Arial"/>
        </w:rPr>
        <w:t xml:space="preserve"> y pruebas de un grupo de microservicios antes de pasar al siguiente.</w:t>
      </w:r>
    </w:p>
    <w:p w14:paraId="49F08C9B" w14:textId="58033F09" w:rsidR="00774979" w:rsidRPr="00774979" w:rsidRDefault="00774979" w:rsidP="00F24BC0">
      <w:pPr>
        <w:spacing w:line="360" w:lineRule="auto"/>
        <w:jc w:val="both"/>
        <w:rPr>
          <w:rFonts w:ascii="Arial" w:hAnsi="Arial" w:cs="Arial"/>
          <w:b/>
          <w:bCs/>
        </w:rPr>
      </w:pPr>
      <w:proofErr w:type="spellStart"/>
      <w:r w:rsidRPr="00774979">
        <w:rPr>
          <w:rFonts w:ascii="Arial" w:hAnsi="Arial" w:cs="Arial"/>
          <w:b/>
          <w:bCs/>
        </w:rPr>
        <w:t>Product</w:t>
      </w:r>
      <w:proofErr w:type="spellEnd"/>
      <w:r w:rsidRPr="00774979">
        <w:rPr>
          <w:rFonts w:ascii="Arial" w:hAnsi="Arial" w:cs="Arial"/>
          <w:b/>
          <w:bCs/>
        </w:rPr>
        <w:t xml:space="preserve"> Backlog priorizado</w:t>
      </w:r>
    </w:p>
    <w:p w14:paraId="414F8174" w14:textId="77777777" w:rsidR="00A54665" w:rsidRPr="00A54665" w:rsidRDefault="00A54665" w:rsidP="00A54665">
      <w:pPr>
        <w:spacing w:line="360" w:lineRule="auto"/>
        <w:jc w:val="both"/>
        <w:rPr>
          <w:rFonts w:ascii="Arial" w:hAnsi="Arial" w:cs="Arial"/>
        </w:rPr>
      </w:pPr>
      <w:r w:rsidRPr="00A54665">
        <w:rPr>
          <w:rFonts w:ascii="Arial" w:hAnsi="Arial" w:cs="Arial"/>
        </w:rPr>
        <w:t xml:space="preserve">El </w:t>
      </w:r>
      <w:proofErr w:type="spellStart"/>
      <w:r w:rsidRPr="00A54665">
        <w:rPr>
          <w:rFonts w:ascii="Arial" w:hAnsi="Arial" w:cs="Arial"/>
        </w:rPr>
        <w:t>Product</w:t>
      </w:r>
      <w:proofErr w:type="spellEnd"/>
      <w:r w:rsidRPr="00A54665">
        <w:rPr>
          <w:rFonts w:ascii="Arial" w:hAnsi="Arial" w:cs="Arial"/>
        </w:rPr>
        <w:t xml:space="preserve"> Backlog del proyecto se organizó en 14 </w:t>
      </w:r>
      <w:proofErr w:type="spellStart"/>
      <w:r w:rsidRPr="00A54665">
        <w:rPr>
          <w:rFonts w:ascii="Arial" w:hAnsi="Arial" w:cs="Arial"/>
        </w:rPr>
        <w:t>sprints</w:t>
      </w:r>
      <w:proofErr w:type="spellEnd"/>
      <w:r w:rsidRPr="00A54665">
        <w:rPr>
          <w:rFonts w:ascii="Arial" w:hAnsi="Arial" w:cs="Arial"/>
        </w:rPr>
        <w:t xml:space="preserve"> distribuidos en cuatro fases: Infraestructura Horizontal (</w:t>
      </w:r>
      <w:proofErr w:type="spellStart"/>
      <w:r w:rsidRPr="00A54665">
        <w:rPr>
          <w:rFonts w:ascii="Arial" w:hAnsi="Arial" w:cs="Arial"/>
        </w:rPr>
        <w:t>Sprints</w:t>
      </w:r>
      <w:proofErr w:type="spellEnd"/>
      <w:r w:rsidRPr="00A54665">
        <w:rPr>
          <w:rFonts w:ascii="Arial" w:hAnsi="Arial" w:cs="Arial"/>
        </w:rPr>
        <w:t xml:space="preserve"> 0–4), Fase 1 Grupo A (</w:t>
      </w:r>
      <w:proofErr w:type="spellStart"/>
      <w:r w:rsidRPr="00A54665">
        <w:rPr>
          <w:rFonts w:ascii="Arial" w:hAnsi="Arial" w:cs="Arial"/>
        </w:rPr>
        <w:t>Sprints</w:t>
      </w:r>
      <w:proofErr w:type="spellEnd"/>
      <w:r w:rsidRPr="00A54665">
        <w:rPr>
          <w:rFonts w:ascii="Arial" w:hAnsi="Arial" w:cs="Arial"/>
        </w:rPr>
        <w:t xml:space="preserve"> 5–8), Estabilización (Sprint 9) y Fase 2 Grupo B con Cierre (</w:t>
      </w:r>
      <w:proofErr w:type="spellStart"/>
      <w:r w:rsidRPr="00A54665">
        <w:rPr>
          <w:rFonts w:ascii="Arial" w:hAnsi="Arial" w:cs="Arial"/>
        </w:rPr>
        <w:t>Sprints</w:t>
      </w:r>
      <w:proofErr w:type="spellEnd"/>
      <w:r w:rsidRPr="00A54665">
        <w:rPr>
          <w:rFonts w:ascii="Arial" w:hAnsi="Arial" w:cs="Arial"/>
        </w:rPr>
        <w:t xml:space="preserve"> 10–13). Los microservicios se dividieron en dos grupos según su complejidad y dependencias:</w:t>
      </w:r>
    </w:p>
    <w:p w14:paraId="22261A55" w14:textId="77777777" w:rsidR="00A54665" w:rsidRPr="00A54665" w:rsidRDefault="00A54665" w:rsidP="00A54665">
      <w:pPr>
        <w:spacing w:line="360" w:lineRule="auto"/>
        <w:jc w:val="both"/>
        <w:rPr>
          <w:rFonts w:ascii="Arial" w:hAnsi="Arial" w:cs="Arial"/>
        </w:rPr>
      </w:pPr>
    </w:p>
    <w:p w14:paraId="2ACCE487" w14:textId="77777777" w:rsidR="00A54665" w:rsidRPr="00A54665" w:rsidRDefault="00A54665" w:rsidP="00A54665">
      <w:pPr>
        <w:spacing w:line="360" w:lineRule="auto"/>
        <w:jc w:val="both"/>
        <w:rPr>
          <w:rFonts w:ascii="Arial" w:hAnsi="Arial" w:cs="Arial"/>
        </w:rPr>
      </w:pPr>
      <w:r w:rsidRPr="00A54665">
        <w:rPr>
          <w:rFonts w:ascii="Arial" w:hAnsi="Arial" w:cs="Arial"/>
        </w:rPr>
        <w:t>Grupo A — Microservicios principales (6 MS): MS-Auth, MS-Estudiantes, MS-Instructores, MS-Vehículos, MS-Asignaciones y MS-Cobros. Concentran la mayor carga de lógica de negocio.</w:t>
      </w:r>
    </w:p>
    <w:p w14:paraId="376F89B5" w14:textId="1167EAFC" w:rsidR="00A026E8" w:rsidRPr="00A026E8" w:rsidRDefault="00A54665" w:rsidP="00A54665">
      <w:pPr>
        <w:spacing w:line="360" w:lineRule="auto"/>
        <w:jc w:val="both"/>
        <w:rPr>
          <w:rFonts w:ascii="Arial" w:hAnsi="Arial" w:cs="Arial"/>
        </w:rPr>
      </w:pPr>
      <w:r w:rsidRPr="00A54665">
        <w:rPr>
          <w:rFonts w:ascii="Arial" w:hAnsi="Arial" w:cs="Arial"/>
        </w:rPr>
        <w:t>Grupo B — Microservicios secundarios (2 MS): MS-Notificaciones y MS-Reportes. Dependen de los datos y eventos del Grupo A.</w:t>
      </w:r>
    </w:p>
    <w:p w14:paraId="01440F69" w14:textId="4D02C782" w:rsidR="00F24BC0" w:rsidRDefault="00A026E8" w:rsidP="00A026E8">
      <w:pPr>
        <w:spacing w:line="360" w:lineRule="auto"/>
        <w:jc w:val="both"/>
        <w:rPr>
          <w:rFonts w:ascii="Arial" w:hAnsi="Arial" w:cs="Arial"/>
        </w:rPr>
      </w:pPr>
      <w:r w:rsidRPr="00A026E8">
        <w:rPr>
          <w:rFonts w:ascii="Arial" w:hAnsi="Arial" w:cs="Arial"/>
        </w:rPr>
        <w:t>La tabla a continuación resume el backlog de alto nivel con su estado de ejecución al momento de redacción de este documento:</w:t>
      </w:r>
    </w:p>
    <w:tbl>
      <w:tblPr>
        <w:tblStyle w:val="Tablaconcuadrcula"/>
        <w:tblW w:w="0" w:type="auto"/>
        <w:tblLook w:val="04A0" w:firstRow="1" w:lastRow="0" w:firstColumn="1" w:lastColumn="0" w:noHBand="0" w:noVBand="1"/>
      </w:tblPr>
      <w:tblGrid>
        <w:gridCol w:w="704"/>
        <w:gridCol w:w="5954"/>
        <w:gridCol w:w="1134"/>
        <w:gridCol w:w="1224"/>
      </w:tblGrid>
      <w:tr w:rsidR="00A54665" w:rsidRPr="00175FA0" w14:paraId="53AC7C7A" w14:textId="77777777" w:rsidTr="00175FA0">
        <w:tc>
          <w:tcPr>
            <w:tcW w:w="704" w:type="dxa"/>
          </w:tcPr>
          <w:p w14:paraId="3B307C5B"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ID</w:t>
            </w:r>
          </w:p>
        </w:tc>
        <w:tc>
          <w:tcPr>
            <w:tcW w:w="5954" w:type="dxa"/>
          </w:tcPr>
          <w:p w14:paraId="4E1F72DE"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Épica / Foco</w:t>
            </w:r>
          </w:p>
        </w:tc>
        <w:tc>
          <w:tcPr>
            <w:tcW w:w="1134" w:type="dxa"/>
          </w:tcPr>
          <w:p w14:paraId="27869740"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Sprint</w:t>
            </w:r>
          </w:p>
        </w:tc>
        <w:tc>
          <w:tcPr>
            <w:tcW w:w="1224" w:type="dxa"/>
          </w:tcPr>
          <w:p w14:paraId="71653B9A"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2FE9B340" w14:textId="77777777" w:rsidTr="00175FA0">
        <w:tc>
          <w:tcPr>
            <w:tcW w:w="704" w:type="dxa"/>
          </w:tcPr>
          <w:p w14:paraId="1B30462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S0</w:t>
            </w:r>
          </w:p>
        </w:tc>
        <w:tc>
          <w:tcPr>
            <w:tcW w:w="5954" w:type="dxa"/>
          </w:tcPr>
          <w:p w14:paraId="25FF832F"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Setup</w:t>
            </w:r>
            <w:proofErr w:type="spellEnd"/>
            <w:r w:rsidRPr="00A54665">
              <w:rPr>
                <w:rFonts w:ascii="Arial" w:hAnsi="Arial" w:cs="Arial"/>
                <w:sz w:val="20"/>
                <w:szCs w:val="20"/>
              </w:rPr>
              <w:t xml:space="preserve"> </w:t>
            </w:r>
            <w:proofErr w:type="spellStart"/>
            <w:r w:rsidRPr="00A54665">
              <w:rPr>
                <w:rFonts w:ascii="Arial" w:hAnsi="Arial" w:cs="Arial"/>
                <w:sz w:val="20"/>
                <w:szCs w:val="20"/>
              </w:rPr>
              <w:t>monorepo</w:t>
            </w:r>
            <w:proofErr w:type="spellEnd"/>
            <w:r w:rsidRPr="00A54665">
              <w:rPr>
                <w:rFonts w:ascii="Arial" w:hAnsi="Arial" w:cs="Arial"/>
                <w:sz w:val="20"/>
                <w:szCs w:val="20"/>
              </w:rPr>
              <w:t xml:space="preserve"> + infraestructura Docker</w:t>
            </w:r>
          </w:p>
        </w:tc>
        <w:tc>
          <w:tcPr>
            <w:tcW w:w="1134" w:type="dxa"/>
          </w:tcPr>
          <w:p w14:paraId="56586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0</w:t>
            </w:r>
          </w:p>
        </w:tc>
        <w:tc>
          <w:tcPr>
            <w:tcW w:w="1224" w:type="dxa"/>
          </w:tcPr>
          <w:p w14:paraId="195D6B4A" w14:textId="58E3281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E4FCEE7" w14:textId="77777777" w:rsidTr="00175FA0">
        <w:tc>
          <w:tcPr>
            <w:tcW w:w="704" w:type="dxa"/>
          </w:tcPr>
          <w:p w14:paraId="338E6F0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w:t>
            </w:r>
          </w:p>
        </w:tc>
        <w:tc>
          <w:tcPr>
            <w:tcW w:w="5954" w:type="dxa"/>
          </w:tcPr>
          <w:p w14:paraId="7A460BA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Estructura Maven + Eureka + Gateway + </w:t>
            </w:r>
            <w:proofErr w:type="spellStart"/>
            <w:r w:rsidRPr="00A54665">
              <w:rPr>
                <w:rFonts w:ascii="Arial" w:hAnsi="Arial" w:cs="Arial"/>
                <w:sz w:val="20"/>
                <w:szCs w:val="20"/>
              </w:rPr>
              <w:t>Contenedorización</w:t>
            </w:r>
            <w:proofErr w:type="spellEnd"/>
          </w:p>
        </w:tc>
        <w:tc>
          <w:tcPr>
            <w:tcW w:w="1134" w:type="dxa"/>
          </w:tcPr>
          <w:p w14:paraId="6C3AC52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w:t>
            </w:r>
          </w:p>
        </w:tc>
        <w:tc>
          <w:tcPr>
            <w:tcW w:w="1224" w:type="dxa"/>
          </w:tcPr>
          <w:p w14:paraId="25AAA384" w14:textId="1D86C10C"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F05870D" w14:textId="77777777" w:rsidTr="00175FA0">
        <w:tc>
          <w:tcPr>
            <w:tcW w:w="704" w:type="dxa"/>
          </w:tcPr>
          <w:p w14:paraId="76C1467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S2</w:t>
            </w:r>
          </w:p>
        </w:tc>
        <w:tc>
          <w:tcPr>
            <w:tcW w:w="5954" w:type="dxa"/>
          </w:tcPr>
          <w:p w14:paraId="6FBA09B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Diseño BD + Migraciones </w:t>
            </w:r>
            <w:proofErr w:type="spellStart"/>
            <w:r w:rsidRPr="00A54665">
              <w:rPr>
                <w:rFonts w:ascii="Arial" w:hAnsi="Arial" w:cs="Arial"/>
                <w:sz w:val="20"/>
                <w:szCs w:val="20"/>
              </w:rPr>
              <w:t>Flyway</w:t>
            </w:r>
            <w:proofErr w:type="spellEnd"/>
            <w:r w:rsidRPr="00A54665">
              <w:rPr>
                <w:rFonts w:ascii="Arial" w:hAnsi="Arial" w:cs="Arial"/>
                <w:sz w:val="20"/>
                <w:szCs w:val="20"/>
              </w:rPr>
              <w:t xml:space="preserve"> + Entidades JPA</w:t>
            </w:r>
          </w:p>
        </w:tc>
        <w:tc>
          <w:tcPr>
            <w:tcW w:w="1134" w:type="dxa"/>
          </w:tcPr>
          <w:p w14:paraId="4F12B4E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2</w:t>
            </w:r>
          </w:p>
        </w:tc>
        <w:tc>
          <w:tcPr>
            <w:tcW w:w="1224" w:type="dxa"/>
          </w:tcPr>
          <w:p w14:paraId="1BB1CCAB" w14:textId="55A89B0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5E6F5D" w14:textId="77777777" w:rsidTr="00175FA0">
        <w:tc>
          <w:tcPr>
            <w:tcW w:w="704" w:type="dxa"/>
          </w:tcPr>
          <w:p w14:paraId="621AC9C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S3</w:t>
            </w:r>
          </w:p>
        </w:tc>
        <w:tc>
          <w:tcPr>
            <w:tcW w:w="5954" w:type="dxa"/>
          </w:tcPr>
          <w:p w14:paraId="38BB98C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Mensajería </w:t>
            </w:r>
            <w:proofErr w:type="spellStart"/>
            <w:r w:rsidRPr="00A54665">
              <w:rPr>
                <w:rFonts w:ascii="Arial" w:hAnsi="Arial" w:cs="Arial"/>
                <w:sz w:val="20"/>
                <w:szCs w:val="20"/>
              </w:rPr>
              <w:t>RabbitMQ</w:t>
            </w:r>
            <w:proofErr w:type="spellEnd"/>
            <w:r w:rsidRPr="00A54665">
              <w:rPr>
                <w:rFonts w:ascii="Arial" w:hAnsi="Arial" w:cs="Arial"/>
                <w:sz w:val="20"/>
                <w:szCs w:val="20"/>
              </w:rPr>
              <w:t xml:space="preserve"> + eventos asíncronos + idempotencia</w:t>
            </w:r>
          </w:p>
        </w:tc>
        <w:tc>
          <w:tcPr>
            <w:tcW w:w="1134" w:type="dxa"/>
          </w:tcPr>
          <w:p w14:paraId="0FE1010F"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3</w:t>
            </w:r>
          </w:p>
        </w:tc>
        <w:tc>
          <w:tcPr>
            <w:tcW w:w="1224" w:type="dxa"/>
          </w:tcPr>
          <w:p w14:paraId="45F24C1B" w14:textId="405092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4B28CF" w14:textId="77777777" w:rsidTr="00175FA0">
        <w:tc>
          <w:tcPr>
            <w:tcW w:w="704" w:type="dxa"/>
          </w:tcPr>
          <w:p w14:paraId="70E32E8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S4</w:t>
            </w:r>
          </w:p>
        </w:tc>
        <w:tc>
          <w:tcPr>
            <w:tcW w:w="5954" w:type="dxa"/>
          </w:tcPr>
          <w:p w14:paraId="567CF90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Autenticación JWT + API Gateway + Notificaciones base</w:t>
            </w:r>
          </w:p>
        </w:tc>
        <w:tc>
          <w:tcPr>
            <w:tcW w:w="1134" w:type="dxa"/>
          </w:tcPr>
          <w:p w14:paraId="136AC23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4</w:t>
            </w:r>
          </w:p>
        </w:tc>
        <w:tc>
          <w:tcPr>
            <w:tcW w:w="1224" w:type="dxa"/>
          </w:tcPr>
          <w:p w14:paraId="01A85ED8" w14:textId="6E11C1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044F916" w14:textId="77777777" w:rsidTr="00175FA0">
        <w:tc>
          <w:tcPr>
            <w:tcW w:w="704" w:type="dxa"/>
          </w:tcPr>
          <w:p w14:paraId="65696AB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S5</w:t>
            </w:r>
          </w:p>
        </w:tc>
        <w:tc>
          <w:tcPr>
            <w:tcW w:w="5954" w:type="dxa"/>
          </w:tcPr>
          <w:p w14:paraId="182FA179"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pt.1: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Auth, Estudiantes, Instructores, Vehículos</w:t>
            </w:r>
          </w:p>
        </w:tc>
        <w:tc>
          <w:tcPr>
            <w:tcW w:w="1134" w:type="dxa"/>
          </w:tcPr>
          <w:p w14:paraId="7652568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5</w:t>
            </w:r>
          </w:p>
        </w:tc>
        <w:tc>
          <w:tcPr>
            <w:tcW w:w="1224" w:type="dxa"/>
          </w:tcPr>
          <w:p w14:paraId="4FCF56E2" w14:textId="3A39F6E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D659B30" w14:textId="77777777" w:rsidTr="00175FA0">
        <w:tc>
          <w:tcPr>
            <w:tcW w:w="704" w:type="dxa"/>
          </w:tcPr>
          <w:p w14:paraId="5114AAC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S6</w:t>
            </w:r>
          </w:p>
        </w:tc>
        <w:tc>
          <w:tcPr>
            <w:tcW w:w="5954" w:type="dxa"/>
          </w:tcPr>
          <w:p w14:paraId="20E8F38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pt.2: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Asignaciones, Cobros, Resilience4j</w:t>
            </w:r>
          </w:p>
        </w:tc>
        <w:tc>
          <w:tcPr>
            <w:tcW w:w="1134" w:type="dxa"/>
          </w:tcPr>
          <w:p w14:paraId="23D279D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6</w:t>
            </w:r>
          </w:p>
        </w:tc>
        <w:tc>
          <w:tcPr>
            <w:tcW w:w="1224" w:type="dxa"/>
          </w:tcPr>
          <w:p w14:paraId="5C9864F3" w14:textId="5CC2428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AE487F2" w14:textId="77777777" w:rsidTr="00175FA0">
        <w:tc>
          <w:tcPr>
            <w:tcW w:w="704" w:type="dxa"/>
          </w:tcPr>
          <w:p w14:paraId="1DFF634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lastRenderedPageBreak/>
              <w:t>S7</w:t>
            </w:r>
          </w:p>
        </w:tc>
        <w:tc>
          <w:tcPr>
            <w:tcW w:w="5954" w:type="dxa"/>
          </w:tcPr>
          <w:p w14:paraId="699017F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completo Grupo A (Vue 3, </w:t>
            </w:r>
            <w:proofErr w:type="spellStart"/>
            <w:r w:rsidRPr="00A54665">
              <w:rPr>
                <w:rFonts w:ascii="Arial" w:hAnsi="Arial" w:cs="Arial"/>
                <w:sz w:val="20"/>
                <w:szCs w:val="20"/>
              </w:rPr>
              <w:t>PrimeVue</w:t>
            </w:r>
            <w:proofErr w:type="spellEnd"/>
            <w:r w:rsidRPr="00A54665">
              <w:rPr>
                <w:rFonts w:ascii="Arial" w:hAnsi="Arial" w:cs="Arial"/>
                <w:sz w:val="20"/>
                <w:szCs w:val="20"/>
              </w:rPr>
              <w:t xml:space="preserve">, </w:t>
            </w:r>
            <w:proofErr w:type="spellStart"/>
            <w:r w:rsidRPr="00A54665">
              <w:rPr>
                <w:rFonts w:ascii="Arial" w:hAnsi="Arial" w:cs="Arial"/>
                <w:sz w:val="20"/>
                <w:szCs w:val="20"/>
              </w:rPr>
              <w:t>FullCalendar</w:t>
            </w:r>
            <w:proofErr w:type="spellEnd"/>
            <w:r w:rsidRPr="00A54665">
              <w:rPr>
                <w:rFonts w:ascii="Arial" w:hAnsi="Arial" w:cs="Arial"/>
                <w:sz w:val="20"/>
                <w:szCs w:val="20"/>
              </w:rPr>
              <w:t>)</w:t>
            </w:r>
          </w:p>
        </w:tc>
        <w:tc>
          <w:tcPr>
            <w:tcW w:w="1134" w:type="dxa"/>
          </w:tcPr>
          <w:p w14:paraId="57F37C8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7</w:t>
            </w:r>
          </w:p>
        </w:tc>
        <w:tc>
          <w:tcPr>
            <w:tcW w:w="1224" w:type="dxa"/>
          </w:tcPr>
          <w:p w14:paraId="32FC0F52" w14:textId="2380095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402D449" w14:textId="77777777" w:rsidTr="00175FA0">
        <w:tc>
          <w:tcPr>
            <w:tcW w:w="704" w:type="dxa"/>
          </w:tcPr>
          <w:p w14:paraId="7C40098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S8</w:t>
            </w:r>
          </w:p>
        </w:tc>
        <w:tc>
          <w:tcPr>
            <w:tcW w:w="5954" w:type="dxa"/>
          </w:tcPr>
          <w:p w14:paraId="3FB99BB7"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A: unitario, integración y E2E Cypress</w:t>
            </w:r>
          </w:p>
        </w:tc>
        <w:tc>
          <w:tcPr>
            <w:tcW w:w="1134" w:type="dxa"/>
          </w:tcPr>
          <w:p w14:paraId="4E978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8</w:t>
            </w:r>
          </w:p>
        </w:tc>
        <w:tc>
          <w:tcPr>
            <w:tcW w:w="1224" w:type="dxa"/>
          </w:tcPr>
          <w:p w14:paraId="270C0AB0" w14:textId="01F43571"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DB76D98" w14:textId="77777777" w:rsidTr="00175FA0">
        <w:tc>
          <w:tcPr>
            <w:tcW w:w="704" w:type="dxa"/>
          </w:tcPr>
          <w:p w14:paraId="4B96BFE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S9</w:t>
            </w:r>
          </w:p>
        </w:tc>
        <w:tc>
          <w:tcPr>
            <w:tcW w:w="5954" w:type="dxa"/>
          </w:tcPr>
          <w:p w14:paraId="714CAA0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Estabilización: CI/CD, </w:t>
            </w:r>
            <w:proofErr w:type="spellStart"/>
            <w:r w:rsidRPr="00A54665">
              <w:rPr>
                <w:rFonts w:ascii="Arial" w:hAnsi="Arial" w:cs="Arial"/>
                <w:sz w:val="20"/>
                <w:szCs w:val="20"/>
              </w:rPr>
              <w:t>refactor</w:t>
            </w:r>
            <w:proofErr w:type="spellEnd"/>
            <w:r w:rsidRPr="00A54665">
              <w:rPr>
                <w:rFonts w:ascii="Arial" w:hAnsi="Arial" w:cs="Arial"/>
                <w:sz w:val="20"/>
                <w:szCs w:val="20"/>
              </w:rPr>
              <w:t xml:space="preserve"> de estados, modelo de crédito, 6 validaciones </w:t>
            </w:r>
            <w:proofErr w:type="spellStart"/>
            <w:r w:rsidRPr="00A54665">
              <w:rPr>
                <w:rFonts w:ascii="Arial" w:hAnsi="Arial" w:cs="Arial"/>
                <w:sz w:val="20"/>
                <w:szCs w:val="20"/>
              </w:rPr>
              <w:t>cross</w:t>
            </w:r>
            <w:proofErr w:type="spellEnd"/>
            <w:r w:rsidRPr="00A54665">
              <w:rPr>
                <w:rFonts w:ascii="Arial" w:hAnsi="Arial" w:cs="Arial"/>
                <w:sz w:val="20"/>
                <w:szCs w:val="20"/>
              </w:rPr>
              <w:t>-MS</w:t>
            </w:r>
          </w:p>
        </w:tc>
        <w:tc>
          <w:tcPr>
            <w:tcW w:w="1134" w:type="dxa"/>
          </w:tcPr>
          <w:p w14:paraId="2524AA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9</w:t>
            </w:r>
          </w:p>
        </w:tc>
        <w:tc>
          <w:tcPr>
            <w:tcW w:w="1224" w:type="dxa"/>
          </w:tcPr>
          <w:p w14:paraId="0AA2AC44" w14:textId="10B2DEC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7868FD8" w14:textId="77777777" w:rsidTr="00175FA0">
        <w:tc>
          <w:tcPr>
            <w:tcW w:w="704" w:type="dxa"/>
          </w:tcPr>
          <w:p w14:paraId="20F41F3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S10</w:t>
            </w:r>
          </w:p>
        </w:tc>
        <w:tc>
          <w:tcPr>
            <w:tcW w:w="5954" w:type="dxa"/>
          </w:tcPr>
          <w:p w14:paraId="505F116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B: MS-Notificaciones + MS-Reportes (PDF/Excel)</w:t>
            </w:r>
          </w:p>
        </w:tc>
        <w:tc>
          <w:tcPr>
            <w:tcW w:w="1134" w:type="dxa"/>
          </w:tcPr>
          <w:p w14:paraId="6A2C20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10</w:t>
            </w:r>
          </w:p>
        </w:tc>
        <w:tc>
          <w:tcPr>
            <w:tcW w:w="1224" w:type="dxa"/>
          </w:tcPr>
          <w:p w14:paraId="39F2ED4E" w14:textId="391A6BD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35CA3CF" w14:textId="77777777" w:rsidTr="00175FA0">
        <w:tc>
          <w:tcPr>
            <w:tcW w:w="704" w:type="dxa"/>
          </w:tcPr>
          <w:p w14:paraId="404928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S11</w:t>
            </w:r>
          </w:p>
        </w:tc>
        <w:tc>
          <w:tcPr>
            <w:tcW w:w="5954" w:type="dxa"/>
          </w:tcPr>
          <w:p w14:paraId="519F2C6A"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Grupo B: </w:t>
            </w:r>
            <w:proofErr w:type="spellStart"/>
            <w:r w:rsidRPr="00A54665">
              <w:rPr>
                <w:rFonts w:ascii="Arial" w:hAnsi="Arial" w:cs="Arial"/>
                <w:sz w:val="20"/>
                <w:szCs w:val="20"/>
              </w:rPr>
              <w:t>Dashboard</w:t>
            </w:r>
            <w:proofErr w:type="spellEnd"/>
            <w:r w:rsidRPr="00A54665">
              <w:rPr>
                <w:rFonts w:ascii="Arial" w:hAnsi="Arial" w:cs="Arial"/>
                <w:sz w:val="20"/>
                <w:szCs w:val="20"/>
              </w:rPr>
              <w:t xml:space="preserve"> </w:t>
            </w:r>
            <w:proofErr w:type="spellStart"/>
            <w:r w:rsidRPr="00A54665">
              <w:rPr>
                <w:rFonts w:ascii="Arial" w:hAnsi="Arial" w:cs="Arial"/>
                <w:sz w:val="20"/>
                <w:szCs w:val="20"/>
              </w:rPr>
              <w:t>KPIs</w:t>
            </w:r>
            <w:proofErr w:type="spellEnd"/>
            <w:r w:rsidRPr="00A54665">
              <w:rPr>
                <w:rFonts w:ascii="Arial" w:hAnsi="Arial" w:cs="Arial"/>
                <w:sz w:val="20"/>
                <w:szCs w:val="20"/>
              </w:rPr>
              <w:t xml:space="preserve">, reportes UI, </w:t>
            </w:r>
            <w:proofErr w:type="spellStart"/>
            <w:r w:rsidRPr="00A54665">
              <w:rPr>
                <w:rFonts w:ascii="Arial" w:hAnsi="Arial" w:cs="Arial"/>
                <w:sz w:val="20"/>
                <w:szCs w:val="20"/>
              </w:rPr>
              <w:t>NotificacionesDropdown</w:t>
            </w:r>
            <w:proofErr w:type="spellEnd"/>
          </w:p>
        </w:tc>
        <w:tc>
          <w:tcPr>
            <w:tcW w:w="1134" w:type="dxa"/>
          </w:tcPr>
          <w:p w14:paraId="6277BF2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11</w:t>
            </w:r>
          </w:p>
        </w:tc>
        <w:tc>
          <w:tcPr>
            <w:tcW w:w="1224" w:type="dxa"/>
          </w:tcPr>
          <w:p w14:paraId="26ED943D" w14:textId="45A8E4C3"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B83BB5" w14:textId="77777777" w:rsidTr="00175FA0">
        <w:tc>
          <w:tcPr>
            <w:tcW w:w="704" w:type="dxa"/>
          </w:tcPr>
          <w:p w14:paraId="1404DF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S12</w:t>
            </w:r>
          </w:p>
        </w:tc>
        <w:tc>
          <w:tcPr>
            <w:tcW w:w="5954" w:type="dxa"/>
          </w:tcPr>
          <w:p w14:paraId="1A0A2CF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B: unitario ≥80%, </w:t>
            </w:r>
            <w:proofErr w:type="spellStart"/>
            <w:r w:rsidRPr="00A54665">
              <w:rPr>
                <w:rFonts w:ascii="Arial" w:hAnsi="Arial" w:cs="Arial"/>
                <w:sz w:val="20"/>
                <w:szCs w:val="20"/>
              </w:rPr>
              <w:t>Testcontainers</w:t>
            </w:r>
            <w:proofErr w:type="spellEnd"/>
            <w:r w:rsidRPr="00A54665">
              <w:rPr>
                <w:rFonts w:ascii="Arial" w:hAnsi="Arial" w:cs="Arial"/>
                <w:sz w:val="20"/>
                <w:szCs w:val="20"/>
              </w:rPr>
              <w:t>, E2E Cypress 3 flujos</w:t>
            </w:r>
          </w:p>
        </w:tc>
        <w:tc>
          <w:tcPr>
            <w:tcW w:w="1134" w:type="dxa"/>
          </w:tcPr>
          <w:p w14:paraId="136AC3E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12</w:t>
            </w:r>
          </w:p>
        </w:tc>
        <w:tc>
          <w:tcPr>
            <w:tcW w:w="1224" w:type="dxa"/>
          </w:tcPr>
          <w:p w14:paraId="01E9A6FF" w14:textId="7B5CE0C2"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BD03DD0" w14:textId="77777777" w:rsidTr="00175FA0">
        <w:tc>
          <w:tcPr>
            <w:tcW w:w="704" w:type="dxa"/>
          </w:tcPr>
          <w:p w14:paraId="65D77C0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S13</w:t>
            </w:r>
          </w:p>
        </w:tc>
        <w:tc>
          <w:tcPr>
            <w:tcW w:w="5954" w:type="dxa"/>
          </w:tcPr>
          <w:p w14:paraId="16BCF67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Cierre: E2E cruzado, </w:t>
            </w:r>
            <w:proofErr w:type="spellStart"/>
            <w:r w:rsidRPr="00A54665">
              <w:rPr>
                <w:rFonts w:ascii="Arial" w:hAnsi="Arial" w:cs="Arial"/>
                <w:sz w:val="20"/>
                <w:szCs w:val="20"/>
              </w:rPr>
              <w:t>JMeter</w:t>
            </w:r>
            <w:proofErr w:type="spellEnd"/>
            <w:r w:rsidRPr="00A54665">
              <w:rPr>
                <w:rFonts w:ascii="Arial" w:hAnsi="Arial" w:cs="Arial"/>
                <w:sz w:val="20"/>
                <w:szCs w:val="20"/>
              </w:rPr>
              <w:t xml:space="preserve"> 50 usuarios, OWASP, </w:t>
            </w:r>
            <w:proofErr w:type="spellStart"/>
            <w:r w:rsidRPr="00A54665">
              <w:rPr>
                <w:rFonts w:ascii="Arial" w:hAnsi="Arial" w:cs="Arial"/>
                <w:sz w:val="20"/>
                <w:szCs w:val="20"/>
              </w:rPr>
              <w:t>rate</w:t>
            </w:r>
            <w:proofErr w:type="spellEnd"/>
            <w:r w:rsidRPr="00A54665">
              <w:rPr>
                <w:rFonts w:ascii="Arial" w:hAnsi="Arial" w:cs="Arial"/>
                <w:sz w:val="20"/>
                <w:szCs w:val="20"/>
              </w:rPr>
              <w:t xml:space="preserve"> </w:t>
            </w:r>
            <w:proofErr w:type="spellStart"/>
            <w:r w:rsidRPr="00A54665">
              <w:rPr>
                <w:rFonts w:ascii="Arial" w:hAnsi="Arial" w:cs="Arial"/>
                <w:sz w:val="20"/>
                <w:szCs w:val="20"/>
              </w:rPr>
              <w:t>limiting</w:t>
            </w:r>
            <w:proofErr w:type="spellEnd"/>
            <w:r w:rsidRPr="00A54665">
              <w:rPr>
                <w:rFonts w:ascii="Arial" w:hAnsi="Arial" w:cs="Arial"/>
                <w:sz w:val="20"/>
                <w:szCs w:val="20"/>
              </w:rPr>
              <w:t xml:space="preserve">, </w:t>
            </w:r>
            <w:proofErr w:type="spellStart"/>
            <w:r w:rsidRPr="00A54665">
              <w:rPr>
                <w:rFonts w:ascii="Arial" w:hAnsi="Arial" w:cs="Arial"/>
                <w:sz w:val="20"/>
                <w:szCs w:val="20"/>
              </w:rPr>
              <w:t>deploy</w:t>
            </w:r>
            <w:proofErr w:type="spellEnd"/>
            <w:r w:rsidRPr="00A54665">
              <w:rPr>
                <w:rFonts w:ascii="Arial" w:hAnsi="Arial" w:cs="Arial"/>
                <w:sz w:val="20"/>
                <w:szCs w:val="20"/>
              </w:rPr>
              <w:t>, tag v1.0.0</w:t>
            </w:r>
          </w:p>
        </w:tc>
        <w:tc>
          <w:tcPr>
            <w:tcW w:w="1134" w:type="dxa"/>
          </w:tcPr>
          <w:p w14:paraId="6A485E1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13</w:t>
            </w:r>
          </w:p>
        </w:tc>
        <w:tc>
          <w:tcPr>
            <w:tcW w:w="1224" w:type="dxa"/>
          </w:tcPr>
          <w:p w14:paraId="754D9168" w14:textId="35275D1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5C468796" w14:textId="77777777" w:rsidR="00774979" w:rsidRDefault="00774979" w:rsidP="00A026E8">
      <w:pPr>
        <w:spacing w:line="360" w:lineRule="auto"/>
        <w:jc w:val="both"/>
        <w:rPr>
          <w:rFonts w:ascii="Arial" w:hAnsi="Arial" w:cs="Arial"/>
        </w:rPr>
      </w:pPr>
    </w:p>
    <w:p w14:paraId="09D65DD5" w14:textId="77777777" w:rsidR="009341C9" w:rsidRPr="009341C9" w:rsidRDefault="009341C9" w:rsidP="009341C9">
      <w:pPr>
        <w:spacing w:line="360" w:lineRule="auto"/>
        <w:jc w:val="both"/>
        <w:rPr>
          <w:rFonts w:ascii="Arial" w:hAnsi="Arial" w:cs="Arial"/>
          <w:b/>
          <w:bCs/>
        </w:rPr>
      </w:pPr>
      <w:r w:rsidRPr="009341C9">
        <w:rPr>
          <w:rFonts w:ascii="Arial" w:hAnsi="Arial" w:cs="Arial"/>
          <w:b/>
          <w:bCs/>
        </w:rPr>
        <w:t>Historias de usuario con criterios de aceptación</w:t>
      </w:r>
    </w:p>
    <w:p w14:paraId="7FDA605C" w14:textId="77777777" w:rsidR="009341C9" w:rsidRPr="009341C9" w:rsidRDefault="009341C9" w:rsidP="009341C9">
      <w:pPr>
        <w:spacing w:line="360" w:lineRule="auto"/>
        <w:jc w:val="both"/>
        <w:rPr>
          <w:rFonts w:ascii="Arial" w:hAnsi="Arial" w:cs="Arial"/>
        </w:rPr>
      </w:pPr>
      <w:r w:rsidRPr="009341C9">
        <w:rPr>
          <w:rFonts w:ascii="Arial" w:hAnsi="Arial" w:cs="Arial"/>
        </w:rPr>
        <w:t xml:space="preserve">A </w:t>
      </w:r>
      <w:proofErr w:type="gramStart"/>
      <w:r w:rsidRPr="009341C9">
        <w:rPr>
          <w:rFonts w:ascii="Arial" w:hAnsi="Arial" w:cs="Arial"/>
        </w:rPr>
        <w:t>continuación</w:t>
      </w:r>
      <w:proofErr w:type="gramEnd"/>
      <w:r w:rsidRPr="009341C9">
        <w:rPr>
          <w:rFonts w:ascii="Arial" w:hAnsi="Arial" w:cs="Arial"/>
        </w:rPr>
        <w:t xml:space="preserve"> se presentan dos historias de usuario representativas del proyecto, seleccionadas por cubrir funcionalidades críticas y demostrar la trazabilidad entre requerimiento, criterio de aceptación y evidencia técnica.</w:t>
      </w:r>
    </w:p>
    <w:p w14:paraId="77AF9B29" w14:textId="77777777" w:rsidR="009341C9" w:rsidRPr="009341C9" w:rsidRDefault="009341C9" w:rsidP="009341C9">
      <w:pPr>
        <w:spacing w:line="360" w:lineRule="auto"/>
        <w:jc w:val="both"/>
        <w:rPr>
          <w:rFonts w:ascii="Arial" w:hAnsi="Arial" w:cs="Arial"/>
        </w:rPr>
      </w:pPr>
      <w:r w:rsidRPr="009341C9">
        <w:rPr>
          <w:rFonts w:ascii="Arial" w:hAnsi="Arial" w:cs="Arial"/>
        </w:rPr>
        <w:t>Historia S5T1 — Configuración inicial del sistema (Sprint 5, MS-Auth)</w:t>
      </w:r>
    </w:p>
    <w:p w14:paraId="3847AF17" w14:textId="26E069E9" w:rsidR="00774979" w:rsidRDefault="009341C9" w:rsidP="009341C9">
      <w:pPr>
        <w:spacing w:line="360" w:lineRule="auto"/>
        <w:jc w:val="both"/>
        <w:rPr>
          <w:rFonts w:ascii="Arial" w:hAnsi="Arial" w:cs="Arial"/>
        </w:rPr>
      </w:pPr>
      <w:r w:rsidRPr="009341C9">
        <w:rPr>
          <w:rFonts w:ascii="Arial" w:hAnsi="Arial" w:cs="Arial"/>
        </w:rPr>
        <w:t>Como administrador de escuela de conducción, necesito configurar el sistema (empresa, cursos, roles) para que esté listo para operar.</w:t>
      </w:r>
    </w:p>
    <w:tbl>
      <w:tblPr>
        <w:tblStyle w:val="Tablaconcuadrcula"/>
        <w:tblW w:w="9017" w:type="dxa"/>
        <w:tblLook w:val="04A0" w:firstRow="1" w:lastRow="0" w:firstColumn="1" w:lastColumn="0" w:noHBand="0" w:noVBand="1"/>
      </w:tblPr>
      <w:tblGrid>
        <w:gridCol w:w="455"/>
        <w:gridCol w:w="3644"/>
        <w:gridCol w:w="3979"/>
        <w:gridCol w:w="939"/>
      </w:tblGrid>
      <w:tr w:rsidR="00A54665" w:rsidRPr="00175FA0" w14:paraId="37F948FE" w14:textId="77777777" w:rsidTr="00A54665">
        <w:tc>
          <w:tcPr>
            <w:tcW w:w="456" w:type="dxa"/>
          </w:tcPr>
          <w:p w14:paraId="2BDF0086"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w:t>
            </w:r>
          </w:p>
        </w:tc>
        <w:tc>
          <w:tcPr>
            <w:tcW w:w="3725" w:type="dxa"/>
          </w:tcPr>
          <w:p w14:paraId="2523E17C"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4033" w:type="dxa"/>
          </w:tcPr>
          <w:p w14:paraId="6C8E0C7D"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20820B54"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49A97A0B" w14:textId="77777777" w:rsidTr="00A54665">
        <w:tc>
          <w:tcPr>
            <w:tcW w:w="456" w:type="dxa"/>
          </w:tcPr>
          <w:p w14:paraId="717209F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w:t>
            </w:r>
          </w:p>
        </w:tc>
        <w:tc>
          <w:tcPr>
            <w:tcW w:w="3725" w:type="dxa"/>
          </w:tcPr>
          <w:p w14:paraId="3EF4624E"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Crear tabla </w:t>
            </w:r>
            <w:proofErr w:type="spellStart"/>
            <w:r w:rsidRPr="00A54665">
              <w:rPr>
                <w:rFonts w:ascii="Arial" w:hAnsi="Arial" w:cs="Arial"/>
                <w:sz w:val="20"/>
                <w:szCs w:val="20"/>
              </w:rPr>
              <w:t>configuracion</w:t>
            </w:r>
            <w:proofErr w:type="spellEnd"/>
            <w:r w:rsidRPr="00A54665">
              <w:rPr>
                <w:rFonts w:ascii="Arial" w:hAnsi="Arial" w:cs="Arial"/>
                <w:sz w:val="20"/>
                <w:szCs w:val="20"/>
              </w:rPr>
              <w:t xml:space="preserve"> en </w:t>
            </w:r>
            <w:proofErr w:type="spellStart"/>
            <w:r w:rsidRPr="00A54665">
              <w:rPr>
                <w:rFonts w:ascii="Arial" w:hAnsi="Arial" w:cs="Arial"/>
                <w:sz w:val="20"/>
                <w:szCs w:val="20"/>
              </w:rPr>
              <w:t>schema</w:t>
            </w:r>
            <w:proofErr w:type="spellEnd"/>
            <w:r w:rsidRPr="00A54665">
              <w:rPr>
                <w:rFonts w:ascii="Arial" w:hAnsi="Arial" w:cs="Arial"/>
                <w:sz w:val="20"/>
                <w:szCs w:val="20"/>
              </w:rPr>
              <w:t xml:space="preserve"> </w:t>
            </w:r>
            <w:proofErr w:type="spellStart"/>
            <w:r w:rsidRPr="00A54665">
              <w:rPr>
                <w:rFonts w:ascii="Arial" w:hAnsi="Arial" w:cs="Arial"/>
                <w:sz w:val="20"/>
                <w:szCs w:val="20"/>
              </w:rPr>
              <w:t>auth</w:t>
            </w:r>
            <w:proofErr w:type="spellEnd"/>
          </w:p>
        </w:tc>
        <w:tc>
          <w:tcPr>
            <w:tcW w:w="4033" w:type="dxa"/>
          </w:tcPr>
          <w:p w14:paraId="406C18A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Migración V1__init_auth_schema.sql</w:t>
            </w:r>
          </w:p>
        </w:tc>
        <w:tc>
          <w:tcPr>
            <w:tcW w:w="803" w:type="dxa"/>
          </w:tcPr>
          <w:p w14:paraId="0DF9F7F0" w14:textId="3FF84B4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260B01F1" w14:textId="77777777" w:rsidTr="00A54665">
        <w:tc>
          <w:tcPr>
            <w:tcW w:w="456" w:type="dxa"/>
          </w:tcPr>
          <w:p w14:paraId="05BBD94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2</w:t>
            </w:r>
          </w:p>
        </w:tc>
        <w:tc>
          <w:tcPr>
            <w:tcW w:w="3725" w:type="dxa"/>
          </w:tcPr>
          <w:p w14:paraId="128A639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Endpoints</w:t>
            </w:r>
            <w:proofErr w:type="spellEnd"/>
            <w:r w:rsidRPr="00A54665">
              <w:rPr>
                <w:rFonts w:ascii="Arial" w:hAnsi="Arial" w:cs="Arial"/>
                <w:sz w:val="20"/>
                <w:szCs w:val="20"/>
              </w:rPr>
              <w:t xml:space="preserve"> CRUD para Configuración (POST, GET, PUT, DELETE)</w:t>
            </w:r>
          </w:p>
        </w:tc>
        <w:tc>
          <w:tcPr>
            <w:tcW w:w="4033" w:type="dxa"/>
          </w:tcPr>
          <w:p w14:paraId="621C3F1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ConfiguracionController.java líneas 25–80</w:t>
            </w:r>
          </w:p>
        </w:tc>
        <w:tc>
          <w:tcPr>
            <w:tcW w:w="803" w:type="dxa"/>
          </w:tcPr>
          <w:p w14:paraId="70AC88DA" w14:textId="336D1C64"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617BD7" w14:textId="77777777" w:rsidTr="00A54665">
        <w:tc>
          <w:tcPr>
            <w:tcW w:w="456" w:type="dxa"/>
          </w:tcPr>
          <w:p w14:paraId="0F56400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3</w:t>
            </w:r>
          </w:p>
        </w:tc>
        <w:tc>
          <w:tcPr>
            <w:tcW w:w="3725" w:type="dxa"/>
          </w:tcPr>
          <w:p w14:paraId="7AE2752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Service </w:t>
            </w:r>
            <w:proofErr w:type="spellStart"/>
            <w:r w:rsidRPr="00A54665">
              <w:rPr>
                <w:rFonts w:ascii="Arial" w:hAnsi="Arial" w:cs="Arial"/>
                <w:sz w:val="20"/>
                <w:szCs w:val="20"/>
              </w:rPr>
              <w:t>layer</w:t>
            </w:r>
            <w:proofErr w:type="spellEnd"/>
            <w:r w:rsidRPr="00A54665">
              <w:rPr>
                <w:rFonts w:ascii="Arial" w:hAnsi="Arial" w:cs="Arial"/>
                <w:sz w:val="20"/>
                <w:szCs w:val="20"/>
              </w:rPr>
              <w:t xml:space="preserve"> con validaciones de negocio</w:t>
            </w:r>
          </w:p>
        </w:tc>
        <w:tc>
          <w:tcPr>
            <w:tcW w:w="4033" w:type="dxa"/>
          </w:tcPr>
          <w:p w14:paraId="5CB6212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ConfiguracionService.java + 8 </w:t>
            </w:r>
            <w:proofErr w:type="spellStart"/>
            <w:r w:rsidRPr="00A54665">
              <w:rPr>
                <w:rFonts w:ascii="Arial" w:hAnsi="Arial" w:cs="Arial"/>
                <w:sz w:val="20"/>
                <w:szCs w:val="20"/>
              </w:rPr>
              <w:t>tests</w:t>
            </w:r>
            <w:proofErr w:type="spellEnd"/>
          </w:p>
        </w:tc>
        <w:tc>
          <w:tcPr>
            <w:tcW w:w="803" w:type="dxa"/>
          </w:tcPr>
          <w:p w14:paraId="5221CA7A" w14:textId="7BE6FF3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184B88E" w14:textId="77777777" w:rsidTr="00A54665">
        <w:tc>
          <w:tcPr>
            <w:tcW w:w="456" w:type="dxa"/>
          </w:tcPr>
          <w:p w14:paraId="37D8D8E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4</w:t>
            </w:r>
          </w:p>
        </w:tc>
        <w:tc>
          <w:tcPr>
            <w:tcW w:w="3725" w:type="dxa"/>
          </w:tcPr>
          <w:p w14:paraId="1506AC48"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Mapper</w:t>
            </w:r>
            <w:proofErr w:type="spellEnd"/>
            <w:r w:rsidRPr="00A54665">
              <w:rPr>
                <w:rFonts w:ascii="Arial" w:hAnsi="Arial" w:cs="Arial"/>
                <w:sz w:val="20"/>
                <w:szCs w:val="20"/>
              </w:rPr>
              <w:t xml:space="preserve"> </w:t>
            </w:r>
            <w:proofErr w:type="spellStart"/>
            <w:r w:rsidRPr="00A54665">
              <w:rPr>
                <w:rFonts w:ascii="Arial" w:hAnsi="Arial" w:cs="Arial"/>
                <w:sz w:val="20"/>
                <w:szCs w:val="20"/>
              </w:rPr>
              <w:t>MapStruct</w:t>
            </w:r>
            <w:proofErr w:type="spellEnd"/>
            <w:r w:rsidRPr="00A54665">
              <w:rPr>
                <w:rFonts w:ascii="Arial" w:hAnsi="Arial" w:cs="Arial"/>
                <w:sz w:val="20"/>
                <w:szCs w:val="20"/>
              </w:rPr>
              <w:t xml:space="preserve"> (</w:t>
            </w:r>
            <w:proofErr w:type="spellStart"/>
            <w:r w:rsidRPr="00A54665">
              <w:rPr>
                <w:rFonts w:ascii="Arial" w:hAnsi="Arial" w:cs="Arial"/>
                <w:sz w:val="20"/>
                <w:szCs w:val="20"/>
              </w:rPr>
              <w:t>Entity</w:t>
            </w:r>
            <w:proofErr w:type="spellEnd"/>
            <w:r w:rsidRPr="00A54665">
              <w:rPr>
                <w:rFonts w:ascii="Arial" w:hAnsi="Arial" w:cs="Arial"/>
                <w:sz w:val="20"/>
                <w:szCs w:val="20"/>
              </w:rPr>
              <w:t xml:space="preserve"> ↔ DTO)</w:t>
            </w:r>
          </w:p>
        </w:tc>
        <w:tc>
          <w:tcPr>
            <w:tcW w:w="4033" w:type="dxa"/>
          </w:tcPr>
          <w:p w14:paraId="3C0BF1C4"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ConfiguracionMapper.</w:t>
            </w:r>
            <w:proofErr w:type="gramStart"/>
            <w:r w:rsidRPr="00A54665">
              <w:rPr>
                <w:rFonts w:ascii="Arial" w:hAnsi="Arial" w:cs="Arial"/>
                <w:sz w:val="20"/>
                <w:szCs w:val="20"/>
              </w:rPr>
              <w:t>interface</w:t>
            </w:r>
            <w:proofErr w:type="spellEnd"/>
            <w:proofErr w:type="gramEnd"/>
          </w:p>
        </w:tc>
        <w:tc>
          <w:tcPr>
            <w:tcW w:w="803" w:type="dxa"/>
          </w:tcPr>
          <w:p w14:paraId="3146BB1B" w14:textId="67DAE256"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AA1C1C8" w14:textId="77777777" w:rsidTr="00A54665">
        <w:tc>
          <w:tcPr>
            <w:tcW w:w="456" w:type="dxa"/>
          </w:tcPr>
          <w:p w14:paraId="5BA8C67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5</w:t>
            </w:r>
          </w:p>
        </w:tc>
        <w:tc>
          <w:tcPr>
            <w:tcW w:w="3725" w:type="dxa"/>
          </w:tcPr>
          <w:p w14:paraId="74D2F4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Validar cédula Ecuador (10 dígitos + dígito verificador)</w:t>
            </w:r>
          </w:p>
        </w:tc>
        <w:tc>
          <w:tcPr>
            <w:tcW w:w="4033" w:type="dxa"/>
          </w:tcPr>
          <w:p w14:paraId="5BEFA245"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CedulaValidator</w:t>
            </w:r>
            <w:proofErr w:type="spellEnd"/>
            <w:r w:rsidRPr="00A54665">
              <w:rPr>
                <w:rFonts w:ascii="Arial" w:hAnsi="Arial" w:cs="Arial"/>
                <w:sz w:val="20"/>
                <w:szCs w:val="20"/>
              </w:rPr>
              <w:t xml:space="preserve"> en </w:t>
            </w:r>
            <w:proofErr w:type="spellStart"/>
            <w:r w:rsidRPr="00A54665">
              <w:rPr>
                <w:rFonts w:ascii="Arial" w:hAnsi="Arial" w:cs="Arial"/>
                <w:sz w:val="20"/>
                <w:szCs w:val="20"/>
              </w:rPr>
              <w:t>common-validation</w:t>
            </w:r>
            <w:proofErr w:type="spellEnd"/>
          </w:p>
        </w:tc>
        <w:tc>
          <w:tcPr>
            <w:tcW w:w="803" w:type="dxa"/>
          </w:tcPr>
          <w:p w14:paraId="13310537" w14:textId="5329DDF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4D88D29" w14:textId="77777777" w:rsidTr="00A54665">
        <w:tc>
          <w:tcPr>
            <w:tcW w:w="456" w:type="dxa"/>
          </w:tcPr>
          <w:p w14:paraId="0A93F55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6</w:t>
            </w:r>
          </w:p>
        </w:tc>
        <w:tc>
          <w:tcPr>
            <w:tcW w:w="3725" w:type="dxa"/>
          </w:tcPr>
          <w:p w14:paraId="6937E2B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Evento </w:t>
            </w:r>
            <w:proofErr w:type="spellStart"/>
            <w:r w:rsidRPr="00A54665">
              <w:rPr>
                <w:rFonts w:ascii="Arial" w:hAnsi="Arial" w:cs="Arial"/>
                <w:sz w:val="20"/>
                <w:szCs w:val="20"/>
              </w:rPr>
              <w:t>ConfiguracionCreada</w:t>
            </w:r>
            <w:proofErr w:type="spellEnd"/>
            <w:r w:rsidRPr="00A54665">
              <w:rPr>
                <w:rFonts w:ascii="Arial" w:hAnsi="Arial" w:cs="Arial"/>
                <w:sz w:val="20"/>
                <w:szCs w:val="20"/>
              </w:rPr>
              <w:t xml:space="preserve"> publicado en </w:t>
            </w:r>
            <w:proofErr w:type="spellStart"/>
            <w:r w:rsidRPr="00A54665">
              <w:rPr>
                <w:rFonts w:ascii="Arial" w:hAnsi="Arial" w:cs="Arial"/>
                <w:sz w:val="20"/>
                <w:szCs w:val="20"/>
              </w:rPr>
              <w:t>RabbitMQ</w:t>
            </w:r>
            <w:proofErr w:type="spellEnd"/>
          </w:p>
        </w:tc>
        <w:tc>
          <w:tcPr>
            <w:tcW w:w="4033" w:type="dxa"/>
          </w:tcPr>
          <w:p w14:paraId="20019E1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EventPublisher</w:t>
            </w:r>
            <w:proofErr w:type="spellEnd"/>
            <w:r w:rsidRPr="00A54665">
              <w:rPr>
                <w:rFonts w:ascii="Arial" w:hAnsi="Arial" w:cs="Arial"/>
                <w:sz w:val="20"/>
                <w:szCs w:val="20"/>
              </w:rPr>
              <w:t xml:space="preserve"> + Topic </w:t>
            </w:r>
            <w:proofErr w:type="spellStart"/>
            <w:r w:rsidRPr="00A54665">
              <w:rPr>
                <w:rFonts w:ascii="Arial" w:hAnsi="Arial" w:cs="Arial"/>
                <w:sz w:val="20"/>
                <w:szCs w:val="20"/>
              </w:rPr>
              <w:t>binding</w:t>
            </w:r>
            <w:proofErr w:type="spellEnd"/>
          </w:p>
        </w:tc>
        <w:tc>
          <w:tcPr>
            <w:tcW w:w="803" w:type="dxa"/>
          </w:tcPr>
          <w:p w14:paraId="791990E5" w14:textId="08358668"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2DBD223" w14:textId="77777777" w:rsidTr="00A54665">
        <w:tc>
          <w:tcPr>
            <w:tcW w:w="456" w:type="dxa"/>
          </w:tcPr>
          <w:p w14:paraId="62AC545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7</w:t>
            </w:r>
          </w:p>
        </w:tc>
        <w:tc>
          <w:tcPr>
            <w:tcW w:w="3725" w:type="dxa"/>
          </w:tcPr>
          <w:p w14:paraId="082D079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unitarios con cobertura ≥80%</w:t>
            </w:r>
          </w:p>
        </w:tc>
        <w:tc>
          <w:tcPr>
            <w:tcW w:w="4033" w:type="dxa"/>
          </w:tcPr>
          <w:p w14:paraId="42881DB7"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12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JUnit5 + </w:t>
            </w:r>
            <w:proofErr w:type="spellStart"/>
            <w:r w:rsidRPr="00A54665">
              <w:rPr>
                <w:rFonts w:ascii="Arial" w:hAnsi="Arial" w:cs="Arial"/>
                <w:sz w:val="20"/>
                <w:szCs w:val="20"/>
              </w:rPr>
              <w:t>Mockito</w:t>
            </w:r>
            <w:proofErr w:type="spellEnd"/>
          </w:p>
        </w:tc>
        <w:tc>
          <w:tcPr>
            <w:tcW w:w="803" w:type="dxa"/>
          </w:tcPr>
          <w:p w14:paraId="7AE8DFBA" w14:textId="0871FB4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FD2073" w14:textId="77777777" w:rsidTr="00A54665">
        <w:tc>
          <w:tcPr>
            <w:tcW w:w="456" w:type="dxa"/>
          </w:tcPr>
          <w:p w14:paraId="561974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8</w:t>
            </w:r>
          </w:p>
        </w:tc>
        <w:tc>
          <w:tcPr>
            <w:tcW w:w="3725" w:type="dxa"/>
          </w:tcPr>
          <w:p w14:paraId="2992D47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de integración con </w:t>
            </w:r>
            <w:proofErr w:type="spellStart"/>
            <w:r w:rsidRPr="00A54665">
              <w:rPr>
                <w:rFonts w:ascii="Arial" w:hAnsi="Arial" w:cs="Arial"/>
                <w:sz w:val="20"/>
                <w:szCs w:val="20"/>
              </w:rPr>
              <w:t>Testcontainers</w:t>
            </w:r>
            <w:proofErr w:type="spellEnd"/>
          </w:p>
        </w:tc>
        <w:tc>
          <w:tcPr>
            <w:tcW w:w="4033" w:type="dxa"/>
          </w:tcPr>
          <w:p w14:paraId="00EE365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4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con PostgreSQL real</w:t>
            </w:r>
          </w:p>
        </w:tc>
        <w:tc>
          <w:tcPr>
            <w:tcW w:w="803" w:type="dxa"/>
          </w:tcPr>
          <w:p w14:paraId="4DA7A8A2" w14:textId="17C2A9A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C1D748F" w14:textId="77777777" w:rsidTr="00A54665">
        <w:tc>
          <w:tcPr>
            <w:tcW w:w="456" w:type="dxa"/>
          </w:tcPr>
          <w:p w14:paraId="10D2B9A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9</w:t>
            </w:r>
          </w:p>
        </w:tc>
        <w:tc>
          <w:tcPr>
            <w:tcW w:w="3725" w:type="dxa"/>
          </w:tcPr>
          <w:p w14:paraId="7F29791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Documentación </w:t>
            </w:r>
            <w:proofErr w:type="spellStart"/>
            <w:r w:rsidRPr="00A54665">
              <w:rPr>
                <w:rFonts w:ascii="Arial" w:hAnsi="Arial" w:cs="Arial"/>
                <w:sz w:val="20"/>
                <w:szCs w:val="20"/>
              </w:rPr>
              <w:t>OpenAPI</w:t>
            </w:r>
            <w:proofErr w:type="spellEnd"/>
            <w:r w:rsidRPr="00A54665">
              <w:rPr>
                <w:rFonts w:ascii="Arial" w:hAnsi="Arial" w:cs="Arial"/>
                <w:sz w:val="20"/>
                <w:szCs w:val="20"/>
              </w:rPr>
              <w:t>/Swagger</w:t>
            </w:r>
          </w:p>
        </w:tc>
        <w:tc>
          <w:tcPr>
            <w:tcW w:w="4033" w:type="dxa"/>
          </w:tcPr>
          <w:p w14:paraId="7517220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Anotaciones @Operation, @Schema</w:t>
            </w:r>
          </w:p>
        </w:tc>
        <w:tc>
          <w:tcPr>
            <w:tcW w:w="803" w:type="dxa"/>
          </w:tcPr>
          <w:p w14:paraId="138122B7" w14:textId="21F3BFC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3F6172" w14:textId="77777777" w:rsidTr="00A54665">
        <w:tc>
          <w:tcPr>
            <w:tcW w:w="456" w:type="dxa"/>
          </w:tcPr>
          <w:p w14:paraId="710D86F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10</w:t>
            </w:r>
          </w:p>
        </w:tc>
        <w:tc>
          <w:tcPr>
            <w:tcW w:w="3725" w:type="dxa"/>
          </w:tcPr>
          <w:p w14:paraId="2F00671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Manejo de errores RFC 7807 (</w:t>
            </w:r>
            <w:proofErr w:type="spellStart"/>
            <w:r w:rsidRPr="00A54665">
              <w:rPr>
                <w:rFonts w:ascii="Arial" w:hAnsi="Arial" w:cs="Arial"/>
                <w:sz w:val="20"/>
                <w:szCs w:val="20"/>
              </w:rPr>
              <w:t>Problem</w:t>
            </w:r>
            <w:proofErr w:type="spellEnd"/>
            <w:r w:rsidRPr="00A54665">
              <w:rPr>
                <w:rFonts w:ascii="Arial" w:hAnsi="Arial" w:cs="Arial"/>
                <w:sz w:val="20"/>
                <w:szCs w:val="20"/>
              </w:rPr>
              <w:t xml:space="preserve"> </w:t>
            </w:r>
            <w:proofErr w:type="spellStart"/>
            <w:r w:rsidRPr="00A54665">
              <w:rPr>
                <w:rFonts w:ascii="Arial" w:hAnsi="Arial" w:cs="Arial"/>
                <w:sz w:val="20"/>
                <w:szCs w:val="20"/>
              </w:rPr>
              <w:t>Details</w:t>
            </w:r>
            <w:proofErr w:type="spellEnd"/>
            <w:r w:rsidRPr="00A54665">
              <w:rPr>
                <w:rFonts w:ascii="Arial" w:hAnsi="Arial" w:cs="Arial"/>
                <w:sz w:val="20"/>
                <w:szCs w:val="20"/>
              </w:rPr>
              <w:t>)</w:t>
            </w:r>
          </w:p>
        </w:tc>
        <w:tc>
          <w:tcPr>
            <w:tcW w:w="4033" w:type="dxa"/>
          </w:tcPr>
          <w:p w14:paraId="3D8076D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GlobalExceptionHandler</w:t>
            </w:r>
            <w:proofErr w:type="spellEnd"/>
            <w:r w:rsidRPr="00A54665">
              <w:rPr>
                <w:rFonts w:ascii="Arial" w:hAnsi="Arial" w:cs="Arial"/>
                <w:sz w:val="20"/>
                <w:szCs w:val="20"/>
              </w:rPr>
              <w:t xml:space="preserve"> con </w:t>
            </w:r>
            <w:proofErr w:type="spellStart"/>
            <w:r w:rsidRPr="00A54665">
              <w:rPr>
                <w:rFonts w:ascii="Arial" w:hAnsi="Arial" w:cs="Arial"/>
                <w:sz w:val="20"/>
                <w:szCs w:val="20"/>
              </w:rPr>
              <w:t>correlationId</w:t>
            </w:r>
            <w:proofErr w:type="spellEnd"/>
          </w:p>
        </w:tc>
        <w:tc>
          <w:tcPr>
            <w:tcW w:w="803" w:type="dxa"/>
          </w:tcPr>
          <w:p w14:paraId="045CC006" w14:textId="1F118AD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1807C83F" w14:textId="77777777" w:rsidR="009341C9" w:rsidRDefault="009341C9" w:rsidP="009341C9">
      <w:pPr>
        <w:spacing w:line="360" w:lineRule="auto"/>
        <w:jc w:val="both"/>
        <w:rPr>
          <w:rFonts w:ascii="Arial" w:hAnsi="Arial" w:cs="Arial"/>
        </w:rPr>
      </w:pPr>
    </w:p>
    <w:p w14:paraId="056C7650" w14:textId="2EDA0CB0" w:rsidR="009341C9" w:rsidRDefault="009341C9" w:rsidP="009341C9">
      <w:pPr>
        <w:spacing w:line="360" w:lineRule="auto"/>
        <w:jc w:val="both"/>
        <w:rPr>
          <w:rFonts w:ascii="Arial" w:hAnsi="Arial" w:cs="Arial"/>
        </w:rPr>
      </w:pPr>
      <w:r w:rsidRPr="009341C9">
        <w:rPr>
          <w:rFonts w:ascii="Arial" w:hAnsi="Arial" w:cs="Arial"/>
        </w:rPr>
        <w:t xml:space="preserve">Branch: </w:t>
      </w:r>
      <w:proofErr w:type="spellStart"/>
      <w:r w:rsidRPr="009341C9">
        <w:rPr>
          <w:rFonts w:ascii="Arial" w:hAnsi="Arial" w:cs="Arial"/>
        </w:rPr>
        <w:t>feature</w:t>
      </w:r>
      <w:proofErr w:type="spellEnd"/>
      <w:r w:rsidRPr="009341C9">
        <w:rPr>
          <w:rFonts w:ascii="Arial" w:hAnsi="Arial" w:cs="Arial"/>
        </w:rPr>
        <w:t>/sprint-5-1-auth-configuracion | PR: #25 (</w:t>
      </w:r>
      <w:proofErr w:type="spellStart"/>
      <w:r w:rsidRPr="009341C9">
        <w:rPr>
          <w:rFonts w:ascii="Arial" w:hAnsi="Arial" w:cs="Arial"/>
        </w:rPr>
        <w:t>mergeado</w:t>
      </w:r>
      <w:proofErr w:type="spellEnd"/>
      <w:r w:rsidRPr="009341C9">
        <w:rPr>
          <w:rFonts w:ascii="Arial" w:hAnsi="Arial" w:cs="Arial"/>
        </w:rPr>
        <w:t xml:space="preserve"> el 22/05/2026) | </w:t>
      </w:r>
      <w:proofErr w:type="spellStart"/>
      <w:r w:rsidRPr="009341C9">
        <w:rPr>
          <w:rFonts w:ascii="Arial" w:hAnsi="Arial" w:cs="Arial"/>
        </w:rPr>
        <w:t>Tests</w:t>
      </w:r>
      <w:proofErr w:type="spellEnd"/>
      <w:r w:rsidRPr="009341C9">
        <w:rPr>
          <w:rFonts w:ascii="Arial" w:hAnsi="Arial" w:cs="Arial"/>
        </w:rPr>
        <w:t>: 16 pruebas verdes (12 unitarias + 4 de integración)</w:t>
      </w:r>
    </w:p>
    <w:p w14:paraId="49591093" w14:textId="77777777" w:rsidR="007F0B8E" w:rsidRPr="007F0B8E" w:rsidRDefault="007F0B8E" w:rsidP="007F0B8E">
      <w:pPr>
        <w:spacing w:line="360" w:lineRule="auto"/>
        <w:jc w:val="both"/>
        <w:rPr>
          <w:rFonts w:ascii="Arial" w:hAnsi="Arial" w:cs="Arial"/>
        </w:rPr>
      </w:pPr>
      <w:r w:rsidRPr="007F0B8E">
        <w:rPr>
          <w:rFonts w:ascii="Arial" w:hAnsi="Arial" w:cs="Arial"/>
        </w:rPr>
        <w:lastRenderedPageBreak/>
        <w:t>Historia S6T1 — Asignación tripartita de clases prácticas (Sprint 6, MS-Asignaciones)</w:t>
      </w:r>
    </w:p>
    <w:p w14:paraId="2F8B3290" w14:textId="78DDB1D6" w:rsidR="007F0B8E" w:rsidRDefault="007F0B8E" w:rsidP="007F0B8E">
      <w:pPr>
        <w:spacing w:line="360" w:lineRule="auto"/>
        <w:jc w:val="both"/>
        <w:rPr>
          <w:rFonts w:ascii="Arial" w:hAnsi="Arial" w:cs="Arial"/>
        </w:rPr>
      </w:pPr>
      <w:r w:rsidRPr="007F0B8E">
        <w:rPr>
          <w:rFonts w:ascii="Arial" w:hAnsi="Arial" w:cs="Arial"/>
        </w:rPr>
        <w:t>Como instructor, necesito que el sistema valide que instructor, estudiante y vehículo estén simultáneamente disponibles para programar una clase, para evitar conflictos de agenda.</w:t>
      </w:r>
    </w:p>
    <w:tbl>
      <w:tblPr>
        <w:tblStyle w:val="Tablaconcuadrcula"/>
        <w:tblW w:w="8785" w:type="dxa"/>
        <w:tblLook w:val="04A0" w:firstRow="1" w:lastRow="0" w:firstColumn="1" w:lastColumn="0" w:noHBand="0" w:noVBand="1"/>
      </w:tblPr>
      <w:tblGrid>
        <w:gridCol w:w="547"/>
        <w:gridCol w:w="4588"/>
        <w:gridCol w:w="2711"/>
        <w:gridCol w:w="939"/>
      </w:tblGrid>
      <w:tr w:rsidR="00175FA0" w:rsidRPr="00175FA0" w14:paraId="02E6E794" w14:textId="77777777" w:rsidTr="00175FA0">
        <w:tc>
          <w:tcPr>
            <w:tcW w:w="552" w:type="dxa"/>
          </w:tcPr>
          <w:p w14:paraId="775DA132"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w:t>
            </w:r>
          </w:p>
        </w:tc>
        <w:tc>
          <w:tcPr>
            <w:tcW w:w="4703" w:type="dxa"/>
          </w:tcPr>
          <w:p w14:paraId="5DFE00FC"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2727" w:type="dxa"/>
          </w:tcPr>
          <w:p w14:paraId="7478AD45"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549C1538"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Estado</w:t>
            </w:r>
          </w:p>
        </w:tc>
      </w:tr>
      <w:tr w:rsidR="00175FA0" w:rsidRPr="00175FA0" w14:paraId="251F5979" w14:textId="77777777" w:rsidTr="00175FA0">
        <w:tc>
          <w:tcPr>
            <w:tcW w:w="552" w:type="dxa"/>
          </w:tcPr>
          <w:p w14:paraId="6F4ED1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w:t>
            </w:r>
          </w:p>
        </w:tc>
        <w:tc>
          <w:tcPr>
            <w:tcW w:w="4703" w:type="dxa"/>
          </w:tcPr>
          <w:p w14:paraId="3DBECF8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CRUD de asignación (POST, GET, PUT, DELETE)</w:t>
            </w:r>
          </w:p>
        </w:tc>
        <w:tc>
          <w:tcPr>
            <w:tcW w:w="2727" w:type="dxa"/>
          </w:tcPr>
          <w:p w14:paraId="5C2C7D3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AsignacionController</w:t>
            </w:r>
            <w:proofErr w:type="spellEnd"/>
          </w:p>
        </w:tc>
        <w:tc>
          <w:tcPr>
            <w:tcW w:w="803" w:type="dxa"/>
          </w:tcPr>
          <w:p w14:paraId="31CD1EB2" w14:textId="684D09B2"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A59C231" w14:textId="77777777" w:rsidTr="00175FA0">
        <w:tc>
          <w:tcPr>
            <w:tcW w:w="552" w:type="dxa"/>
          </w:tcPr>
          <w:p w14:paraId="3EB843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2</w:t>
            </w:r>
          </w:p>
        </w:tc>
        <w:tc>
          <w:tcPr>
            <w:tcW w:w="4703" w:type="dxa"/>
          </w:tcPr>
          <w:p w14:paraId="3DFDEA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instructor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MS-Instructores)</w:t>
            </w:r>
          </w:p>
        </w:tc>
        <w:tc>
          <w:tcPr>
            <w:tcW w:w="2727" w:type="dxa"/>
          </w:tcPr>
          <w:p w14:paraId="512A8E9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InstructorServiceClient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w:t>
            </w:r>
          </w:p>
        </w:tc>
        <w:tc>
          <w:tcPr>
            <w:tcW w:w="803" w:type="dxa"/>
          </w:tcPr>
          <w:p w14:paraId="68AE1B4A" w14:textId="6E79CD39"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C773F77" w14:textId="77777777" w:rsidTr="00175FA0">
        <w:tc>
          <w:tcPr>
            <w:tcW w:w="552" w:type="dxa"/>
          </w:tcPr>
          <w:p w14:paraId="607BC99C"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w:t>
            </w:r>
          </w:p>
        </w:tc>
        <w:tc>
          <w:tcPr>
            <w:tcW w:w="4703" w:type="dxa"/>
          </w:tcPr>
          <w:p w14:paraId="07F2509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estudiante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MS-Estudiantes)</w:t>
            </w:r>
          </w:p>
        </w:tc>
        <w:tc>
          <w:tcPr>
            <w:tcW w:w="2727" w:type="dxa"/>
          </w:tcPr>
          <w:p w14:paraId="760AB8C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EstudianteServiceClient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retry</w:t>
            </w:r>
            <w:proofErr w:type="spellEnd"/>
          </w:p>
        </w:tc>
        <w:tc>
          <w:tcPr>
            <w:tcW w:w="803" w:type="dxa"/>
          </w:tcPr>
          <w:p w14:paraId="145F70CE" w14:textId="51C3028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DF27463" w14:textId="77777777" w:rsidTr="00175FA0">
        <w:tc>
          <w:tcPr>
            <w:tcW w:w="552" w:type="dxa"/>
          </w:tcPr>
          <w:p w14:paraId="75CA8DA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4</w:t>
            </w:r>
          </w:p>
        </w:tc>
        <w:tc>
          <w:tcPr>
            <w:tcW w:w="4703" w:type="dxa"/>
          </w:tcPr>
          <w:p w14:paraId="76A8F5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vehículo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MS-Vehículos)</w:t>
            </w:r>
          </w:p>
        </w:tc>
        <w:tc>
          <w:tcPr>
            <w:tcW w:w="2727" w:type="dxa"/>
          </w:tcPr>
          <w:p w14:paraId="4AEC1F88"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VehiculoServiceClient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fallback</w:t>
            </w:r>
            <w:proofErr w:type="spellEnd"/>
          </w:p>
        </w:tc>
        <w:tc>
          <w:tcPr>
            <w:tcW w:w="803" w:type="dxa"/>
          </w:tcPr>
          <w:p w14:paraId="5F8289EF" w14:textId="414615B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184A4A4" w14:textId="77777777" w:rsidTr="00175FA0">
        <w:tc>
          <w:tcPr>
            <w:tcW w:w="552" w:type="dxa"/>
          </w:tcPr>
          <w:p w14:paraId="4967B64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c>
          <w:tcPr>
            <w:tcW w:w="4703" w:type="dxa"/>
          </w:tcPr>
          <w:p w14:paraId="2AC8CA7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Rechazar asignación si algún recurso no está disponible</w:t>
            </w:r>
          </w:p>
        </w:tc>
        <w:tc>
          <w:tcPr>
            <w:tcW w:w="2727" w:type="dxa"/>
          </w:tcPr>
          <w:p w14:paraId="740BF6B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AsignacionValidator</w:t>
            </w:r>
            <w:proofErr w:type="spellEnd"/>
            <w:r w:rsidRPr="00175FA0">
              <w:rPr>
                <w:rFonts w:ascii="Arial" w:hAnsi="Arial" w:cs="Arial"/>
                <w:sz w:val="20"/>
                <w:szCs w:val="20"/>
              </w:rPr>
              <w:t xml:space="preserve"> con lógica AND</w:t>
            </w:r>
          </w:p>
        </w:tc>
        <w:tc>
          <w:tcPr>
            <w:tcW w:w="803" w:type="dxa"/>
          </w:tcPr>
          <w:p w14:paraId="0A03DEBD" w14:textId="38BC11A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E70E2C3" w14:textId="77777777" w:rsidTr="00175FA0">
        <w:tc>
          <w:tcPr>
            <w:tcW w:w="552" w:type="dxa"/>
          </w:tcPr>
          <w:p w14:paraId="68AD195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6</w:t>
            </w:r>
          </w:p>
        </w:tc>
        <w:tc>
          <w:tcPr>
            <w:tcW w:w="4703" w:type="dxa"/>
          </w:tcPr>
          <w:p w14:paraId="53B12E4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Calcular duración de clase en horas y almacenar</w:t>
            </w:r>
          </w:p>
        </w:tc>
        <w:tc>
          <w:tcPr>
            <w:tcW w:w="2727" w:type="dxa"/>
          </w:tcPr>
          <w:p w14:paraId="4F499C02"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DuracionAsignacion</w:t>
            </w:r>
            <w:proofErr w:type="spellEnd"/>
            <w:r w:rsidRPr="00175FA0">
              <w:rPr>
                <w:rFonts w:ascii="Arial" w:hAnsi="Arial" w:cs="Arial"/>
                <w:sz w:val="20"/>
                <w:szCs w:val="20"/>
              </w:rPr>
              <w:t xml:space="preserve"> </w:t>
            </w:r>
            <w:proofErr w:type="spellStart"/>
            <w:r w:rsidRPr="00175FA0">
              <w:rPr>
                <w:rFonts w:ascii="Arial" w:hAnsi="Arial" w:cs="Arial"/>
                <w:sz w:val="20"/>
                <w:szCs w:val="20"/>
              </w:rPr>
              <w:t>value</w:t>
            </w:r>
            <w:proofErr w:type="spellEnd"/>
            <w:r w:rsidRPr="00175FA0">
              <w:rPr>
                <w:rFonts w:ascii="Arial" w:hAnsi="Arial" w:cs="Arial"/>
                <w:sz w:val="20"/>
                <w:szCs w:val="20"/>
              </w:rPr>
              <w:t xml:space="preserve"> </w:t>
            </w:r>
            <w:proofErr w:type="spellStart"/>
            <w:r w:rsidRPr="00175FA0">
              <w:rPr>
                <w:rFonts w:ascii="Arial" w:hAnsi="Arial" w:cs="Arial"/>
                <w:sz w:val="20"/>
                <w:szCs w:val="20"/>
              </w:rPr>
              <w:t>object</w:t>
            </w:r>
            <w:proofErr w:type="spellEnd"/>
          </w:p>
        </w:tc>
        <w:tc>
          <w:tcPr>
            <w:tcW w:w="803" w:type="dxa"/>
          </w:tcPr>
          <w:p w14:paraId="55F2CB5F" w14:textId="21FE1D6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52C5994" w14:textId="77777777" w:rsidTr="00175FA0">
        <w:tc>
          <w:tcPr>
            <w:tcW w:w="552" w:type="dxa"/>
          </w:tcPr>
          <w:p w14:paraId="2BB8383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7</w:t>
            </w:r>
          </w:p>
        </w:tc>
        <w:tc>
          <w:tcPr>
            <w:tcW w:w="4703" w:type="dxa"/>
          </w:tcPr>
          <w:p w14:paraId="55518CF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Evento </w:t>
            </w:r>
            <w:proofErr w:type="spellStart"/>
            <w:r w:rsidRPr="00175FA0">
              <w:rPr>
                <w:rFonts w:ascii="Arial" w:hAnsi="Arial" w:cs="Arial"/>
                <w:sz w:val="20"/>
                <w:szCs w:val="20"/>
              </w:rPr>
              <w:t>AsignacionCreada</w:t>
            </w:r>
            <w:proofErr w:type="spellEnd"/>
            <w:r w:rsidRPr="00175FA0">
              <w:rPr>
                <w:rFonts w:ascii="Arial" w:hAnsi="Arial" w:cs="Arial"/>
                <w:sz w:val="20"/>
                <w:szCs w:val="20"/>
              </w:rPr>
              <w:t xml:space="preserve"> publicado en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(asíncrono)</w:t>
            </w:r>
          </w:p>
        </w:tc>
        <w:tc>
          <w:tcPr>
            <w:tcW w:w="2727" w:type="dxa"/>
          </w:tcPr>
          <w:p w14:paraId="3499CAA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EventPublisher</w:t>
            </w:r>
            <w:proofErr w:type="spellEnd"/>
            <w:r w:rsidRPr="00175FA0">
              <w:rPr>
                <w:rFonts w:ascii="Arial" w:hAnsi="Arial" w:cs="Arial"/>
                <w:sz w:val="20"/>
                <w:szCs w:val="20"/>
              </w:rPr>
              <w:t xml:space="preserve"> + Topic </w:t>
            </w:r>
            <w:proofErr w:type="spellStart"/>
            <w:r w:rsidRPr="00175FA0">
              <w:rPr>
                <w:rFonts w:ascii="Arial" w:hAnsi="Arial" w:cs="Arial"/>
                <w:sz w:val="20"/>
                <w:szCs w:val="20"/>
              </w:rPr>
              <w:t>binding</w:t>
            </w:r>
            <w:proofErr w:type="spellEnd"/>
          </w:p>
        </w:tc>
        <w:tc>
          <w:tcPr>
            <w:tcW w:w="803" w:type="dxa"/>
          </w:tcPr>
          <w:p w14:paraId="0B004A3A" w14:textId="2CBA6A7C"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1FCC3698" w14:textId="77777777" w:rsidTr="00175FA0">
        <w:tc>
          <w:tcPr>
            <w:tcW w:w="552" w:type="dxa"/>
          </w:tcPr>
          <w:p w14:paraId="317559A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w:t>
            </w:r>
          </w:p>
        </w:tc>
        <w:tc>
          <w:tcPr>
            <w:tcW w:w="4703" w:type="dxa"/>
          </w:tcPr>
          <w:p w14:paraId="7DFE5D0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Historial de cambios en tabla </w:t>
            </w:r>
            <w:proofErr w:type="spellStart"/>
            <w:r w:rsidRPr="00175FA0">
              <w:rPr>
                <w:rFonts w:ascii="Arial" w:hAnsi="Arial" w:cs="Arial"/>
                <w:sz w:val="20"/>
                <w:szCs w:val="20"/>
              </w:rPr>
              <w:t>asignacion_historial</w:t>
            </w:r>
            <w:proofErr w:type="spellEnd"/>
          </w:p>
        </w:tc>
        <w:tc>
          <w:tcPr>
            <w:tcW w:w="2727" w:type="dxa"/>
          </w:tcPr>
          <w:p w14:paraId="22438F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Migración </w:t>
            </w:r>
            <w:proofErr w:type="spellStart"/>
            <w:r w:rsidRPr="00175FA0">
              <w:rPr>
                <w:rFonts w:ascii="Arial" w:hAnsi="Arial" w:cs="Arial"/>
                <w:sz w:val="20"/>
                <w:szCs w:val="20"/>
              </w:rPr>
              <w:t>Flyway</w:t>
            </w:r>
            <w:proofErr w:type="spellEnd"/>
            <w:r w:rsidRPr="00175FA0">
              <w:rPr>
                <w:rFonts w:ascii="Arial" w:hAnsi="Arial" w:cs="Arial"/>
                <w:sz w:val="20"/>
                <w:szCs w:val="20"/>
              </w:rPr>
              <w:t xml:space="preserve"> + </w:t>
            </w:r>
            <w:proofErr w:type="spellStart"/>
            <w:r w:rsidRPr="00175FA0">
              <w:rPr>
                <w:rFonts w:ascii="Arial" w:hAnsi="Arial" w:cs="Arial"/>
                <w:sz w:val="20"/>
                <w:szCs w:val="20"/>
              </w:rPr>
              <w:t>listener</w:t>
            </w:r>
            <w:proofErr w:type="spellEnd"/>
          </w:p>
        </w:tc>
        <w:tc>
          <w:tcPr>
            <w:tcW w:w="803" w:type="dxa"/>
          </w:tcPr>
          <w:p w14:paraId="14F1EADF" w14:textId="0693D2C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4FEEE20" w14:textId="77777777" w:rsidTr="00175FA0">
        <w:tc>
          <w:tcPr>
            <w:tcW w:w="552" w:type="dxa"/>
          </w:tcPr>
          <w:p w14:paraId="785726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9</w:t>
            </w:r>
          </w:p>
        </w:tc>
        <w:tc>
          <w:tcPr>
            <w:tcW w:w="4703" w:type="dxa"/>
          </w:tcPr>
          <w:p w14:paraId="427D5DC4"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unitarios con cobertura ≥80%</w:t>
            </w:r>
          </w:p>
        </w:tc>
        <w:tc>
          <w:tcPr>
            <w:tcW w:w="2727" w:type="dxa"/>
          </w:tcPr>
          <w:p w14:paraId="5E82F1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18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JUnit5</w:t>
            </w:r>
          </w:p>
        </w:tc>
        <w:tc>
          <w:tcPr>
            <w:tcW w:w="803" w:type="dxa"/>
          </w:tcPr>
          <w:p w14:paraId="60854D9A" w14:textId="70097A20"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69DD3FCE" w14:textId="77777777" w:rsidTr="00175FA0">
        <w:tc>
          <w:tcPr>
            <w:tcW w:w="552" w:type="dxa"/>
          </w:tcPr>
          <w:p w14:paraId="73023204"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w:t>
            </w:r>
          </w:p>
        </w:tc>
        <w:tc>
          <w:tcPr>
            <w:tcW w:w="4703" w:type="dxa"/>
          </w:tcPr>
          <w:p w14:paraId="3645AEFA"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de integración con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 </w:t>
            </w:r>
            <w:proofErr w:type="spellStart"/>
            <w:r w:rsidRPr="00175FA0">
              <w:rPr>
                <w:rFonts w:ascii="Arial" w:hAnsi="Arial" w:cs="Arial"/>
                <w:sz w:val="20"/>
                <w:szCs w:val="20"/>
              </w:rPr>
              <w:t>fallbacks</w:t>
            </w:r>
            <w:proofErr w:type="spellEnd"/>
          </w:p>
        </w:tc>
        <w:tc>
          <w:tcPr>
            <w:tcW w:w="2727" w:type="dxa"/>
          </w:tcPr>
          <w:p w14:paraId="2A56797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6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Testcontainers</w:t>
            </w:r>
            <w:proofErr w:type="spellEnd"/>
          </w:p>
        </w:tc>
        <w:tc>
          <w:tcPr>
            <w:tcW w:w="803" w:type="dxa"/>
          </w:tcPr>
          <w:p w14:paraId="527EE9D4" w14:textId="369EFE0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bl>
    <w:p w14:paraId="28AEA7F2" w14:textId="77777777" w:rsidR="007F0B8E" w:rsidRDefault="007F0B8E" w:rsidP="007F0B8E">
      <w:pPr>
        <w:spacing w:line="360" w:lineRule="auto"/>
        <w:jc w:val="both"/>
        <w:rPr>
          <w:rFonts w:ascii="Arial" w:hAnsi="Arial" w:cs="Arial"/>
        </w:rPr>
      </w:pPr>
    </w:p>
    <w:p w14:paraId="77AD5FBB" w14:textId="1CB0FF46" w:rsidR="007F0B8E" w:rsidRDefault="007F0B8E" w:rsidP="007F0B8E">
      <w:pPr>
        <w:spacing w:line="360" w:lineRule="auto"/>
        <w:jc w:val="both"/>
        <w:rPr>
          <w:rFonts w:ascii="Arial" w:hAnsi="Arial" w:cs="Arial"/>
        </w:rPr>
      </w:pPr>
      <w:r w:rsidRPr="007F0B8E">
        <w:rPr>
          <w:rFonts w:ascii="Arial" w:hAnsi="Arial" w:cs="Arial"/>
        </w:rPr>
        <w:t xml:space="preserve">Branch: </w:t>
      </w:r>
      <w:proofErr w:type="spellStart"/>
      <w:r w:rsidRPr="007F0B8E">
        <w:rPr>
          <w:rFonts w:ascii="Arial" w:hAnsi="Arial" w:cs="Arial"/>
        </w:rPr>
        <w:t>feature</w:t>
      </w:r>
      <w:proofErr w:type="spellEnd"/>
      <w:r w:rsidRPr="007F0B8E">
        <w:rPr>
          <w:rFonts w:ascii="Arial" w:hAnsi="Arial" w:cs="Arial"/>
        </w:rPr>
        <w:t>/sprint-6-1-asignaciones | PR: #30 (</w:t>
      </w:r>
      <w:proofErr w:type="spellStart"/>
      <w:r w:rsidRPr="007F0B8E">
        <w:rPr>
          <w:rFonts w:ascii="Arial" w:hAnsi="Arial" w:cs="Arial"/>
        </w:rPr>
        <w:t>mergeado</w:t>
      </w:r>
      <w:proofErr w:type="spellEnd"/>
      <w:r w:rsidRPr="007F0B8E">
        <w:rPr>
          <w:rFonts w:ascii="Arial" w:hAnsi="Arial" w:cs="Arial"/>
        </w:rPr>
        <w:t xml:space="preserve"> el 22/05/2026) | </w:t>
      </w:r>
      <w:proofErr w:type="spellStart"/>
      <w:r w:rsidRPr="007F0B8E">
        <w:rPr>
          <w:rFonts w:ascii="Arial" w:hAnsi="Arial" w:cs="Arial"/>
        </w:rPr>
        <w:t>Tests</w:t>
      </w:r>
      <w:proofErr w:type="spellEnd"/>
      <w:r w:rsidRPr="007F0B8E">
        <w:rPr>
          <w:rFonts w:ascii="Arial" w:hAnsi="Arial" w:cs="Arial"/>
        </w:rPr>
        <w:t>: 24 pruebas verdes (18 unitarias + 6 de integración)</w:t>
      </w:r>
    </w:p>
    <w:p w14:paraId="2ADCD115"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 xml:space="preserve">Planificación y ejecución de </w:t>
      </w:r>
      <w:proofErr w:type="spellStart"/>
      <w:r w:rsidRPr="00175FA0">
        <w:rPr>
          <w:rFonts w:ascii="Arial" w:hAnsi="Arial" w:cs="Arial"/>
          <w:b/>
          <w:bCs/>
        </w:rPr>
        <w:t>sprints</w:t>
      </w:r>
      <w:proofErr w:type="spellEnd"/>
    </w:p>
    <w:p w14:paraId="1573DA4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0 — </w:t>
      </w:r>
      <w:proofErr w:type="spellStart"/>
      <w:r w:rsidRPr="00175FA0">
        <w:rPr>
          <w:rFonts w:ascii="Arial" w:hAnsi="Arial" w:cs="Arial"/>
        </w:rPr>
        <w:t>Setup</w:t>
      </w:r>
      <w:proofErr w:type="spellEnd"/>
      <w:r w:rsidRPr="00175FA0">
        <w:rPr>
          <w:rFonts w:ascii="Arial" w:hAnsi="Arial" w:cs="Arial"/>
        </w:rPr>
        <w:t xml:space="preserve"> (Cerrado)</w:t>
      </w:r>
    </w:p>
    <w:p w14:paraId="59E90523" w14:textId="60D72615" w:rsidR="00175FA0" w:rsidRPr="00175FA0" w:rsidRDefault="00175FA0" w:rsidP="00175FA0">
      <w:pPr>
        <w:spacing w:line="360" w:lineRule="auto"/>
        <w:jc w:val="both"/>
        <w:rPr>
          <w:rFonts w:ascii="Arial" w:hAnsi="Arial" w:cs="Arial"/>
        </w:rPr>
      </w:pPr>
      <w:r w:rsidRPr="00175FA0">
        <w:rPr>
          <w:rFonts w:ascii="Arial" w:hAnsi="Arial" w:cs="Arial"/>
        </w:rPr>
        <w:t xml:space="preserve">Se creó el repositorio GitHub privado con estructura de carpetas </w:t>
      </w:r>
      <w:proofErr w:type="spellStart"/>
      <w:r w:rsidRPr="00175FA0">
        <w:rPr>
          <w:rFonts w:ascii="Arial" w:hAnsi="Arial" w:cs="Arial"/>
        </w:rPr>
        <w:t>backend</w:t>
      </w:r>
      <w:proofErr w:type="spellEnd"/>
      <w:r w:rsidRPr="00175FA0">
        <w:rPr>
          <w:rFonts w:ascii="Arial" w:hAnsi="Arial" w:cs="Arial"/>
        </w:rPr>
        <w:t xml:space="preserve">/, </w:t>
      </w:r>
      <w:proofErr w:type="spellStart"/>
      <w:r w:rsidRPr="00175FA0">
        <w:rPr>
          <w:rFonts w:ascii="Arial" w:hAnsi="Arial" w:cs="Arial"/>
        </w:rPr>
        <w:t>frontend</w:t>
      </w:r>
      <w:proofErr w:type="spellEnd"/>
      <w:r w:rsidRPr="00175FA0">
        <w:rPr>
          <w:rFonts w:ascii="Arial" w:hAnsi="Arial" w:cs="Arial"/>
        </w:rPr>
        <w:t xml:space="preserve">/, </w:t>
      </w:r>
      <w:proofErr w:type="spellStart"/>
      <w:r w:rsidRPr="00175FA0">
        <w:rPr>
          <w:rFonts w:ascii="Arial" w:hAnsi="Arial" w:cs="Arial"/>
        </w:rPr>
        <w:t>infrastructure</w:t>
      </w:r>
      <w:proofErr w:type="spellEnd"/>
      <w:r w:rsidRPr="00175FA0">
        <w:rPr>
          <w:rFonts w:ascii="Arial" w:hAnsi="Arial" w:cs="Arial"/>
        </w:rPr>
        <w:t xml:space="preserve">/ y </w:t>
      </w:r>
      <w:proofErr w:type="spellStart"/>
      <w:r w:rsidRPr="00175FA0">
        <w:rPr>
          <w:rFonts w:ascii="Arial" w:hAnsi="Arial" w:cs="Arial"/>
        </w:rPr>
        <w:t>docs</w:t>
      </w:r>
      <w:proofErr w:type="spellEnd"/>
      <w:r w:rsidRPr="00175FA0">
        <w:rPr>
          <w:rFonts w:ascii="Arial" w:hAnsi="Arial" w:cs="Arial"/>
        </w:rPr>
        <w:t xml:space="preserve">/, archivos base </w:t>
      </w:r>
      <w:proofErr w:type="gramStart"/>
      <w:r w:rsidRPr="00175FA0">
        <w:rPr>
          <w:rFonts w:ascii="Arial" w:hAnsi="Arial" w:cs="Arial"/>
        </w:rPr>
        <w:t>(.</w:t>
      </w:r>
      <w:proofErr w:type="spellStart"/>
      <w:r w:rsidRPr="00175FA0">
        <w:rPr>
          <w:rFonts w:ascii="Arial" w:hAnsi="Arial" w:cs="Arial"/>
        </w:rPr>
        <w:t>gitignore</w:t>
      </w:r>
      <w:proofErr w:type="spellEnd"/>
      <w:proofErr w:type="gramEnd"/>
      <w:r w:rsidRPr="00175FA0">
        <w:rPr>
          <w:rFonts w:ascii="Arial" w:hAnsi="Arial" w:cs="Arial"/>
        </w:rPr>
        <w:t xml:space="preserve">, README.md, CLAUDE.md, CONTRIBUTING.md) y plantilla de Pull </w:t>
      </w:r>
      <w:proofErr w:type="spellStart"/>
      <w:r w:rsidRPr="00175FA0">
        <w:rPr>
          <w:rFonts w:ascii="Arial" w:hAnsi="Arial" w:cs="Arial"/>
        </w:rPr>
        <w:t>Request</w:t>
      </w:r>
      <w:proofErr w:type="spellEnd"/>
      <w:r w:rsidRPr="00175FA0">
        <w:rPr>
          <w:rFonts w:ascii="Arial" w:hAnsi="Arial" w:cs="Arial"/>
        </w:rPr>
        <w:t xml:space="preserve">. Se configuró </w:t>
      </w:r>
      <w:proofErr w:type="spellStart"/>
      <w:r w:rsidRPr="00175FA0">
        <w:rPr>
          <w:rFonts w:ascii="Arial" w:hAnsi="Arial" w:cs="Arial"/>
        </w:rPr>
        <w:t>docker-compose.infra.yml</w:t>
      </w:r>
      <w:proofErr w:type="spellEnd"/>
      <w:r w:rsidRPr="00175FA0">
        <w:rPr>
          <w:rFonts w:ascii="Arial" w:hAnsi="Arial" w:cs="Arial"/>
        </w:rPr>
        <w:t xml:space="preserve"> con PostgreSQL 15, </w:t>
      </w:r>
      <w:proofErr w:type="spellStart"/>
      <w:r w:rsidRPr="00175FA0">
        <w:rPr>
          <w:rFonts w:ascii="Arial" w:hAnsi="Arial" w:cs="Arial"/>
        </w:rPr>
        <w:t>RabbitMQ</w:t>
      </w:r>
      <w:proofErr w:type="spellEnd"/>
      <w:r w:rsidRPr="00175FA0">
        <w:rPr>
          <w:rFonts w:ascii="Arial" w:hAnsi="Arial" w:cs="Arial"/>
        </w:rPr>
        <w:t xml:space="preserve"> 3.12, </w:t>
      </w:r>
      <w:proofErr w:type="spellStart"/>
      <w:r w:rsidRPr="00175FA0">
        <w:rPr>
          <w:rFonts w:ascii="Arial" w:hAnsi="Arial" w:cs="Arial"/>
        </w:rPr>
        <w:t>MinIO</w:t>
      </w:r>
      <w:proofErr w:type="spellEnd"/>
      <w:r w:rsidRPr="00175FA0">
        <w:rPr>
          <w:rFonts w:ascii="Arial" w:hAnsi="Arial" w:cs="Arial"/>
        </w:rPr>
        <w:t xml:space="preserve"> y </w:t>
      </w:r>
      <w:proofErr w:type="spellStart"/>
      <w:r w:rsidRPr="00175FA0">
        <w:rPr>
          <w:rFonts w:ascii="Arial" w:hAnsi="Arial" w:cs="Arial"/>
        </w:rPr>
        <w:t>Adminer</w:t>
      </w:r>
      <w:proofErr w:type="spellEnd"/>
      <w:r w:rsidRPr="00175FA0">
        <w:rPr>
          <w:rFonts w:ascii="Arial" w:hAnsi="Arial" w:cs="Arial"/>
        </w:rPr>
        <w:t xml:space="preserve">, con </w:t>
      </w:r>
      <w:proofErr w:type="spellStart"/>
      <w:r w:rsidRPr="00175FA0">
        <w:rPr>
          <w:rFonts w:ascii="Arial" w:hAnsi="Arial" w:cs="Arial"/>
        </w:rPr>
        <w:t>healthchecks</w:t>
      </w:r>
      <w:proofErr w:type="spellEnd"/>
      <w:r w:rsidRPr="00175FA0">
        <w:rPr>
          <w:rFonts w:ascii="Arial" w:hAnsi="Arial" w:cs="Arial"/>
        </w:rPr>
        <w:t xml:space="preserve">, volúmenes persistentes y script de inicialización de </w:t>
      </w:r>
      <w:proofErr w:type="spellStart"/>
      <w:r w:rsidRPr="00175FA0">
        <w:rPr>
          <w:rFonts w:ascii="Arial" w:hAnsi="Arial" w:cs="Arial"/>
        </w:rPr>
        <w:t>schemas</w:t>
      </w:r>
      <w:proofErr w:type="spellEnd"/>
      <w:r w:rsidRPr="00175FA0">
        <w:rPr>
          <w:rFonts w:ascii="Arial" w:hAnsi="Arial" w:cs="Arial"/>
        </w:rPr>
        <w:t xml:space="preserve">. Todos los contenedores levantaron correctamente en estado </w:t>
      </w:r>
      <w:proofErr w:type="spellStart"/>
      <w:r w:rsidRPr="00175FA0">
        <w:rPr>
          <w:rFonts w:ascii="Arial" w:hAnsi="Arial" w:cs="Arial"/>
        </w:rPr>
        <w:t>healthy</w:t>
      </w:r>
      <w:proofErr w:type="spellEnd"/>
      <w:r w:rsidRPr="00175FA0">
        <w:rPr>
          <w:rFonts w:ascii="Arial" w:hAnsi="Arial" w:cs="Arial"/>
        </w:rPr>
        <w:t xml:space="preserve"> con los nueve </w:t>
      </w:r>
      <w:proofErr w:type="spellStart"/>
      <w:r w:rsidRPr="00175FA0">
        <w:rPr>
          <w:rFonts w:ascii="Arial" w:hAnsi="Arial" w:cs="Arial"/>
        </w:rPr>
        <w:t>schemas</w:t>
      </w:r>
      <w:proofErr w:type="spellEnd"/>
      <w:r w:rsidRPr="00175FA0">
        <w:rPr>
          <w:rFonts w:ascii="Arial" w:hAnsi="Arial" w:cs="Arial"/>
        </w:rPr>
        <w:t xml:space="preserve"> creados.</w:t>
      </w:r>
    </w:p>
    <w:p w14:paraId="5B76FC36" w14:textId="77777777" w:rsidR="00175FA0" w:rsidRPr="00175FA0" w:rsidRDefault="00175FA0" w:rsidP="00175FA0">
      <w:pPr>
        <w:spacing w:line="360" w:lineRule="auto"/>
        <w:jc w:val="both"/>
        <w:rPr>
          <w:rFonts w:ascii="Arial" w:hAnsi="Arial" w:cs="Arial"/>
        </w:rPr>
      </w:pPr>
      <w:r w:rsidRPr="00175FA0">
        <w:rPr>
          <w:rFonts w:ascii="Arial" w:hAnsi="Arial" w:cs="Arial"/>
        </w:rPr>
        <w:t>Sprint 1 — Infraestructura Maven y contenedores (Cerrado)</w:t>
      </w:r>
    </w:p>
    <w:p w14:paraId="3A0EC224" w14:textId="66DF0BE4" w:rsidR="00175FA0" w:rsidRPr="00175FA0" w:rsidRDefault="00175FA0" w:rsidP="00175FA0">
      <w:pPr>
        <w:spacing w:line="360" w:lineRule="auto"/>
        <w:jc w:val="both"/>
        <w:rPr>
          <w:rFonts w:ascii="Arial" w:hAnsi="Arial" w:cs="Arial"/>
        </w:rPr>
      </w:pPr>
      <w:r w:rsidRPr="00175FA0">
        <w:rPr>
          <w:rFonts w:ascii="Arial" w:hAnsi="Arial" w:cs="Arial"/>
        </w:rPr>
        <w:t xml:space="preserve">Se definió el POM padre con 11 módulos Maven hijos, con versiones unificadas bajo Spring Boot 3.4.0 y Spring Cloud 2024.0.0. Se configuró Eureka Server en el puerto 8761 y Spring </w:t>
      </w:r>
      <w:r w:rsidRPr="00175FA0">
        <w:rPr>
          <w:rFonts w:ascii="Arial" w:hAnsi="Arial" w:cs="Arial"/>
        </w:rPr>
        <w:lastRenderedPageBreak/>
        <w:t xml:space="preserve">Cloud Gateway en el puerto 8080 con </w:t>
      </w:r>
      <w:proofErr w:type="spellStart"/>
      <w:r w:rsidRPr="00175FA0">
        <w:rPr>
          <w:rFonts w:ascii="Arial" w:hAnsi="Arial" w:cs="Arial"/>
        </w:rPr>
        <w:t>routing</w:t>
      </w:r>
      <w:proofErr w:type="spellEnd"/>
      <w:r w:rsidRPr="00175FA0">
        <w:rPr>
          <w:rFonts w:ascii="Arial" w:hAnsi="Arial" w:cs="Arial"/>
        </w:rPr>
        <w:t xml:space="preserve"> dinámico por Eureka. El </w:t>
      </w:r>
      <w:proofErr w:type="spellStart"/>
      <w:r w:rsidRPr="00175FA0">
        <w:rPr>
          <w:rFonts w:ascii="Arial" w:hAnsi="Arial" w:cs="Arial"/>
        </w:rPr>
        <w:t>stack</w:t>
      </w:r>
      <w:proofErr w:type="spellEnd"/>
      <w:r w:rsidRPr="00175FA0">
        <w:rPr>
          <w:rFonts w:ascii="Arial" w:hAnsi="Arial" w:cs="Arial"/>
        </w:rPr>
        <w:t xml:space="preserve"> completo de 14 contenedores levantó con todos los servicios registrados en Eureka.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33ABE03" w14:textId="77777777" w:rsidR="00175FA0" w:rsidRPr="00175FA0" w:rsidRDefault="00175FA0" w:rsidP="00175FA0">
      <w:pPr>
        <w:spacing w:line="360" w:lineRule="auto"/>
        <w:jc w:val="both"/>
        <w:rPr>
          <w:rFonts w:ascii="Arial" w:hAnsi="Arial" w:cs="Arial"/>
        </w:rPr>
      </w:pPr>
      <w:r w:rsidRPr="00175FA0">
        <w:rPr>
          <w:rFonts w:ascii="Arial" w:hAnsi="Arial" w:cs="Arial"/>
        </w:rPr>
        <w:t>Sprint 2 — Base de datos y JPA (Cerrado)</w:t>
      </w:r>
    </w:p>
    <w:p w14:paraId="727E5CF3" w14:textId="2FD6D2EA" w:rsidR="00175FA0" w:rsidRPr="00175FA0" w:rsidRDefault="00175FA0" w:rsidP="00175FA0">
      <w:pPr>
        <w:spacing w:line="360" w:lineRule="auto"/>
        <w:jc w:val="both"/>
        <w:rPr>
          <w:rFonts w:ascii="Arial" w:hAnsi="Arial" w:cs="Arial"/>
        </w:rPr>
      </w:pPr>
      <w:r w:rsidRPr="00175FA0">
        <w:rPr>
          <w:rFonts w:ascii="Arial" w:hAnsi="Arial" w:cs="Arial"/>
        </w:rPr>
        <w:t xml:space="preserve">Se diseñó el modelo de datos completo: 9 </w:t>
      </w:r>
      <w:proofErr w:type="spellStart"/>
      <w:r w:rsidRPr="00175FA0">
        <w:rPr>
          <w:rFonts w:ascii="Arial" w:hAnsi="Arial" w:cs="Arial"/>
        </w:rPr>
        <w:t>schemas</w:t>
      </w:r>
      <w:proofErr w:type="spellEnd"/>
      <w:r w:rsidRPr="00175FA0">
        <w:rPr>
          <w:rFonts w:ascii="Arial" w:hAnsi="Arial" w:cs="Arial"/>
        </w:rPr>
        <w:t xml:space="preserve">, 41 tablas, claves foráneas exclusivamente </w:t>
      </w:r>
      <w:proofErr w:type="spellStart"/>
      <w:r w:rsidRPr="00175FA0">
        <w:rPr>
          <w:rFonts w:ascii="Arial" w:hAnsi="Arial" w:cs="Arial"/>
        </w:rPr>
        <w:t>intra-schema</w:t>
      </w:r>
      <w:proofErr w:type="spellEnd"/>
      <w:r w:rsidRPr="00175FA0">
        <w:rPr>
          <w:rFonts w:ascii="Arial" w:hAnsi="Arial" w:cs="Arial"/>
        </w:rPr>
        <w:t xml:space="preserve">, campos de auditoría y </w:t>
      </w:r>
      <w:proofErr w:type="spellStart"/>
      <w:r w:rsidRPr="00175FA0">
        <w:rPr>
          <w:rFonts w:ascii="Arial" w:hAnsi="Arial" w:cs="Arial"/>
        </w:rPr>
        <w:t>soft</w:t>
      </w:r>
      <w:proofErr w:type="spellEnd"/>
      <w:r w:rsidRPr="00175FA0">
        <w:rPr>
          <w:rFonts w:ascii="Arial" w:hAnsi="Arial" w:cs="Arial"/>
        </w:rPr>
        <w:t xml:space="preserve"> </w:t>
      </w:r>
      <w:proofErr w:type="spellStart"/>
      <w:r w:rsidRPr="00175FA0">
        <w:rPr>
          <w:rFonts w:ascii="Arial" w:hAnsi="Arial" w:cs="Arial"/>
        </w:rPr>
        <w:t>delete</w:t>
      </w:r>
      <w:proofErr w:type="spellEnd"/>
      <w:r w:rsidRPr="00175FA0">
        <w:rPr>
          <w:rFonts w:ascii="Arial" w:hAnsi="Arial" w:cs="Arial"/>
        </w:rPr>
        <w:t xml:space="preserve">. Se aplicaron migraciones </w:t>
      </w:r>
      <w:proofErr w:type="spellStart"/>
      <w:r w:rsidRPr="00175FA0">
        <w:rPr>
          <w:rFonts w:ascii="Arial" w:hAnsi="Arial" w:cs="Arial"/>
        </w:rPr>
        <w:t>Flyway</w:t>
      </w:r>
      <w:proofErr w:type="spellEnd"/>
      <w:r w:rsidRPr="00175FA0">
        <w:rPr>
          <w:rFonts w:ascii="Arial" w:hAnsi="Arial" w:cs="Arial"/>
        </w:rPr>
        <w:t xml:space="preserve"> V1 en los 8 microservicios, se implementaron 33 entidades JPA con </w:t>
      </w:r>
      <w:proofErr w:type="spellStart"/>
      <w:r w:rsidRPr="00175FA0">
        <w:rPr>
          <w:rFonts w:ascii="Arial" w:hAnsi="Arial" w:cs="Arial"/>
        </w:rPr>
        <w:t>BaseEntity</w:t>
      </w:r>
      <w:proofErr w:type="spellEnd"/>
      <w:r w:rsidRPr="00175FA0">
        <w:rPr>
          <w:rFonts w:ascii="Arial" w:hAnsi="Arial" w:cs="Arial"/>
        </w:rPr>
        <w:t xml:space="preserve"> y </w:t>
      </w:r>
      <w:proofErr w:type="spellStart"/>
      <w:r w:rsidRPr="00175FA0">
        <w:rPr>
          <w:rFonts w:ascii="Arial" w:hAnsi="Arial" w:cs="Arial"/>
        </w:rPr>
        <w:t>AuditorAware</w:t>
      </w:r>
      <w:proofErr w:type="spellEnd"/>
      <w:r w:rsidRPr="00175FA0">
        <w:rPr>
          <w:rFonts w:ascii="Arial" w:hAnsi="Arial" w:cs="Arial"/>
        </w:rPr>
        <w:t xml:space="preserve">, 34 repositorios Spring Data y </w:t>
      </w:r>
      <w:proofErr w:type="spellStart"/>
      <w:r w:rsidRPr="00175FA0">
        <w:rPr>
          <w:rFonts w:ascii="Arial" w:hAnsi="Arial" w:cs="Arial"/>
        </w:rPr>
        <w:t>mappers</w:t>
      </w:r>
      <w:proofErr w:type="spellEnd"/>
      <w:r w:rsidRPr="00175FA0">
        <w:rPr>
          <w:rFonts w:ascii="Arial" w:hAnsi="Arial" w:cs="Arial"/>
        </w:rPr>
        <w:t xml:space="preserve"> </w:t>
      </w:r>
      <w:proofErr w:type="spellStart"/>
      <w:r w:rsidRPr="00175FA0">
        <w:rPr>
          <w:rFonts w:ascii="Arial" w:hAnsi="Arial" w:cs="Arial"/>
        </w:rPr>
        <w:t>MapStruct</w:t>
      </w:r>
      <w:proofErr w:type="spellEnd"/>
      <w:r w:rsidRPr="00175FA0">
        <w:rPr>
          <w:rFonts w:ascii="Arial" w:hAnsi="Arial" w:cs="Arial"/>
        </w:rPr>
        <w:t xml:space="preserve"> iniciales. Se configuró el pipeline </w:t>
      </w:r>
      <w:proofErr w:type="spellStart"/>
      <w:r w:rsidRPr="00175FA0">
        <w:rPr>
          <w:rFonts w:ascii="Arial" w:hAnsi="Arial" w:cs="Arial"/>
        </w:rPr>
        <w:t>backend-ci.yml</w:t>
      </w:r>
      <w:proofErr w:type="spellEnd"/>
      <w:r w:rsidRPr="00175FA0">
        <w:rPr>
          <w:rFonts w:ascii="Arial" w:hAnsi="Arial" w:cs="Arial"/>
        </w:rPr>
        <w:t xml:space="preserve"> con protección de rama </w:t>
      </w:r>
      <w:proofErr w:type="spellStart"/>
      <w:r w:rsidRPr="00175FA0">
        <w:rPr>
          <w:rFonts w:ascii="Arial" w:hAnsi="Arial" w:cs="Arial"/>
        </w:rPr>
        <w:t>main</w:t>
      </w:r>
      <w:proofErr w:type="spellEnd"/>
      <w:r w:rsidRPr="00175FA0">
        <w:rPr>
          <w:rFonts w:ascii="Arial" w:hAnsi="Arial" w:cs="Arial"/>
        </w:rPr>
        <w:t xml:space="preserve">.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4C0BDFA"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3 — Mensajería asíncrona con </w:t>
      </w:r>
      <w:proofErr w:type="spellStart"/>
      <w:r w:rsidRPr="00175FA0">
        <w:rPr>
          <w:rFonts w:ascii="Arial" w:hAnsi="Arial" w:cs="Arial"/>
        </w:rPr>
        <w:t>RabbitMQ</w:t>
      </w:r>
      <w:proofErr w:type="spellEnd"/>
      <w:r w:rsidRPr="00175FA0">
        <w:rPr>
          <w:rFonts w:ascii="Arial" w:hAnsi="Arial" w:cs="Arial"/>
        </w:rPr>
        <w:t xml:space="preserve"> (Cerrado)</w:t>
      </w:r>
    </w:p>
    <w:p w14:paraId="70698046" w14:textId="69E3A40E" w:rsidR="00175FA0" w:rsidRPr="00175FA0" w:rsidRDefault="00175FA0" w:rsidP="00175FA0">
      <w:pPr>
        <w:spacing w:line="360" w:lineRule="auto"/>
        <w:jc w:val="both"/>
        <w:rPr>
          <w:rFonts w:ascii="Arial" w:hAnsi="Arial" w:cs="Arial"/>
        </w:rPr>
      </w:pPr>
      <w:r w:rsidRPr="00175FA0">
        <w:rPr>
          <w:rFonts w:ascii="Arial" w:hAnsi="Arial" w:cs="Arial"/>
        </w:rPr>
        <w:t xml:space="preserve">Se declararon 8 </w:t>
      </w:r>
      <w:proofErr w:type="spellStart"/>
      <w:r w:rsidRPr="00175FA0">
        <w:rPr>
          <w:rFonts w:ascii="Arial" w:hAnsi="Arial" w:cs="Arial"/>
        </w:rPr>
        <w:t>exchanges</w:t>
      </w:r>
      <w:proofErr w:type="spellEnd"/>
      <w:r w:rsidRPr="00175FA0">
        <w:rPr>
          <w:rFonts w:ascii="Arial" w:hAnsi="Arial" w:cs="Arial"/>
        </w:rPr>
        <w:t xml:space="preserve"> tipo Topic con 16 colas y sus </w:t>
      </w:r>
      <w:proofErr w:type="spellStart"/>
      <w:r w:rsidRPr="00175FA0">
        <w:rPr>
          <w:rFonts w:ascii="Arial" w:hAnsi="Arial" w:cs="Arial"/>
        </w:rPr>
        <w:t>bindings</w:t>
      </w:r>
      <w:proofErr w:type="spellEnd"/>
      <w:r w:rsidRPr="00175FA0">
        <w:rPr>
          <w:rFonts w:ascii="Arial" w:hAnsi="Arial" w:cs="Arial"/>
        </w:rPr>
        <w:t xml:space="preserve"> mediante Spring AMQP, incluyendo </w:t>
      </w:r>
      <w:proofErr w:type="spellStart"/>
      <w:r w:rsidRPr="00175FA0">
        <w:rPr>
          <w:rFonts w:ascii="Arial" w:hAnsi="Arial" w:cs="Arial"/>
        </w:rPr>
        <w:t>Dead</w:t>
      </w:r>
      <w:proofErr w:type="spellEnd"/>
      <w:r w:rsidRPr="00175FA0">
        <w:rPr>
          <w:rFonts w:ascii="Arial" w:hAnsi="Arial" w:cs="Arial"/>
        </w:rPr>
        <w:t xml:space="preserve"> Letter </w:t>
      </w:r>
      <w:proofErr w:type="spellStart"/>
      <w:r w:rsidRPr="00175FA0">
        <w:rPr>
          <w:rFonts w:ascii="Arial" w:hAnsi="Arial" w:cs="Arial"/>
        </w:rPr>
        <w:t>Queues</w:t>
      </w:r>
      <w:proofErr w:type="spellEnd"/>
      <w:r w:rsidRPr="00175FA0">
        <w:rPr>
          <w:rFonts w:ascii="Arial" w:hAnsi="Arial" w:cs="Arial"/>
        </w:rPr>
        <w:t xml:space="preserve"> por cada cola principal. Se creó el módulo </w:t>
      </w:r>
      <w:proofErr w:type="spellStart"/>
      <w:r w:rsidRPr="00175FA0">
        <w:rPr>
          <w:rFonts w:ascii="Arial" w:hAnsi="Arial" w:cs="Arial"/>
        </w:rPr>
        <w:t>common-events</w:t>
      </w:r>
      <w:proofErr w:type="spellEnd"/>
      <w:r w:rsidRPr="00175FA0">
        <w:rPr>
          <w:rFonts w:ascii="Arial" w:hAnsi="Arial" w:cs="Arial"/>
        </w:rPr>
        <w:t xml:space="preserve"> con </w:t>
      </w:r>
      <w:proofErr w:type="spellStart"/>
      <w:r w:rsidRPr="00175FA0">
        <w:rPr>
          <w:rFonts w:ascii="Arial" w:hAnsi="Arial" w:cs="Arial"/>
        </w:rPr>
        <w:t>DTOs</w:t>
      </w:r>
      <w:proofErr w:type="spellEnd"/>
      <w:r w:rsidRPr="00175FA0">
        <w:rPr>
          <w:rFonts w:ascii="Arial" w:hAnsi="Arial" w:cs="Arial"/>
        </w:rPr>
        <w:t xml:space="preserve"> base de eventos (campo </w:t>
      </w:r>
      <w:proofErr w:type="spellStart"/>
      <w:r w:rsidRPr="00175FA0">
        <w:rPr>
          <w:rFonts w:ascii="Arial" w:hAnsi="Arial" w:cs="Arial"/>
        </w:rPr>
        <w:t>event_id</w:t>
      </w:r>
      <w:proofErr w:type="spellEnd"/>
      <w:r w:rsidRPr="00175FA0">
        <w:rPr>
          <w:rFonts w:ascii="Arial" w:hAnsi="Arial" w:cs="Arial"/>
        </w:rPr>
        <w:t xml:space="preserve"> tipo UUID), el </w:t>
      </w:r>
      <w:proofErr w:type="spellStart"/>
      <w:r w:rsidRPr="00175FA0">
        <w:rPr>
          <w:rFonts w:ascii="Arial" w:hAnsi="Arial" w:cs="Arial"/>
        </w:rPr>
        <w:t>EventPublisher</w:t>
      </w:r>
      <w:proofErr w:type="spellEnd"/>
      <w:r w:rsidRPr="00175FA0">
        <w:rPr>
          <w:rFonts w:ascii="Arial" w:hAnsi="Arial" w:cs="Arial"/>
        </w:rPr>
        <w:t xml:space="preserve"> con confirmaciones de entrega y la tabla </w:t>
      </w:r>
      <w:proofErr w:type="spellStart"/>
      <w:r w:rsidRPr="00175FA0">
        <w:rPr>
          <w:rFonts w:ascii="Arial" w:hAnsi="Arial" w:cs="Arial"/>
        </w:rPr>
        <w:t>shared_</w:t>
      </w:r>
      <w:proofErr w:type="gramStart"/>
      <w:r w:rsidRPr="00175FA0">
        <w:rPr>
          <w:rFonts w:ascii="Arial" w:hAnsi="Arial" w:cs="Arial"/>
        </w:rPr>
        <w:t>schema.processed</w:t>
      </w:r>
      <w:proofErr w:type="gramEnd"/>
      <w:r w:rsidRPr="00175FA0">
        <w:rPr>
          <w:rFonts w:ascii="Arial" w:hAnsi="Arial" w:cs="Arial"/>
        </w:rPr>
        <w:t>_events</w:t>
      </w:r>
      <w:proofErr w:type="spellEnd"/>
      <w:r w:rsidRPr="00175FA0">
        <w:rPr>
          <w:rFonts w:ascii="Arial" w:hAnsi="Arial" w:cs="Arial"/>
        </w:rPr>
        <w:t xml:space="preserve"> para idempotencia. 3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1A6AF192" w14:textId="77777777" w:rsidR="00175FA0" w:rsidRPr="00175FA0" w:rsidRDefault="00175FA0" w:rsidP="00175FA0">
      <w:pPr>
        <w:spacing w:line="360" w:lineRule="auto"/>
        <w:jc w:val="both"/>
        <w:rPr>
          <w:rFonts w:ascii="Arial" w:hAnsi="Arial" w:cs="Arial"/>
        </w:rPr>
      </w:pPr>
      <w:r w:rsidRPr="00175FA0">
        <w:rPr>
          <w:rFonts w:ascii="Arial" w:hAnsi="Arial" w:cs="Arial"/>
        </w:rPr>
        <w:t>Sprint 4 — Autenticación JWT y Gateway (Cerrado)</w:t>
      </w:r>
    </w:p>
    <w:p w14:paraId="1CB1726B" w14:textId="2D5A4A5F"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el flujo completo de autenticación: </w:t>
      </w:r>
      <w:proofErr w:type="spellStart"/>
      <w:r w:rsidRPr="00175FA0">
        <w:rPr>
          <w:rFonts w:ascii="Arial" w:hAnsi="Arial" w:cs="Arial"/>
        </w:rPr>
        <w:t>login</w:t>
      </w:r>
      <w:proofErr w:type="spellEnd"/>
      <w:r w:rsidRPr="00175FA0">
        <w:rPr>
          <w:rFonts w:ascii="Arial" w:hAnsi="Arial" w:cs="Arial"/>
        </w:rPr>
        <w:t xml:space="preserve"> con JWT HS512 de 512 bits, </w:t>
      </w:r>
      <w:proofErr w:type="spellStart"/>
      <w:r w:rsidRPr="00175FA0">
        <w:rPr>
          <w:rFonts w:ascii="Arial" w:hAnsi="Arial" w:cs="Arial"/>
        </w:rPr>
        <w:t>HttpOnly</w:t>
      </w:r>
      <w:proofErr w:type="spellEnd"/>
      <w:r w:rsidRPr="00175FA0">
        <w:rPr>
          <w:rFonts w:ascii="Arial" w:hAnsi="Arial" w:cs="Arial"/>
        </w:rPr>
        <w:t xml:space="preserve"> cookies, rotación de </w:t>
      </w:r>
      <w:proofErr w:type="spellStart"/>
      <w:r w:rsidRPr="00175FA0">
        <w:rPr>
          <w:rFonts w:ascii="Arial" w:hAnsi="Arial" w:cs="Arial"/>
        </w:rPr>
        <w:t>refresh</w:t>
      </w:r>
      <w:proofErr w:type="spellEnd"/>
      <w:r w:rsidRPr="00175FA0">
        <w:rPr>
          <w:rFonts w:ascii="Arial" w:hAnsi="Arial" w:cs="Arial"/>
        </w:rPr>
        <w:t xml:space="preserve"> tokens, contraseñas con </w:t>
      </w:r>
      <w:proofErr w:type="spellStart"/>
      <w:r w:rsidRPr="00175FA0">
        <w:rPr>
          <w:rFonts w:ascii="Arial" w:hAnsi="Arial" w:cs="Arial"/>
        </w:rPr>
        <w:t>BCrypt</w:t>
      </w:r>
      <w:proofErr w:type="spellEnd"/>
      <w:r w:rsidRPr="00175FA0">
        <w:rPr>
          <w:rFonts w:ascii="Arial" w:hAnsi="Arial" w:cs="Arial"/>
        </w:rPr>
        <w:t xml:space="preserve"> y bloqueo de cuenta tras tres intentos fallidos por 15 minutos. El API Gateway valida el JWT en cada solicitud y propaga los </w:t>
      </w:r>
      <w:proofErr w:type="spellStart"/>
      <w:r w:rsidRPr="00175FA0">
        <w:rPr>
          <w:rFonts w:ascii="Arial" w:hAnsi="Arial" w:cs="Arial"/>
        </w:rPr>
        <w:t>headers</w:t>
      </w:r>
      <w:proofErr w:type="spellEnd"/>
      <w:r w:rsidRPr="00175FA0">
        <w:rPr>
          <w:rFonts w:ascii="Arial" w:hAnsi="Arial" w:cs="Arial"/>
        </w:rPr>
        <w:t xml:space="preserve"> X-</w:t>
      </w:r>
      <w:proofErr w:type="spellStart"/>
      <w:r w:rsidRPr="00175FA0">
        <w:rPr>
          <w:rFonts w:ascii="Arial" w:hAnsi="Arial" w:cs="Arial"/>
        </w:rPr>
        <w:t>User</w:t>
      </w:r>
      <w:proofErr w:type="spellEnd"/>
      <w:r w:rsidRPr="00175FA0">
        <w:rPr>
          <w:rFonts w:ascii="Arial" w:hAnsi="Arial" w:cs="Arial"/>
        </w:rPr>
        <w:t>-Id, X-</w:t>
      </w:r>
      <w:proofErr w:type="spellStart"/>
      <w:r w:rsidRPr="00175FA0">
        <w:rPr>
          <w:rFonts w:ascii="Arial" w:hAnsi="Arial" w:cs="Arial"/>
        </w:rPr>
        <w:t>User</w:t>
      </w:r>
      <w:proofErr w:type="spellEnd"/>
      <w:r w:rsidRPr="00175FA0">
        <w:rPr>
          <w:rFonts w:ascii="Arial" w:hAnsi="Arial" w:cs="Arial"/>
        </w:rPr>
        <w:t>-Email y X-</w:t>
      </w:r>
      <w:proofErr w:type="spellStart"/>
      <w:r w:rsidRPr="00175FA0">
        <w:rPr>
          <w:rFonts w:ascii="Arial" w:hAnsi="Arial" w:cs="Arial"/>
        </w:rPr>
        <w:t>User</w:t>
      </w:r>
      <w:proofErr w:type="spellEnd"/>
      <w:r w:rsidRPr="00175FA0">
        <w:rPr>
          <w:rFonts w:ascii="Arial" w:hAnsi="Arial" w:cs="Arial"/>
        </w:rPr>
        <w:t xml:space="preserve">-Roles. Se implementó recuperación de contraseña con token UUID de 1 hora enviado por correo. Se cerraron 129 </w:t>
      </w:r>
      <w:proofErr w:type="spellStart"/>
      <w:r w:rsidRPr="00175FA0">
        <w:rPr>
          <w:rFonts w:ascii="Arial" w:hAnsi="Arial" w:cs="Arial"/>
        </w:rPr>
        <w:t>tests</w:t>
      </w:r>
      <w:proofErr w:type="spellEnd"/>
      <w:r w:rsidRPr="00175FA0">
        <w:rPr>
          <w:rFonts w:ascii="Arial" w:hAnsi="Arial" w:cs="Arial"/>
        </w:rPr>
        <w:t xml:space="preserve"> y se corrigieron 11 bugs.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E7F22E6"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5 — </w:t>
      </w:r>
      <w:proofErr w:type="spellStart"/>
      <w:r w:rsidRPr="00175FA0">
        <w:rPr>
          <w:rFonts w:ascii="Arial" w:hAnsi="Arial" w:cs="Arial"/>
        </w:rPr>
        <w:t>Backend</w:t>
      </w:r>
      <w:proofErr w:type="spellEnd"/>
      <w:r w:rsidRPr="00175FA0">
        <w:rPr>
          <w:rFonts w:ascii="Arial" w:hAnsi="Arial" w:cs="Arial"/>
        </w:rPr>
        <w:t xml:space="preserve"> Grupo A, parte 1 (Cerrado)</w:t>
      </w:r>
    </w:p>
    <w:p w14:paraId="6FB956C8" w14:textId="3FF33B2D" w:rsidR="00175FA0" w:rsidRPr="00175FA0" w:rsidRDefault="00175FA0" w:rsidP="00175FA0">
      <w:pPr>
        <w:spacing w:line="360" w:lineRule="auto"/>
        <w:jc w:val="both"/>
        <w:rPr>
          <w:rFonts w:ascii="Arial" w:hAnsi="Arial" w:cs="Arial"/>
        </w:rPr>
      </w:pPr>
      <w:r w:rsidRPr="00175FA0">
        <w:rPr>
          <w:rFonts w:ascii="Arial" w:hAnsi="Arial" w:cs="Arial"/>
        </w:rPr>
        <w:t xml:space="preserve">Se completaron los </w:t>
      </w:r>
      <w:proofErr w:type="spellStart"/>
      <w:r w:rsidRPr="00175FA0">
        <w:rPr>
          <w:rFonts w:ascii="Arial" w:hAnsi="Arial" w:cs="Arial"/>
        </w:rPr>
        <w:t>CRUDs</w:t>
      </w:r>
      <w:proofErr w:type="spellEnd"/>
      <w:r w:rsidRPr="00175FA0">
        <w:rPr>
          <w:rFonts w:ascii="Arial" w:hAnsi="Arial" w:cs="Arial"/>
        </w:rPr>
        <w:t xml:space="preserve"> REST de cuatro microservicios: MS-Auth con gestión de usuarios, roles, configuración del sistema y catálogos; MS-Estudiantes con matrícula, documentos, contactos de emergencia, progreso académico y asistencia; MS-Instructores con certificaciones, disponibilidad y horarios de trabajo; y MS-Vehículos con flota, mantenimientos, combustible, inspecciones y alertas de vencimiento de SOAT. Se implementó el evento </w:t>
      </w:r>
      <w:proofErr w:type="spellStart"/>
      <w:r w:rsidRPr="00175FA0">
        <w:rPr>
          <w:rFonts w:ascii="Arial" w:hAnsi="Arial" w:cs="Arial"/>
        </w:rPr>
        <w:t>UsuarioCreadoEvent</w:t>
      </w:r>
      <w:proofErr w:type="spellEnd"/>
      <w:r w:rsidRPr="00175FA0">
        <w:rPr>
          <w:rFonts w:ascii="Arial" w:hAnsi="Arial" w:cs="Arial"/>
        </w:rPr>
        <w:t xml:space="preserve"> propagado vía </w:t>
      </w:r>
      <w:proofErr w:type="spellStart"/>
      <w:r w:rsidRPr="00175FA0">
        <w:rPr>
          <w:rFonts w:ascii="Arial" w:hAnsi="Arial" w:cs="Arial"/>
        </w:rPr>
        <w:t>RabbitMQ</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4431A0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6 — </w:t>
      </w:r>
      <w:proofErr w:type="spellStart"/>
      <w:r w:rsidRPr="00175FA0">
        <w:rPr>
          <w:rFonts w:ascii="Arial" w:hAnsi="Arial" w:cs="Arial"/>
        </w:rPr>
        <w:t>Backend</w:t>
      </w:r>
      <w:proofErr w:type="spellEnd"/>
      <w:r w:rsidRPr="00175FA0">
        <w:rPr>
          <w:rFonts w:ascii="Arial" w:hAnsi="Arial" w:cs="Arial"/>
        </w:rPr>
        <w:t xml:space="preserve"> Grupo A, parte 2 (Cerrado)</w:t>
      </w:r>
    </w:p>
    <w:p w14:paraId="605F8B71" w14:textId="322C24DE"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la lógica de asignación tripartita instructor-estudiante-vehículo con validaciones </w:t>
      </w:r>
      <w:proofErr w:type="spellStart"/>
      <w:r w:rsidRPr="00175FA0">
        <w:rPr>
          <w:rFonts w:ascii="Arial" w:hAnsi="Arial" w:cs="Arial"/>
        </w:rPr>
        <w:t>Feign</w:t>
      </w:r>
      <w:proofErr w:type="spellEnd"/>
      <w:r w:rsidRPr="00175FA0">
        <w:rPr>
          <w:rFonts w:ascii="Arial" w:hAnsi="Arial" w:cs="Arial"/>
        </w:rPr>
        <w:t xml:space="preserve">, detección de conflictos de horario, historial de cambios de estado y </w:t>
      </w:r>
      <w:r w:rsidRPr="00175FA0">
        <w:rPr>
          <w:rFonts w:ascii="Arial" w:hAnsi="Arial" w:cs="Arial"/>
        </w:rPr>
        <w:lastRenderedPageBreak/>
        <w:t xml:space="preserve">publicación de eventos asincrónicos. En MS-Cobros se desarrollaron facturas con pagos totales y parciales, cálculo automático de saldo, estados PENDIENTE/PAGADA/PARCIAL/ANULADA y reconciliación. Se aplicaron </w:t>
      </w:r>
      <w:proofErr w:type="spellStart"/>
      <w:r w:rsidRPr="00175FA0">
        <w:rPr>
          <w:rFonts w:ascii="Arial" w:hAnsi="Arial" w:cs="Arial"/>
        </w:rPr>
        <w:t>Circuit</w:t>
      </w:r>
      <w:proofErr w:type="spellEnd"/>
      <w:r w:rsidRPr="00175FA0">
        <w:rPr>
          <w:rFonts w:ascii="Arial" w:hAnsi="Arial" w:cs="Arial"/>
        </w:rPr>
        <w:t xml:space="preserve"> </w:t>
      </w:r>
      <w:proofErr w:type="spellStart"/>
      <w:r w:rsidRPr="00175FA0">
        <w:rPr>
          <w:rFonts w:ascii="Arial" w:hAnsi="Arial" w:cs="Arial"/>
        </w:rPr>
        <w:t>Breakers</w:t>
      </w:r>
      <w:proofErr w:type="spellEnd"/>
      <w:r w:rsidRPr="00175FA0">
        <w:rPr>
          <w:rFonts w:ascii="Arial" w:hAnsi="Arial" w:cs="Arial"/>
        </w:rPr>
        <w:t xml:space="preserve"> con Resilience4j en todos los clientes </w:t>
      </w:r>
      <w:proofErr w:type="spellStart"/>
      <w:r w:rsidRPr="00175FA0">
        <w:rPr>
          <w:rFonts w:ascii="Arial" w:hAnsi="Arial" w:cs="Arial"/>
        </w:rPr>
        <w:t>Feign</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4C75639D"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7 — </w:t>
      </w:r>
      <w:proofErr w:type="spellStart"/>
      <w:r w:rsidRPr="00175FA0">
        <w:rPr>
          <w:rFonts w:ascii="Arial" w:hAnsi="Arial" w:cs="Arial"/>
        </w:rPr>
        <w:t>Frontend</w:t>
      </w:r>
      <w:proofErr w:type="spellEnd"/>
      <w:r w:rsidRPr="00175FA0">
        <w:rPr>
          <w:rFonts w:ascii="Arial" w:hAnsi="Arial" w:cs="Arial"/>
        </w:rPr>
        <w:t xml:space="preserve"> completo Grupo A (Cerrado)</w:t>
      </w:r>
    </w:p>
    <w:p w14:paraId="6CDE5E6F" w14:textId="7EB876D7" w:rsidR="00175FA0" w:rsidRPr="00175FA0" w:rsidRDefault="00175FA0" w:rsidP="00175FA0">
      <w:pPr>
        <w:spacing w:line="360" w:lineRule="auto"/>
        <w:jc w:val="both"/>
        <w:rPr>
          <w:rFonts w:ascii="Arial" w:hAnsi="Arial" w:cs="Arial"/>
        </w:rPr>
      </w:pPr>
      <w:r w:rsidRPr="00175FA0">
        <w:rPr>
          <w:rFonts w:ascii="Arial" w:hAnsi="Arial" w:cs="Arial"/>
        </w:rPr>
        <w:t xml:space="preserve">Se configuró la SPA en Vue.js 3 con Vite, </w:t>
      </w:r>
      <w:proofErr w:type="spellStart"/>
      <w:r w:rsidRPr="00175FA0">
        <w:rPr>
          <w:rFonts w:ascii="Arial" w:hAnsi="Arial" w:cs="Arial"/>
        </w:rPr>
        <w:t>TypeScript</w:t>
      </w:r>
      <w:proofErr w:type="spellEnd"/>
      <w:r w:rsidRPr="00175FA0">
        <w:rPr>
          <w:rFonts w:ascii="Arial" w:hAnsi="Arial" w:cs="Arial"/>
        </w:rPr>
        <w:t xml:space="preserve"> </w:t>
      </w:r>
      <w:proofErr w:type="spellStart"/>
      <w:r w:rsidRPr="00175FA0">
        <w:rPr>
          <w:rFonts w:ascii="Arial" w:hAnsi="Arial" w:cs="Arial"/>
        </w:rPr>
        <w:t>strict</w:t>
      </w:r>
      <w:proofErr w:type="spellEnd"/>
      <w:r w:rsidRPr="00175FA0">
        <w:rPr>
          <w:rFonts w:ascii="Arial" w:hAnsi="Arial" w:cs="Arial"/>
        </w:rPr>
        <w:t xml:space="preserve">, </w:t>
      </w:r>
      <w:proofErr w:type="spellStart"/>
      <w:r w:rsidRPr="00175FA0">
        <w:rPr>
          <w:rFonts w:ascii="Arial" w:hAnsi="Arial" w:cs="Arial"/>
        </w:rPr>
        <w:t>PrimeVue</w:t>
      </w:r>
      <w:proofErr w:type="spellEnd"/>
      <w:r w:rsidRPr="00175FA0">
        <w:rPr>
          <w:rFonts w:ascii="Arial" w:hAnsi="Arial" w:cs="Arial"/>
        </w:rPr>
        <w:t xml:space="preserve">, </w:t>
      </w:r>
      <w:proofErr w:type="spellStart"/>
      <w:r w:rsidRPr="00175FA0">
        <w:rPr>
          <w:rFonts w:ascii="Arial" w:hAnsi="Arial" w:cs="Arial"/>
        </w:rPr>
        <w:t>Pinia</w:t>
      </w:r>
      <w:proofErr w:type="spellEnd"/>
      <w:r w:rsidRPr="00175FA0">
        <w:rPr>
          <w:rFonts w:ascii="Arial" w:hAnsi="Arial" w:cs="Arial"/>
        </w:rPr>
        <w:t xml:space="preserve">, Vue </w:t>
      </w:r>
      <w:proofErr w:type="spellStart"/>
      <w:r w:rsidRPr="00175FA0">
        <w:rPr>
          <w:rFonts w:ascii="Arial" w:hAnsi="Arial" w:cs="Arial"/>
        </w:rPr>
        <w:t>Router</w:t>
      </w:r>
      <w:proofErr w:type="spellEnd"/>
      <w:r w:rsidRPr="00175FA0">
        <w:rPr>
          <w:rFonts w:ascii="Arial" w:hAnsi="Arial" w:cs="Arial"/>
        </w:rPr>
        <w:t xml:space="preserve"> y Axios con interceptores JWT. Se desarrollaron los módulos de interfaz para los seis microservicios del Grupo A. El módulo de asignaciones incorporó </w:t>
      </w:r>
      <w:proofErr w:type="spellStart"/>
      <w:r w:rsidRPr="00175FA0">
        <w:rPr>
          <w:rFonts w:ascii="Arial" w:hAnsi="Arial" w:cs="Arial"/>
        </w:rPr>
        <w:t>FullCalendar</w:t>
      </w:r>
      <w:proofErr w:type="spellEnd"/>
      <w:r w:rsidRPr="00175FA0">
        <w:rPr>
          <w:rFonts w:ascii="Arial" w:hAnsi="Arial" w:cs="Arial"/>
        </w:rPr>
        <w:t xml:space="preserve"> con drag &amp; </w:t>
      </w:r>
      <w:proofErr w:type="spellStart"/>
      <w:r w:rsidRPr="00175FA0">
        <w:rPr>
          <w:rFonts w:ascii="Arial" w:hAnsi="Arial" w:cs="Arial"/>
        </w:rPr>
        <w:t>drop</w:t>
      </w:r>
      <w:proofErr w:type="spellEnd"/>
      <w:r w:rsidRPr="00175FA0">
        <w:rPr>
          <w:rFonts w:ascii="Arial" w:hAnsi="Arial" w:cs="Arial"/>
        </w:rPr>
        <w:t xml:space="preserve"> y un </w:t>
      </w:r>
      <w:proofErr w:type="spellStart"/>
      <w:r w:rsidRPr="00175FA0">
        <w:rPr>
          <w:rFonts w:ascii="Arial" w:hAnsi="Arial" w:cs="Arial"/>
        </w:rPr>
        <w:t>wizard</w:t>
      </w:r>
      <w:proofErr w:type="spellEnd"/>
      <w:r w:rsidRPr="00175FA0">
        <w:rPr>
          <w:rFonts w:ascii="Arial" w:hAnsi="Arial" w:cs="Arial"/>
        </w:rPr>
        <w:t xml:space="preserve"> de tres pasos que valida disponibilidad en tiempo real. La cobertura de componentes con </w:t>
      </w:r>
      <w:proofErr w:type="spellStart"/>
      <w:r w:rsidRPr="00175FA0">
        <w:rPr>
          <w:rFonts w:ascii="Arial" w:hAnsi="Arial" w:cs="Arial"/>
        </w:rPr>
        <w:t>Vitest</w:t>
      </w:r>
      <w:proofErr w:type="spellEnd"/>
      <w:r w:rsidRPr="00175FA0">
        <w:rPr>
          <w:rFonts w:ascii="Arial" w:hAnsi="Arial" w:cs="Arial"/>
        </w:rPr>
        <w:t xml:space="preserve"> alcanzó ≥80%. 7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29D9AE1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8 — </w:t>
      </w:r>
      <w:proofErr w:type="spellStart"/>
      <w:r w:rsidRPr="00175FA0">
        <w:rPr>
          <w:rFonts w:ascii="Arial" w:hAnsi="Arial" w:cs="Arial"/>
        </w:rPr>
        <w:t>Testing</w:t>
      </w:r>
      <w:proofErr w:type="spellEnd"/>
      <w:r w:rsidRPr="00175FA0">
        <w:rPr>
          <w:rFonts w:ascii="Arial" w:hAnsi="Arial" w:cs="Arial"/>
        </w:rPr>
        <w:t xml:space="preserve"> Grupo A (Cerrado)</w:t>
      </w:r>
    </w:p>
    <w:p w14:paraId="2B856635" w14:textId="61DA12B3"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los seis microservicios del Grupo A. Se implementaron más de 30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Se completaron cinco flujos E2E con Cypress: inicio/cierre de sesión, matrícula de estudiante, asignación tripartita, registro de pago parcial y edición de configuración.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7AEDA71" w14:textId="77777777" w:rsidR="00175FA0" w:rsidRPr="00175FA0" w:rsidRDefault="00175FA0" w:rsidP="00175FA0">
      <w:pPr>
        <w:spacing w:line="360" w:lineRule="auto"/>
        <w:jc w:val="both"/>
        <w:rPr>
          <w:rFonts w:ascii="Arial" w:hAnsi="Arial" w:cs="Arial"/>
        </w:rPr>
      </w:pPr>
      <w:r w:rsidRPr="00175FA0">
        <w:rPr>
          <w:rFonts w:ascii="Arial" w:hAnsi="Arial" w:cs="Arial"/>
        </w:rPr>
        <w:t>Sprint 9 — Estabilización (Cerrado)</w:t>
      </w:r>
    </w:p>
    <w:p w14:paraId="563F2AC0" w14:textId="7B008BE8" w:rsidR="00175FA0" w:rsidRPr="00175FA0" w:rsidRDefault="00175FA0" w:rsidP="00175FA0">
      <w:pPr>
        <w:spacing w:line="360" w:lineRule="auto"/>
        <w:jc w:val="both"/>
        <w:rPr>
          <w:rFonts w:ascii="Arial" w:hAnsi="Arial" w:cs="Arial"/>
        </w:rPr>
      </w:pPr>
      <w:r w:rsidRPr="00175FA0">
        <w:rPr>
          <w:rFonts w:ascii="Arial" w:hAnsi="Arial" w:cs="Arial"/>
        </w:rPr>
        <w:t xml:space="preserve">Sprint no contemplado en el plan original, incorporado tras identificar deuda técnica. Se implementó kilometraje E2E en asignaciones, tipos de combustible configurables, contratos de instructores y estados extendidos del estudiante (PRE_MATRICULADO / MATRICULADO / CURSANDO / COMPLETADO / RETIRADO). En MS-Cobros se añadió el modelo de crédito con tabla </w:t>
      </w:r>
      <w:proofErr w:type="spellStart"/>
      <w:r w:rsidRPr="00175FA0">
        <w:rPr>
          <w:rFonts w:ascii="Arial" w:hAnsi="Arial" w:cs="Arial"/>
        </w:rPr>
        <w:t>factura_cuotas</w:t>
      </w:r>
      <w:proofErr w:type="spellEnd"/>
      <w:r w:rsidRPr="00175FA0">
        <w:rPr>
          <w:rFonts w:ascii="Arial" w:hAnsi="Arial" w:cs="Arial"/>
        </w:rPr>
        <w:t xml:space="preserve">. Se implementaron seis validaciones cruzadas al crear una asignación. Se activaron tres nuevos </w:t>
      </w:r>
      <w:proofErr w:type="spellStart"/>
      <w:r w:rsidRPr="00175FA0">
        <w:rPr>
          <w:rFonts w:ascii="Arial" w:hAnsi="Arial" w:cs="Arial"/>
        </w:rPr>
        <w:t>workflows</w:t>
      </w:r>
      <w:proofErr w:type="spellEnd"/>
      <w:r w:rsidRPr="00175FA0">
        <w:rPr>
          <w:rFonts w:ascii="Arial" w:hAnsi="Arial" w:cs="Arial"/>
        </w:rPr>
        <w:t xml:space="preserve"> CI/CD.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057DCB8"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10 — </w:t>
      </w:r>
      <w:proofErr w:type="spellStart"/>
      <w:r w:rsidRPr="00175FA0">
        <w:rPr>
          <w:rFonts w:ascii="Arial" w:hAnsi="Arial" w:cs="Arial"/>
        </w:rPr>
        <w:t>Backend</w:t>
      </w:r>
      <w:proofErr w:type="spellEnd"/>
      <w:r w:rsidRPr="00175FA0">
        <w:rPr>
          <w:rFonts w:ascii="Arial" w:hAnsi="Arial" w:cs="Arial"/>
        </w:rPr>
        <w:t xml:space="preserve"> Grupo B (Cerrado)</w:t>
      </w:r>
    </w:p>
    <w:p w14:paraId="0F29448B" w14:textId="001EF8F1" w:rsidR="00175FA0" w:rsidRPr="00175FA0" w:rsidRDefault="00175FA0" w:rsidP="00175FA0">
      <w:pPr>
        <w:spacing w:line="360" w:lineRule="auto"/>
        <w:jc w:val="both"/>
        <w:rPr>
          <w:rFonts w:ascii="Arial" w:hAnsi="Arial" w:cs="Arial"/>
        </w:rPr>
      </w:pPr>
      <w:r w:rsidRPr="00175FA0">
        <w:rPr>
          <w:rFonts w:ascii="Arial" w:hAnsi="Arial" w:cs="Arial"/>
        </w:rPr>
        <w:t xml:space="preserve">Se completó MS-Notificaciones con plantillas configurables CRUD, log de envíos, notificaciones </w:t>
      </w:r>
      <w:proofErr w:type="spellStart"/>
      <w:r w:rsidRPr="00175FA0">
        <w:rPr>
          <w:rFonts w:ascii="Arial" w:hAnsi="Arial" w:cs="Arial"/>
        </w:rPr>
        <w:t>in-</w:t>
      </w:r>
      <w:proofErr w:type="gramStart"/>
      <w:r w:rsidRPr="00175FA0">
        <w:rPr>
          <w:rFonts w:ascii="Arial" w:hAnsi="Arial" w:cs="Arial"/>
        </w:rPr>
        <w:t>app</w:t>
      </w:r>
      <w:proofErr w:type="spellEnd"/>
      <w:proofErr w:type="gramEnd"/>
      <w:r w:rsidRPr="00175FA0">
        <w:rPr>
          <w:rFonts w:ascii="Arial" w:hAnsi="Arial" w:cs="Arial"/>
        </w:rPr>
        <w:t xml:space="preserve"> con </w:t>
      </w:r>
      <w:proofErr w:type="spellStart"/>
      <w:r w:rsidRPr="00175FA0">
        <w:rPr>
          <w:rFonts w:ascii="Arial" w:hAnsi="Arial" w:cs="Arial"/>
        </w:rPr>
        <w:t>polling</w:t>
      </w:r>
      <w:proofErr w:type="spellEnd"/>
      <w:r w:rsidRPr="00175FA0">
        <w:rPr>
          <w:rFonts w:ascii="Arial" w:hAnsi="Arial" w:cs="Arial"/>
        </w:rPr>
        <w:t xml:space="preserve"> y </w:t>
      </w:r>
      <w:proofErr w:type="spellStart"/>
      <w:r w:rsidRPr="00175FA0">
        <w:rPr>
          <w:rFonts w:ascii="Arial" w:hAnsi="Arial" w:cs="Arial"/>
        </w:rPr>
        <w:t>consumer</w:t>
      </w:r>
      <w:proofErr w:type="spellEnd"/>
      <w:r w:rsidRPr="00175FA0">
        <w:rPr>
          <w:rFonts w:ascii="Arial" w:hAnsi="Arial" w:cs="Arial"/>
        </w:rPr>
        <w:t xml:space="preserve"> de eventos del Grupo A. Se completó MS-Reportes con reportes operativos (estudiantes activos, horas instructor, SOAT por vencer, asistencia), reportes financieros (ingresos por período, saldos, morosidad), exportación PDF con </w:t>
      </w:r>
      <w:proofErr w:type="spellStart"/>
      <w:r w:rsidRPr="00175FA0">
        <w:rPr>
          <w:rFonts w:ascii="Arial" w:hAnsi="Arial" w:cs="Arial"/>
        </w:rPr>
        <w:t>OpenPDF</w:t>
      </w:r>
      <w:proofErr w:type="spellEnd"/>
      <w:r w:rsidRPr="00175FA0">
        <w:rPr>
          <w:rFonts w:ascii="Arial" w:hAnsi="Arial" w:cs="Arial"/>
        </w:rPr>
        <w:t xml:space="preserve"> y Excel con Apache POI, y caché </w:t>
      </w:r>
      <w:proofErr w:type="spellStart"/>
      <w:r w:rsidRPr="00175FA0">
        <w:rPr>
          <w:rFonts w:ascii="Arial" w:hAnsi="Arial" w:cs="Arial"/>
        </w:rPr>
        <w:t>Caffeine</w:t>
      </w:r>
      <w:proofErr w:type="spellEnd"/>
      <w:r w:rsidRPr="00175FA0">
        <w:rPr>
          <w:rFonts w:ascii="Arial" w:hAnsi="Arial" w:cs="Arial"/>
        </w:rPr>
        <w:t xml:space="preserve"> con TTL configurable. 6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D373E5F"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11 — </w:t>
      </w:r>
      <w:proofErr w:type="spellStart"/>
      <w:r w:rsidRPr="00175FA0">
        <w:rPr>
          <w:rFonts w:ascii="Arial" w:hAnsi="Arial" w:cs="Arial"/>
        </w:rPr>
        <w:t>Frontend</w:t>
      </w:r>
      <w:proofErr w:type="spellEnd"/>
      <w:r w:rsidRPr="00175FA0">
        <w:rPr>
          <w:rFonts w:ascii="Arial" w:hAnsi="Arial" w:cs="Arial"/>
        </w:rPr>
        <w:t xml:space="preserve"> Grupo B (Cerrado)</w:t>
      </w:r>
    </w:p>
    <w:p w14:paraId="120DB4E2" w14:textId="745F81EB" w:rsidR="00175FA0" w:rsidRPr="00175FA0" w:rsidRDefault="00175FA0" w:rsidP="00175FA0">
      <w:pPr>
        <w:spacing w:line="360" w:lineRule="auto"/>
        <w:jc w:val="both"/>
        <w:rPr>
          <w:rFonts w:ascii="Arial" w:hAnsi="Arial" w:cs="Arial"/>
        </w:rPr>
      </w:pPr>
      <w:r w:rsidRPr="00175FA0">
        <w:rPr>
          <w:rFonts w:ascii="Arial" w:hAnsi="Arial" w:cs="Arial"/>
        </w:rPr>
        <w:lastRenderedPageBreak/>
        <w:t xml:space="preserve">Se desarrolló el componente </w:t>
      </w:r>
      <w:proofErr w:type="spellStart"/>
      <w:r w:rsidRPr="00175FA0">
        <w:rPr>
          <w:rFonts w:ascii="Arial" w:hAnsi="Arial" w:cs="Arial"/>
        </w:rPr>
        <w:t>NotificacionesDropdown</w:t>
      </w:r>
      <w:proofErr w:type="spellEnd"/>
      <w:r w:rsidRPr="00175FA0">
        <w:rPr>
          <w:rFonts w:ascii="Arial" w:hAnsi="Arial" w:cs="Arial"/>
        </w:rPr>
        <w:t xml:space="preserve"> con </w:t>
      </w:r>
      <w:proofErr w:type="spellStart"/>
      <w:r w:rsidRPr="00175FA0">
        <w:rPr>
          <w:rFonts w:ascii="Arial" w:hAnsi="Arial" w:cs="Arial"/>
        </w:rPr>
        <w:t>badge</w:t>
      </w:r>
      <w:proofErr w:type="spellEnd"/>
      <w:r w:rsidRPr="00175FA0">
        <w:rPr>
          <w:rFonts w:ascii="Arial" w:hAnsi="Arial" w:cs="Arial"/>
        </w:rPr>
        <w:t xml:space="preserve"> de conteo y </w:t>
      </w:r>
      <w:proofErr w:type="spellStart"/>
      <w:r w:rsidRPr="00175FA0">
        <w:rPr>
          <w:rFonts w:ascii="Arial" w:hAnsi="Arial" w:cs="Arial"/>
        </w:rPr>
        <w:t>polling</w:t>
      </w:r>
      <w:proofErr w:type="spellEnd"/>
      <w:r w:rsidRPr="00175FA0">
        <w:rPr>
          <w:rFonts w:ascii="Arial" w:hAnsi="Arial" w:cs="Arial"/>
        </w:rPr>
        <w:t xml:space="preserve"> cada 30 segundos, </w:t>
      </w:r>
      <w:proofErr w:type="spellStart"/>
      <w:r w:rsidRPr="00175FA0">
        <w:rPr>
          <w:rFonts w:ascii="Arial" w:hAnsi="Arial" w:cs="Arial"/>
        </w:rPr>
        <w:t>PlantillasEmailView</w:t>
      </w:r>
      <w:proofErr w:type="spellEnd"/>
      <w:r w:rsidRPr="00175FA0">
        <w:rPr>
          <w:rFonts w:ascii="Arial" w:hAnsi="Arial" w:cs="Arial"/>
        </w:rPr>
        <w:t xml:space="preserve"> con CRUD y </w:t>
      </w:r>
      <w:proofErr w:type="spellStart"/>
      <w:r w:rsidRPr="00175FA0">
        <w:rPr>
          <w:rFonts w:ascii="Arial" w:hAnsi="Arial" w:cs="Arial"/>
        </w:rPr>
        <w:t>preview</w:t>
      </w:r>
      <w:proofErr w:type="spellEnd"/>
      <w:r w:rsidRPr="00175FA0">
        <w:rPr>
          <w:rFonts w:ascii="Arial" w:hAnsi="Arial" w:cs="Arial"/>
        </w:rPr>
        <w:t xml:space="preserve">, </w:t>
      </w:r>
      <w:proofErr w:type="spellStart"/>
      <w:r w:rsidRPr="00175FA0">
        <w:rPr>
          <w:rFonts w:ascii="Arial" w:hAnsi="Arial" w:cs="Arial"/>
        </w:rPr>
        <w:t>DashboardView</w:t>
      </w:r>
      <w:proofErr w:type="spellEnd"/>
      <w:r w:rsidRPr="00175FA0">
        <w:rPr>
          <w:rFonts w:ascii="Arial" w:hAnsi="Arial" w:cs="Arial"/>
        </w:rPr>
        <w:t xml:space="preserve"> con </w:t>
      </w:r>
      <w:proofErr w:type="spellStart"/>
      <w:r w:rsidRPr="00175FA0">
        <w:rPr>
          <w:rFonts w:ascii="Arial" w:hAnsi="Arial" w:cs="Arial"/>
        </w:rPr>
        <w:t>KPIs</w:t>
      </w:r>
      <w:proofErr w:type="spellEnd"/>
      <w:r w:rsidRPr="00175FA0">
        <w:rPr>
          <w:rFonts w:ascii="Arial" w:hAnsi="Arial" w:cs="Arial"/>
        </w:rPr>
        <w:t xml:space="preserve"> usando Chart.js (estudiantes activos, ingresos del mes, clases del día, SOAT por vencer), y vistas de reportes operativos y financieros con </w:t>
      </w:r>
      <w:proofErr w:type="spellStart"/>
      <w:r w:rsidRPr="00175FA0">
        <w:rPr>
          <w:rFonts w:ascii="Arial" w:hAnsi="Arial" w:cs="Arial"/>
        </w:rPr>
        <w:t>export</w:t>
      </w:r>
      <w:proofErr w:type="spellEnd"/>
      <w:r w:rsidRPr="00175FA0">
        <w:rPr>
          <w:rFonts w:ascii="Arial" w:hAnsi="Arial" w:cs="Arial"/>
        </w:rPr>
        <w:t xml:space="preserve"> PDF/Excel desde el navegador.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2E0F5F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12 — </w:t>
      </w:r>
      <w:proofErr w:type="spellStart"/>
      <w:r w:rsidRPr="00175FA0">
        <w:rPr>
          <w:rFonts w:ascii="Arial" w:hAnsi="Arial" w:cs="Arial"/>
        </w:rPr>
        <w:t>Testing</w:t>
      </w:r>
      <w:proofErr w:type="spellEnd"/>
      <w:r w:rsidRPr="00175FA0">
        <w:rPr>
          <w:rFonts w:ascii="Arial" w:hAnsi="Arial" w:cs="Arial"/>
        </w:rPr>
        <w:t xml:space="preserve"> Grupo B (Cerrado)</w:t>
      </w:r>
    </w:p>
    <w:p w14:paraId="228FB388" w14:textId="0FE7C1DD"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MS-Notificaciones y MS-Reportes. Se implementaron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incluyendo </w:t>
      </w:r>
      <w:proofErr w:type="spellStart"/>
      <w:r w:rsidRPr="00175FA0">
        <w:rPr>
          <w:rFonts w:ascii="Arial" w:hAnsi="Arial" w:cs="Arial"/>
        </w:rPr>
        <w:t>GreenMail</w:t>
      </w:r>
      <w:proofErr w:type="spellEnd"/>
      <w:r w:rsidRPr="00175FA0">
        <w:rPr>
          <w:rFonts w:ascii="Arial" w:hAnsi="Arial" w:cs="Arial"/>
        </w:rPr>
        <w:t xml:space="preserve"> como servidor SMTP real y </w:t>
      </w:r>
      <w:proofErr w:type="spellStart"/>
      <w:r w:rsidRPr="00175FA0">
        <w:rPr>
          <w:rFonts w:ascii="Arial" w:hAnsi="Arial" w:cs="Arial"/>
        </w:rPr>
        <w:t>mocks</w:t>
      </w:r>
      <w:proofErr w:type="spellEnd"/>
      <w:r w:rsidRPr="00175FA0">
        <w:rPr>
          <w:rFonts w:ascii="Arial" w:hAnsi="Arial" w:cs="Arial"/>
        </w:rPr>
        <w:t xml:space="preserve"> de </w:t>
      </w:r>
      <w:proofErr w:type="spellStart"/>
      <w:r w:rsidRPr="00175FA0">
        <w:rPr>
          <w:rFonts w:ascii="Arial" w:hAnsi="Arial" w:cs="Arial"/>
        </w:rPr>
        <w:t>Feign</w:t>
      </w:r>
      <w:proofErr w:type="spellEnd"/>
      <w:r w:rsidRPr="00175FA0">
        <w:rPr>
          <w:rFonts w:ascii="Arial" w:hAnsi="Arial" w:cs="Arial"/>
        </w:rPr>
        <w:t xml:space="preserve"> para MS-Reportes. Se completaron tres flujos E2E con Cypress: </w:t>
      </w:r>
      <w:proofErr w:type="spellStart"/>
      <w:r w:rsidRPr="00175FA0">
        <w:rPr>
          <w:rFonts w:ascii="Arial" w:hAnsi="Arial" w:cs="Arial"/>
        </w:rPr>
        <w:t>evento→email→notificación</w:t>
      </w:r>
      <w:proofErr w:type="spellEnd"/>
      <w:r w:rsidRPr="00175FA0">
        <w:rPr>
          <w:rFonts w:ascii="Arial" w:hAnsi="Arial" w:cs="Arial"/>
        </w:rPr>
        <w:t xml:space="preserve"> </w:t>
      </w:r>
      <w:proofErr w:type="spellStart"/>
      <w:r w:rsidRPr="00175FA0">
        <w:rPr>
          <w:rFonts w:ascii="Arial" w:hAnsi="Arial" w:cs="Arial"/>
        </w:rPr>
        <w:t>in-</w:t>
      </w:r>
      <w:proofErr w:type="gramStart"/>
      <w:r w:rsidRPr="00175FA0">
        <w:rPr>
          <w:rFonts w:ascii="Arial" w:hAnsi="Arial" w:cs="Arial"/>
        </w:rPr>
        <w:t>app</w:t>
      </w:r>
      <w:proofErr w:type="gramEnd"/>
      <w:r w:rsidRPr="00175FA0">
        <w:rPr>
          <w:rFonts w:ascii="Arial" w:hAnsi="Arial" w:cs="Arial"/>
        </w:rPr>
        <w:t>→marcada</w:t>
      </w:r>
      <w:proofErr w:type="spellEnd"/>
      <w:r w:rsidRPr="00175FA0">
        <w:rPr>
          <w:rFonts w:ascii="Arial" w:hAnsi="Arial" w:cs="Arial"/>
        </w:rPr>
        <w:t xml:space="preserve"> como leída, generación de reporte con exportación PDF, y edición de plantilla de email con envío de prueba.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DE738A7" w14:textId="77777777" w:rsidR="00175FA0" w:rsidRPr="00175FA0" w:rsidRDefault="00175FA0" w:rsidP="00175FA0">
      <w:pPr>
        <w:spacing w:line="360" w:lineRule="auto"/>
        <w:jc w:val="both"/>
        <w:rPr>
          <w:rFonts w:ascii="Arial" w:hAnsi="Arial" w:cs="Arial"/>
        </w:rPr>
      </w:pPr>
      <w:r w:rsidRPr="00175FA0">
        <w:rPr>
          <w:rFonts w:ascii="Arial" w:hAnsi="Arial" w:cs="Arial"/>
        </w:rPr>
        <w:t>Sprint 13 — Cierre (Cerrado)</w:t>
      </w:r>
    </w:p>
    <w:p w14:paraId="585058F1" w14:textId="2A754D1D" w:rsidR="007F0B8E" w:rsidRDefault="00175FA0" w:rsidP="00175FA0">
      <w:pPr>
        <w:spacing w:line="360" w:lineRule="auto"/>
        <w:jc w:val="both"/>
        <w:rPr>
          <w:rFonts w:ascii="Arial" w:hAnsi="Arial" w:cs="Arial"/>
        </w:rPr>
      </w:pPr>
      <w:r w:rsidRPr="00175FA0">
        <w:rPr>
          <w:rFonts w:ascii="Arial" w:hAnsi="Arial" w:cs="Arial"/>
        </w:rPr>
        <w:t xml:space="preserve">Se ejecutó el flujo E2E cruzado completo: matrícula → factura → 5 clases con kilometraje → asistencia → pago parcial → pago restante → recibo por email → reporte financiero. Se realizaron pruebas de rendimiento con </w:t>
      </w:r>
      <w:proofErr w:type="spellStart"/>
      <w:r w:rsidRPr="00175FA0">
        <w:rPr>
          <w:rFonts w:ascii="Arial" w:hAnsi="Arial" w:cs="Arial"/>
        </w:rPr>
        <w:t>JMeter</w:t>
      </w:r>
      <w:proofErr w:type="spellEnd"/>
      <w:r w:rsidRPr="00175FA0">
        <w:rPr>
          <w:rFonts w:ascii="Arial" w:hAnsi="Arial" w:cs="Arial"/>
        </w:rPr>
        <w:t xml:space="preserve"> con 50 usuarios concurrentes (p95 &lt; 500 ms). Se efectuó la revisión OWASP Top 10 y se implementó </w:t>
      </w:r>
      <w:proofErr w:type="spellStart"/>
      <w:r w:rsidRPr="00175FA0">
        <w:rPr>
          <w:rFonts w:ascii="Arial" w:hAnsi="Arial" w:cs="Arial"/>
        </w:rPr>
        <w:t>rate</w:t>
      </w:r>
      <w:proofErr w:type="spellEnd"/>
      <w:r w:rsidRPr="00175FA0">
        <w:rPr>
          <w:rFonts w:ascii="Arial" w:hAnsi="Arial" w:cs="Arial"/>
        </w:rPr>
        <w:t xml:space="preserve"> </w:t>
      </w:r>
      <w:proofErr w:type="spellStart"/>
      <w:r w:rsidRPr="00175FA0">
        <w:rPr>
          <w:rFonts w:ascii="Arial" w:hAnsi="Arial" w:cs="Arial"/>
        </w:rPr>
        <w:t>limiting</w:t>
      </w:r>
      <w:proofErr w:type="spellEnd"/>
      <w:r w:rsidRPr="00175FA0">
        <w:rPr>
          <w:rFonts w:ascii="Arial" w:hAnsi="Arial" w:cs="Arial"/>
        </w:rPr>
        <w:t xml:space="preserve"> de 100 </w:t>
      </w:r>
      <w:proofErr w:type="spellStart"/>
      <w:r w:rsidRPr="00175FA0">
        <w:rPr>
          <w:rFonts w:ascii="Arial" w:hAnsi="Arial" w:cs="Arial"/>
        </w:rPr>
        <w:t>req</w:t>
      </w:r>
      <w:proofErr w:type="spellEnd"/>
      <w:r w:rsidRPr="00175FA0">
        <w:rPr>
          <w:rFonts w:ascii="Arial" w:hAnsi="Arial" w:cs="Arial"/>
        </w:rPr>
        <w:t xml:space="preserve">/min/IP con Bucket4j en el Gateway. Se completó el despliegue en Oracle Cloud Free Tier con </w:t>
      </w:r>
      <w:proofErr w:type="spellStart"/>
      <w:r w:rsidRPr="00175FA0">
        <w:rPr>
          <w:rFonts w:ascii="Arial" w:hAnsi="Arial" w:cs="Arial"/>
        </w:rPr>
        <w:t>Nginx</w:t>
      </w:r>
      <w:proofErr w:type="spellEnd"/>
      <w:r w:rsidRPr="00175FA0">
        <w:rPr>
          <w:rFonts w:ascii="Arial" w:hAnsi="Arial" w:cs="Arial"/>
        </w:rPr>
        <w:t xml:space="preserve"> y </w:t>
      </w:r>
      <w:proofErr w:type="spellStart"/>
      <w:r w:rsidRPr="00175FA0">
        <w:rPr>
          <w:rFonts w:ascii="Arial" w:hAnsi="Arial" w:cs="Arial"/>
        </w:rPr>
        <w:t>Let's</w:t>
      </w:r>
      <w:proofErr w:type="spellEnd"/>
      <w:r w:rsidRPr="00175FA0">
        <w:rPr>
          <w:rFonts w:ascii="Arial" w:hAnsi="Arial" w:cs="Arial"/>
        </w:rPr>
        <w:t xml:space="preserve"> </w:t>
      </w:r>
      <w:proofErr w:type="spellStart"/>
      <w:r w:rsidRPr="00175FA0">
        <w:rPr>
          <w:rFonts w:ascii="Arial" w:hAnsi="Arial" w:cs="Arial"/>
        </w:rPr>
        <w:t>Encrypt</w:t>
      </w:r>
      <w:proofErr w:type="spellEnd"/>
      <w:r w:rsidRPr="00175FA0">
        <w:rPr>
          <w:rFonts w:ascii="Arial" w:hAnsi="Arial" w:cs="Arial"/>
        </w:rPr>
        <w:t xml:space="preserve">. Se generó el tag v1.0.0 y se entregó la demo. 8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E30456B"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Evidencia de control de versiones y trazabilidad</w:t>
      </w:r>
    </w:p>
    <w:p w14:paraId="76D6E57E" w14:textId="01B4C0F8" w:rsidR="00175FA0" w:rsidRPr="00175FA0" w:rsidRDefault="00175FA0" w:rsidP="00175FA0">
      <w:pPr>
        <w:spacing w:line="360" w:lineRule="auto"/>
        <w:jc w:val="both"/>
        <w:rPr>
          <w:rFonts w:ascii="Arial" w:hAnsi="Arial" w:cs="Arial"/>
        </w:rPr>
      </w:pPr>
      <w:r w:rsidRPr="00175FA0">
        <w:rPr>
          <w:rFonts w:ascii="Arial" w:hAnsi="Arial" w:cs="Arial"/>
        </w:rPr>
        <w:t xml:space="preserve">El control de versiones se gestionó con Git mediante GitHub Flow adaptado. La rama </w:t>
      </w:r>
      <w:proofErr w:type="spellStart"/>
      <w:r w:rsidRPr="00175FA0">
        <w:rPr>
          <w:rFonts w:ascii="Arial" w:hAnsi="Arial" w:cs="Arial"/>
        </w:rPr>
        <w:t>main</w:t>
      </w:r>
      <w:proofErr w:type="spellEnd"/>
      <w:r w:rsidRPr="00175FA0">
        <w:rPr>
          <w:rFonts w:ascii="Arial" w:hAnsi="Arial" w:cs="Arial"/>
        </w:rPr>
        <w:t xml:space="preserve"> se encuentra protegida desde el Sprint 2 y todos los cambios ingresan exclusivamente mediante Pull </w:t>
      </w:r>
      <w:proofErr w:type="spellStart"/>
      <w:r w:rsidRPr="00175FA0">
        <w:rPr>
          <w:rFonts w:ascii="Arial" w:hAnsi="Arial" w:cs="Arial"/>
        </w:rPr>
        <w:t>Request</w:t>
      </w:r>
      <w:proofErr w:type="spellEnd"/>
      <w:r w:rsidRPr="00175FA0">
        <w:rPr>
          <w:rFonts w:ascii="Arial" w:hAnsi="Arial" w:cs="Arial"/>
        </w:rPr>
        <w:t xml:space="preserve"> con CI aprobado. Se adoptó la convención de un PR por tarea, garantizando que cada entrada en el historial de </w:t>
      </w:r>
      <w:proofErr w:type="spellStart"/>
      <w:r w:rsidRPr="00175FA0">
        <w:rPr>
          <w:rFonts w:ascii="Arial" w:hAnsi="Arial" w:cs="Arial"/>
        </w:rPr>
        <w:t>main</w:t>
      </w:r>
      <w:proofErr w:type="spellEnd"/>
      <w:r w:rsidRPr="00175FA0">
        <w:rPr>
          <w:rFonts w:ascii="Arial" w:hAnsi="Arial" w:cs="Arial"/>
        </w:rPr>
        <w:t xml:space="preserve"> corresponde a una tarea específica del backlog con sus criterios de aceptación cumplidos.</w:t>
      </w:r>
    </w:p>
    <w:p w14:paraId="4C5500CF" w14:textId="2D2F02F1" w:rsidR="007F0B8E" w:rsidRDefault="00175FA0" w:rsidP="00175FA0">
      <w:pPr>
        <w:spacing w:line="360" w:lineRule="auto"/>
        <w:jc w:val="both"/>
        <w:rPr>
          <w:rFonts w:ascii="Arial" w:hAnsi="Arial" w:cs="Arial"/>
        </w:rPr>
      </w:pPr>
      <w:r w:rsidRPr="00175FA0">
        <w:rPr>
          <w:rFonts w:ascii="Arial" w:hAnsi="Arial" w:cs="Arial"/>
        </w:rPr>
        <w:t xml:space="preserve">Al cierre del proyecto el repositorio acumula: 102+ </w:t>
      </w:r>
      <w:proofErr w:type="spellStart"/>
      <w:r w:rsidRPr="00175FA0">
        <w:rPr>
          <w:rFonts w:ascii="Arial" w:hAnsi="Arial" w:cs="Arial"/>
        </w:rPr>
        <w:t>commits</w:t>
      </w:r>
      <w:proofErr w:type="spellEnd"/>
      <w:r w:rsidRPr="00175FA0">
        <w:rPr>
          <w:rFonts w:ascii="Arial" w:hAnsi="Arial" w:cs="Arial"/>
        </w:rPr>
        <w:t xml:space="preserve"> granulares, 57+ Pull </w:t>
      </w:r>
      <w:proofErr w:type="spellStart"/>
      <w:r w:rsidRPr="00175FA0">
        <w:rPr>
          <w:rFonts w:ascii="Arial" w:hAnsi="Arial" w:cs="Arial"/>
        </w:rPr>
        <w:t>Requests</w:t>
      </w:r>
      <w:proofErr w:type="spellEnd"/>
      <w:r w:rsidRPr="00175FA0">
        <w:rPr>
          <w:rFonts w:ascii="Arial" w:hAnsi="Arial" w:cs="Arial"/>
        </w:rPr>
        <w:t xml:space="preserve"> </w:t>
      </w:r>
      <w:proofErr w:type="spellStart"/>
      <w:r w:rsidRPr="00175FA0">
        <w:rPr>
          <w:rFonts w:ascii="Arial" w:hAnsi="Arial" w:cs="Arial"/>
        </w:rPr>
        <w:t>mergeadas</w:t>
      </w:r>
      <w:proofErr w:type="spellEnd"/>
      <w:r w:rsidRPr="00175FA0">
        <w:rPr>
          <w:rFonts w:ascii="Arial" w:hAnsi="Arial" w:cs="Arial"/>
        </w:rPr>
        <w:t xml:space="preserve">, 350+ </w:t>
      </w:r>
      <w:proofErr w:type="spellStart"/>
      <w:r w:rsidRPr="00175FA0">
        <w:rPr>
          <w:rFonts w:ascii="Arial" w:hAnsi="Arial" w:cs="Arial"/>
        </w:rPr>
        <w:t>tests</w:t>
      </w:r>
      <w:proofErr w:type="spellEnd"/>
      <w:r w:rsidRPr="00175FA0">
        <w:rPr>
          <w:rFonts w:ascii="Arial" w:hAnsi="Arial" w:cs="Arial"/>
        </w:rPr>
        <w:t xml:space="preserve"> automatizados, cinco </w:t>
      </w:r>
      <w:proofErr w:type="spellStart"/>
      <w:r w:rsidRPr="00175FA0">
        <w:rPr>
          <w:rFonts w:ascii="Arial" w:hAnsi="Arial" w:cs="Arial"/>
        </w:rPr>
        <w:t>workflows</w:t>
      </w:r>
      <w:proofErr w:type="spellEnd"/>
      <w:r w:rsidRPr="00175FA0">
        <w:rPr>
          <w:rFonts w:ascii="Arial" w:hAnsi="Arial" w:cs="Arial"/>
        </w:rPr>
        <w:t xml:space="preserve"> de GitHub </w:t>
      </w:r>
      <w:proofErr w:type="spellStart"/>
      <w:r w:rsidRPr="00175FA0">
        <w:rPr>
          <w:rFonts w:ascii="Arial" w:hAnsi="Arial" w:cs="Arial"/>
        </w:rPr>
        <w:t>Actions</w:t>
      </w:r>
      <w:proofErr w:type="spellEnd"/>
      <w:r w:rsidRPr="00175FA0">
        <w:rPr>
          <w:rFonts w:ascii="Arial" w:hAnsi="Arial" w:cs="Arial"/>
        </w:rPr>
        <w:t xml:space="preserve"> activos, cobertura </w:t>
      </w:r>
      <w:proofErr w:type="spellStart"/>
      <w:r w:rsidRPr="00175FA0">
        <w:rPr>
          <w:rFonts w:ascii="Arial" w:hAnsi="Arial" w:cs="Arial"/>
        </w:rPr>
        <w:t>JaCoCo</w:t>
      </w:r>
      <w:proofErr w:type="spellEnd"/>
      <w:r w:rsidRPr="00175FA0">
        <w:rPr>
          <w:rFonts w:ascii="Arial" w:hAnsi="Arial" w:cs="Arial"/>
        </w:rPr>
        <w:t xml:space="preserve"> ≥80% en los 8 microservicios, y el tag v1.0.0 publicado. Las decisiones técnicas y arquitectónicas están documentadas en DECISIONES.md con 32 decisiones cerradas y 2 </w:t>
      </w:r>
      <w:proofErr w:type="spellStart"/>
      <w:r w:rsidRPr="00175FA0">
        <w:rPr>
          <w:rFonts w:ascii="Arial" w:hAnsi="Arial" w:cs="Arial"/>
        </w:rPr>
        <w:t>ADRs</w:t>
      </w:r>
      <w:proofErr w:type="spellEnd"/>
      <w:r w:rsidRPr="00175FA0">
        <w:rPr>
          <w:rFonts w:ascii="Arial" w:hAnsi="Arial" w:cs="Arial"/>
        </w:rPr>
        <w:t xml:space="preserve"> adicionales.</w:t>
      </w:r>
    </w:p>
    <w:p w14:paraId="6DC3E42C" w14:textId="77777777" w:rsidR="00175FA0" w:rsidRDefault="00175FA0" w:rsidP="00175FA0">
      <w:pPr>
        <w:spacing w:line="360" w:lineRule="auto"/>
        <w:jc w:val="both"/>
        <w:rPr>
          <w:rFonts w:ascii="Arial" w:hAnsi="Arial" w:cs="Arial"/>
        </w:rPr>
      </w:pPr>
    </w:p>
    <w:p w14:paraId="441ADCCD" w14:textId="43BC5A9A" w:rsidR="00175FA0" w:rsidRPr="00175FA0" w:rsidRDefault="00175FA0" w:rsidP="00175FA0">
      <w:pPr>
        <w:spacing w:line="360" w:lineRule="auto"/>
        <w:jc w:val="both"/>
        <w:rPr>
          <w:rFonts w:ascii="Arial" w:hAnsi="Arial" w:cs="Arial"/>
          <w:sz w:val="28"/>
          <w:szCs w:val="28"/>
          <w:u w:val="single"/>
        </w:rPr>
      </w:pPr>
      <w:r w:rsidRPr="00175FA0">
        <w:rPr>
          <w:b/>
          <w:bCs/>
          <w:i/>
          <w:iCs/>
          <w:color w:val="CC0000"/>
          <w:sz w:val="28"/>
          <w:szCs w:val="28"/>
          <w:u w:val="single"/>
        </w:rPr>
        <w:t xml:space="preserve">Historial de </w:t>
      </w:r>
      <w:proofErr w:type="spellStart"/>
      <w:r w:rsidRPr="00175FA0">
        <w:rPr>
          <w:b/>
          <w:bCs/>
          <w:i/>
          <w:iCs/>
          <w:color w:val="CC0000"/>
          <w:sz w:val="28"/>
          <w:szCs w:val="28"/>
          <w:u w:val="single"/>
        </w:rPr>
        <w:t>commits</w:t>
      </w:r>
      <w:proofErr w:type="spellEnd"/>
      <w:r w:rsidRPr="00175FA0">
        <w:rPr>
          <w:b/>
          <w:bCs/>
          <w:i/>
          <w:iCs/>
          <w:color w:val="CC0000"/>
          <w:sz w:val="28"/>
          <w:szCs w:val="28"/>
          <w:u w:val="single"/>
        </w:rPr>
        <w:t xml:space="preserve"> en GitHub (rama </w:t>
      </w:r>
      <w:proofErr w:type="spellStart"/>
      <w:r w:rsidRPr="00175FA0">
        <w:rPr>
          <w:b/>
          <w:bCs/>
          <w:i/>
          <w:iCs/>
          <w:color w:val="CC0000"/>
          <w:sz w:val="28"/>
          <w:szCs w:val="28"/>
          <w:u w:val="single"/>
        </w:rPr>
        <w:t>main</w:t>
      </w:r>
      <w:proofErr w:type="spellEnd"/>
      <w:r w:rsidRPr="00175FA0">
        <w:rPr>
          <w:b/>
          <w:bCs/>
          <w:i/>
          <w:iCs/>
          <w:color w:val="CC0000"/>
          <w:sz w:val="28"/>
          <w:szCs w:val="28"/>
          <w:u w:val="single"/>
        </w:rPr>
        <w:t xml:space="preserve">) mostrando todos los </w:t>
      </w:r>
      <w:proofErr w:type="spellStart"/>
      <w:r w:rsidRPr="00175FA0">
        <w:rPr>
          <w:b/>
          <w:bCs/>
          <w:i/>
          <w:iCs/>
          <w:color w:val="CC0000"/>
          <w:sz w:val="28"/>
          <w:szCs w:val="28"/>
          <w:u w:val="single"/>
        </w:rPr>
        <w:t>sprints</w:t>
      </w:r>
      <w:proofErr w:type="spellEnd"/>
      <w:r w:rsidRPr="00175FA0">
        <w:rPr>
          <w:b/>
          <w:bCs/>
          <w:i/>
          <w:iCs/>
          <w:color w:val="CC0000"/>
          <w:sz w:val="28"/>
          <w:szCs w:val="28"/>
          <w:u w:val="single"/>
        </w:rPr>
        <w:t xml:space="preserve"> </w:t>
      </w:r>
    </w:p>
    <w:p w14:paraId="2A05BA4B" w14:textId="77777777" w:rsidR="007F0B8E" w:rsidRPr="007F0B8E" w:rsidRDefault="007F0B8E" w:rsidP="007F0B8E">
      <w:pPr>
        <w:spacing w:line="360" w:lineRule="auto"/>
        <w:jc w:val="both"/>
        <w:rPr>
          <w:rFonts w:ascii="Arial" w:hAnsi="Arial" w:cs="Arial"/>
          <w:b/>
          <w:bCs/>
        </w:rPr>
      </w:pPr>
      <w:r w:rsidRPr="007F0B8E">
        <w:rPr>
          <w:rFonts w:ascii="Arial" w:hAnsi="Arial" w:cs="Arial"/>
          <w:b/>
          <w:bCs/>
        </w:rPr>
        <w:lastRenderedPageBreak/>
        <w:t>Pipeline CI/CD</w:t>
      </w:r>
    </w:p>
    <w:tbl>
      <w:tblPr>
        <w:tblStyle w:val="Tablaconcuadrcula"/>
        <w:tblW w:w="9209" w:type="dxa"/>
        <w:tblLook w:val="04A0" w:firstRow="1" w:lastRow="0" w:firstColumn="1" w:lastColumn="0" w:noHBand="0" w:noVBand="1"/>
      </w:tblPr>
      <w:tblGrid>
        <w:gridCol w:w="2122"/>
        <w:gridCol w:w="1984"/>
        <w:gridCol w:w="5103"/>
      </w:tblGrid>
      <w:tr w:rsidR="00175FA0" w:rsidRPr="00175FA0" w14:paraId="35081905" w14:textId="77777777" w:rsidTr="00175FA0">
        <w:tc>
          <w:tcPr>
            <w:tcW w:w="2122" w:type="dxa"/>
          </w:tcPr>
          <w:p w14:paraId="35AE2C23" w14:textId="77777777" w:rsidR="00175FA0" w:rsidRPr="00175FA0" w:rsidRDefault="00175FA0" w:rsidP="00175FA0">
            <w:pPr>
              <w:spacing w:before="40" w:after="40"/>
              <w:rPr>
                <w:rFonts w:ascii="Arial" w:hAnsi="Arial" w:cs="Arial"/>
                <w:b/>
                <w:bCs/>
                <w:sz w:val="20"/>
                <w:szCs w:val="20"/>
              </w:rPr>
            </w:pPr>
            <w:proofErr w:type="spellStart"/>
            <w:r w:rsidRPr="00175FA0">
              <w:rPr>
                <w:rFonts w:ascii="Arial" w:hAnsi="Arial" w:cs="Arial"/>
                <w:b/>
                <w:bCs/>
                <w:sz w:val="20"/>
                <w:szCs w:val="20"/>
              </w:rPr>
              <w:t>Workflow</w:t>
            </w:r>
            <w:proofErr w:type="spellEnd"/>
          </w:p>
        </w:tc>
        <w:tc>
          <w:tcPr>
            <w:tcW w:w="1984" w:type="dxa"/>
          </w:tcPr>
          <w:p w14:paraId="75E00A83"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Disparador</w:t>
            </w:r>
          </w:p>
        </w:tc>
        <w:tc>
          <w:tcPr>
            <w:tcW w:w="5103" w:type="dxa"/>
          </w:tcPr>
          <w:p w14:paraId="2F002E97"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Acciones principales</w:t>
            </w:r>
          </w:p>
        </w:tc>
      </w:tr>
      <w:tr w:rsidR="00175FA0" w:rsidRPr="00175FA0" w14:paraId="2851D56B" w14:textId="77777777" w:rsidTr="00175FA0">
        <w:tc>
          <w:tcPr>
            <w:tcW w:w="2122" w:type="dxa"/>
          </w:tcPr>
          <w:p w14:paraId="12B49735"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backend-ci.yml</w:t>
            </w:r>
            <w:proofErr w:type="spellEnd"/>
          </w:p>
        </w:tc>
        <w:tc>
          <w:tcPr>
            <w:tcW w:w="1984" w:type="dxa"/>
          </w:tcPr>
          <w:p w14:paraId="35197D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backend</w:t>
            </w:r>
            <w:proofErr w:type="spellEnd"/>
            <w:r w:rsidRPr="00175FA0">
              <w:rPr>
                <w:rFonts w:ascii="Arial" w:hAnsi="Arial" w:cs="Arial"/>
                <w:sz w:val="20"/>
                <w:szCs w:val="20"/>
              </w:rPr>
              <w:t>/**</w:t>
            </w:r>
          </w:p>
        </w:tc>
        <w:tc>
          <w:tcPr>
            <w:tcW w:w="5103" w:type="dxa"/>
          </w:tcPr>
          <w:p w14:paraId="2DE43F0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clean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w:t>
            </w:r>
            <w:proofErr w:type="spellStart"/>
            <w:r w:rsidRPr="00175FA0">
              <w:rPr>
                <w:rFonts w:ascii="Arial" w:hAnsi="Arial" w:cs="Arial"/>
                <w:sz w:val="20"/>
                <w:szCs w:val="20"/>
              </w:rPr>
              <w:t>JaCoCo</w:t>
            </w:r>
            <w:proofErr w:type="spellEnd"/>
            <w:r w:rsidRPr="00175FA0">
              <w:rPr>
                <w:rFonts w:ascii="Arial" w:hAnsi="Arial" w:cs="Arial"/>
                <w:sz w:val="20"/>
                <w:szCs w:val="20"/>
              </w:rPr>
              <w:t xml:space="preserve"> ≥80%, reporte de cobertura</w:t>
            </w:r>
          </w:p>
        </w:tc>
      </w:tr>
      <w:tr w:rsidR="00175FA0" w:rsidRPr="00175FA0" w14:paraId="1A7DEC42" w14:textId="77777777" w:rsidTr="00175FA0">
        <w:tc>
          <w:tcPr>
            <w:tcW w:w="2122" w:type="dxa"/>
          </w:tcPr>
          <w:p w14:paraId="66752B5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docker-build.yml</w:t>
            </w:r>
            <w:proofErr w:type="spellEnd"/>
          </w:p>
        </w:tc>
        <w:tc>
          <w:tcPr>
            <w:tcW w:w="1984" w:type="dxa"/>
          </w:tcPr>
          <w:p w14:paraId="380D38D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a </w:t>
            </w:r>
            <w:proofErr w:type="spellStart"/>
            <w:r w:rsidRPr="00175FA0">
              <w:rPr>
                <w:rFonts w:ascii="Arial" w:hAnsi="Arial" w:cs="Arial"/>
                <w:sz w:val="20"/>
                <w:szCs w:val="20"/>
              </w:rPr>
              <w:t>main</w:t>
            </w:r>
            <w:proofErr w:type="spellEnd"/>
          </w:p>
        </w:tc>
        <w:tc>
          <w:tcPr>
            <w:tcW w:w="5103" w:type="dxa"/>
          </w:tcPr>
          <w:p w14:paraId="6E49A64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Build</w:t>
            </w:r>
            <w:proofErr w:type="spellEnd"/>
            <w:r w:rsidRPr="00175FA0">
              <w:rPr>
                <w:rFonts w:ascii="Arial" w:hAnsi="Arial" w:cs="Arial"/>
                <w:sz w:val="20"/>
                <w:szCs w:val="20"/>
              </w:rPr>
              <w:t xml:space="preserve"> de imágenes Docker </w:t>
            </w:r>
            <w:proofErr w:type="spellStart"/>
            <w:r w:rsidRPr="00175FA0">
              <w:rPr>
                <w:rFonts w:ascii="Arial" w:hAnsi="Arial" w:cs="Arial"/>
                <w:sz w:val="20"/>
                <w:szCs w:val="20"/>
              </w:rPr>
              <w:t>multi-stage</w:t>
            </w:r>
            <w:proofErr w:type="spellEnd"/>
            <w:r w:rsidRPr="00175FA0">
              <w:rPr>
                <w:rFonts w:ascii="Arial" w:hAnsi="Arial" w:cs="Arial"/>
                <w:sz w:val="20"/>
                <w:szCs w:val="20"/>
              </w:rPr>
              <w:t>, validación de contenedores</w:t>
            </w:r>
          </w:p>
        </w:tc>
      </w:tr>
      <w:tr w:rsidR="00175FA0" w:rsidRPr="00175FA0" w14:paraId="2ADF6D46" w14:textId="77777777" w:rsidTr="00175FA0">
        <w:tc>
          <w:tcPr>
            <w:tcW w:w="2122" w:type="dxa"/>
          </w:tcPr>
          <w:p w14:paraId="6BDD656F"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frontend-ci.yml</w:t>
            </w:r>
            <w:proofErr w:type="spellEnd"/>
          </w:p>
        </w:tc>
        <w:tc>
          <w:tcPr>
            <w:tcW w:w="1984" w:type="dxa"/>
          </w:tcPr>
          <w:p w14:paraId="27893BC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frontend</w:t>
            </w:r>
            <w:proofErr w:type="spellEnd"/>
            <w:r w:rsidRPr="00175FA0">
              <w:rPr>
                <w:rFonts w:ascii="Arial" w:hAnsi="Arial" w:cs="Arial"/>
                <w:sz w:val="20"/>
                <w:szCs w:val="20"/>
              </w:rPr>
              <w:t>/**</w:t>
            </w:r>
          </w:p>
        </w:tc>
        <w:tc>
          <w:tcPr>
            <w:tcW w:w="5103" w:type="dxa"/>
          </w:tcPr>
          <w:p w14:paraId="56C6FCDC"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npm</w:t>
            </w:r>
            <w:proofErr w:type="spellEnd"/>
            <w:r w:rsidRPr="00175FA0">
              <w:rPr>
                <w:rFonts w:ascii="Arial" w:hAnsi="Arial" w:cs="Arial"/>
                <w:sz w:val="20"/>
                <w:szCs w:val="20"/>
              </w:rPr>
              <w:t xml:space="preserve"> </w:t>
            </w:r>
            <w:proofErr w:type="spellStart"/>
            <w:r w:rsidRPr="00175FA0">
              <w:rPr>
                <w:rFonts w:ascii="Arial" w:hAnsi="Arial" w:cs="Arial"/>
                <w:sz w:val="20"/>
                <w:szCs w:val="20"/>
              </w:rPr>
              <w:t>ci</w:t>
            </w:r>
            <w:proofErr w:type="spellEnd"/>
            <w:r w:rsidRPr="00175FA0">
              <w:rPr>
                <w:rFonts w:ascii="Arial" w:hAnsi="Arial" w:cs="Arial"/>
                <w:sz w:val="20"/>
                <w:szCs w:val="20"/>
              </w:rPr>
              <w:t xml:space="preserve">, vite </w:t>
            </w:r>
            <w:proofErr w:type="spellStart"/>
            <w:r w:rsidRPr="00175FA0">
              <w:rPr>
                <w:rFonts w:ascii="Arial" w:hAnsi="Arial" w:cs="Arial"/>
                <w:sz w:val="20"/>
                <w:szCs w:val="20"/>
              </w:rPr>
              <w:t>build</w:t>
            </w:r>
            <w:proofErr w:type="spellEnd"/>
            <w:r w:rsidRPr="00175FA0">
              <w:rPr>
                <w:rFonts w:ascii="Arial" w:hAnsi="Arial" w:cs="Arial"/>
                <w:sz w:val="20"/>
                <w:szCs w:val="20"/>
              </w:rPr>
              <w:t xml:space="preserve">, </w:t>
            </w:r>
            <w:proofErr w:type="spellStart"/>
            <w:r w:rsidRPr="00175FA0">
              <w:rPr>
                <w:rFonts w:ascii="Arial" w:hAnsi="Arial" w:cs="Arial"/>
                <w:sz w:val="20"/>
                <w:szCs w:val="20"/>
              </w:rPr>
              <w:t>upload</w:t>
            </w:r>
            <w:proofErr w:type="spellEnd"/>
            <w:r w:rsidRPr="00175FA0">
              <w:rPr>
                <w:rFonts w:ascii="Arial" w:hAnsi="Arial" w:cs="Arial"/>
                <w:sz w:val="20"/>
                <w:szCs w:val="20"/>
              </w:rPr>
              <w:t xml:space="preserve"> de artefacto </w:t>
            </w:r>
            <w:proofErr w:type="spellStart"/>
            <w:r w:rsidRPr="00175FA0">
              <w:rPr>
                <w:rFonts w:ascii="Arial" w:hAnsi="Arial" w:cs="Arial"/>
                <w:sz w:val="20"/>
                <w:szCs w:val="20"/>
              </w:rPr>
              <w:t>dist</w:t>
            </w:r>
            <w:proofErr w:type="spellEnd"/>
            <w:r w:rsidRPr="00175FA0">
              <w:rPr>
                <w:rFonts w:ascii="Arial" w:hAnsi="Arial" w:cs="Arial"/>
                <w:sz w:val="20"/>
                <w:szCs w:val="20"/>
              </w:rPr>
              <w:t>/</w:t>
            </w:r>
          </w:p>
        </w:tc>
      </w:tr>
      <w:tr w:rsidR="00175FA0" w:rsidRPr="00175FA0" w14:paraId="3D577548" w14:textId="77777777" w:rsidTr="00175FA0">
        <w:tc>
          <w:tcPr>
            <w:tcW w:w="2122" w:type="dxa"/>
          </w:tcPr>
          <w:p w14:paraId="586FD8BD"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integration-tests.yml</w:t>
            </w:r>
            <w:proofErr w:type="spellEnd"/>
          </w:p>
        </w:tc>
        <w:tc>
          <w:tcPr>
            <w:tcW w:w="1984" w:type="dxa"/>
          </w:tcPr>
          <w:p w14:paraId="55DAC15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443842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PostgreSQL 15 +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3.12 como </w:t>
            </w:r>
            <w:proofErr w:type="spellStart"/>
            <w:r w:rsidRPr="00175FA0">
              <w:rPr>
                <w:rFonts w:ascii="Arial" w:hAnsi="Arial" w:cs="Arial"/>
                <w:sz w:val="20"/>
                <w:szCs w:val="20"/>
              </w:rPr>
              <w:t>services</w:t>
            </w:r>
            <w:proofErr w:type="spellEnd"/>
            <w:r w:rsidRPr="00175FA0">
              <w:rPr>
                <w:rFonts w:ascii="Arial" w:hAnsi="Arial" w:cs="Arial"/>
                <w:sz w:val="20"/>
                <w:szCs w:val="20"/>
              </w:rPr>
              <w:t xml:space="preserve">, ejecuta </w:t>
            </w: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@Tag("integration")</w:t>
            </w:r>
          </w:p>
        </w:tc>
      </w:tr>
      <w:tr w:rsidR="00175FA0" w:rsidRPr="00175FA0" w14:paraId="448A1449" w14:textId="77777777" w:rsidTr="00175FA0">
        <w:tc>
          <w:tcPr>
            <w:tcW w:w="2122" w:type="dxa"/>
          </w:tcPr>
          <w:p w14:paraId="5F3B102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smoke-e2e.yml</w:t>
            </w:r>
          </w:p>
        </w:tc>
        <w:tc>
          <w:tcPr>
            <w:tcW w:w="1984" w:type="dxa"/>
          </w:tcPr>
          <w:p w14:paraId="77E800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1A5EDE7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14 contenedores Docker, verifica Eureka con 9 </w:t>
            </w:r>
            <w:proofErr w:type="gramStart"/>
            <w:r w:rsidRPr="00175FA0">
              <w:rPr>
                <w:rFonts w:ascii="Arial" w:hAnsi="Arial" w:cs="Arial"/>
                <w:sz w:val="20"/>
                <w:szCs w:val="20"/>
              </w:rPr>
              <w:t>apps</w:t>
            </w:r>
            <w:proofErr w:type="gramEnd"/>
            <w:r w:rsidRPr="00175FA0">
              <w:rPr>
                <w:rFonts w:ascii="Arial" w:hAnsi="Arial" w:cs="Arial"/>
                <w:sz w:val="20"/>
                <w:szCs w:val="20"/>
              </w:rPr>
              <w:t xml:space="preserve">, valida 12 </w:t>
            </w:r>
            <w:proofErr w:type="spellStart"/>
            <w:r w:rsidRPr="00175FA0">
              <w:rPr>
                <w:rFonts w:ascii="Arial" w:hAnsi="Arial" w:cs="Arial"/>
                <w:sz w:val="20"/>
                <w:szCs w:val="20"/>
              </w:rPr>
              <w:t>endpoints</w:t>
            </w:r>
            <w:proofErr w:type="spellEnd"/>
            <w:r w:rsidRPr="00175FA0">
              <w:rPr>
                <w:rFonts w:ascii="Arial" w:hAnsi="Arial" w:cs="Arial"/>
                <w:sz w:val="20"/>
                <w:szCs w:val="20"/>
              </w:rPr>
              <w:t xml:space="preserve"> REST, </w:t>
            </w:r>
            <w:proofErr w:type="spellStart"/>
            <w:r w:rsidRPr="00175FA0">
              <w:rPr>
                <w:rFonts w:ascii="Arial" w:hAnsi="Arial" w:cs="Arial"/>
                <w:sz w:val="20"/>
                <w:szCs w:val="20"/>
              </w:rPr>
              <w:t>login</w:t>
            </w:r>
            <w:proofErr w:type="spellEnd"/>
            <w:r w:rsidRPr="00175FA0">
              <w:rPr>
                <w:rFonts w:ascii="Arial" w:hAnsi="Arial" w:cs="Arial"/>
                <w:sz w:val="20"/>
                <w:szCs w:val="20"/>
              </w:rPr>
              <w:t xml:space="preserve"> con </w:t>
            </w:r>
            <w:proofErr w:type="spellStart"/>
            <w:r w:rsidRPr="00175FA0">
              <w:rPr>
                <w:rFonts w:ascii="Arial" w:hAnsi="Arial" w:cs="Arial"/>
                <w:sz w:val="20"/>
                <w:szCs w:val="20"/>
              </w:rPr>
              <w:t>retry</w:t>
            </w:r>
            <w:proofErr w:type="spellEnd"/>
            <w:r w:rsidRPr="00175FA0">
              <w:rPr>
                <w:rFonts w:ascii="Arial" w:hAnsi="Arial" w:cs="Arial"/>
                <w:sz w:val="20"/>
                <w:szCs w:val="20"/>
              </w:rPr>
              <w:t xml:space="preserve">, 404/400 con </w:t>
            </w:r>
            <w:proofErr w:type="spellStart"/>
            <w:r w:rsidRPr="00175FA0">
              <w:rPr>
                <w:rFonts w:ascii="Arial" w:hAnsi="Arial" w:cs="Arial"/>
                <w:sz w:val="20"/>
                <w:szCs w:val="20"/>
              </w:rPr>
              <w:t>ProblemDetail</w:t>
            </w:r>
            <w:proofErr w:type="spellEnd"/>
            <w:r w:rsidRPr="00175FA0">
              <w:rPr>
                <w:rFonts w:ascii="Arial" w:hAnsi="Arial" w:cs="Arial"/>
                <w:sz w:val="20"/>
                <w:szCs w:val="20"/>
              </w:rPr>
              <w:t>; en fallo exporta logs como artefacto</w:t>
            </w:r>
          </w:p>
        </w:tc>
      </w:tr>
    </w:tbl>
    <w:p w14:paraId="0636C27D" w14:textId="77777777" w:rsidR="007F0B8E" w:rsidRDefault="007F0B8E" w:rsidP="007F0B8E">
      <w:pPr>
        <w:spacing w:line="360" w:lineRule="auto"/>
        <w:jc w:val="both"/>
        <w:rPr>
          <w:rFonts w:ascii="Arial" w:hAnsi="Arial" w:cs="Arial"/>
        </w:rPr>
      </w:pPr>
    </w:p>
    <w:p w14:paraId="78C651F3" w14:textId="0C230DF2" w:rsidR="007F0B8E" w:rsidRDefault="00175FA0" w:rsidP="007F0B8E">
      <w:pPr>
        <w:spacing w:line="360" w:lineRule="auto"/>
        <w:jc w:val="both"/>
        <w:rPr>
          <w:rFonts w:ascii="Arial" w:hAnsi="Arial" w:cs="Arial"/>
          <w:b/>
          <w:bCs/>
        </w:rPr>
      </w:pPr>
      <w:r w:rsidRPr="00175FA0">
        <w:rPr>
          <w:rFonts w:ascii="Arial" w:hAnsi="Arial" w:cs="Arial"/>
          <w:b/>
          <w:bCs/>
        </w:rPr>
        <w:t>Métricas de ejecución al cierre del proyecto</w:t>
      </w:r>
    </w:p>
    <w:tbl>
      <w:tblPr>
        <w:tblStyle w:val="Tablaconcuadrcula"/>
        <w:tblW w:w="0" w:type="auto"/>
        <w:tblLook w:val="04A0" w:firstRow="1" w:lastRow="0" w:firstColumn="1" w:lastColumn="0" w:noHBand="0" w:noVBand="1"/>
      </w:tblPr>
      <w:tblGrid>
        <w:gridCol w:w="4508"/>
        <w:gridCol w:w="4508"/>
      </w:tblGrid>
      <w:tr w:rsidR="00175FA0" w:rsidRPr="00175FA0" w14:paraId="3366482C" w14:textId="77777777" w:rsidTr="00175FA0">
        <w:tc>
          <w:tcPr>
            <w:tcW w:w="4508" w:type="dxa"/>
          </w:tcPr>
          <w:p w14:paraId="7619EA6B"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Métrica</w:t>
            </w:r>
          </w:p>
        </w:tc>
        <w:tc>
          <w:tcPr>
            <w:tcW w:w="4508" w:type="dxa"/>
          </w:tcPr>
          <w:p w14:paraId="5B42F964"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Valor</w:t>
            </w:r>
          </w:p>
        </w:tc>
      </w:tr>
      <w:tr w:rsidR="00175FA0" w:rsidRPr="00175FA0" w14:paraId="366AC368" w14:textId="77777777" w:rsidTr="00175FA0">
        <w:tc>
          <w:tcPr>
            <w:tcW w:w="4508" w:type="dxa"/>
          </w:tcPr>
          <w:p w14:paraId="75EB877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Sprints</w:t>
            </w:r>
            <w:proofErr w:type="spellEnd"/>
            <w:r w:rsidRPr="00175FA0">
              <w:rPr>
                <w:rFonts w:ascii="Arial" w:hAnsi="Arial" w:cs="Arial"/>
                <w:sz w:val="20"/>
                <w:szCs w:val="20"/>
              </w:rPr>
              <w:t xml:space="preserve"> ejecutados</w:t>
            </w:r>
          </w:p>
        </w:tc>
        <w:tc>
          <w:tcPr>
            <w:tcW w:w="4508" w:type="dxa"/>
          </w:tcPr>
          <w:p w14:paraId="67B8C50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 (</w:t>
            </w:r>
            <w:proofErr w:type="spellStart"/>
            <w:r w:rsidRPr="00175FA0">
              <w:rPr>
                <w:rFonts w:ascii="Arial" w:hAnsi="Arial" w:cs="Arial"/>
                <w:sz w:val="20"/>
                <w:szCs w:val="20"/>
              </w:rPr>
              <w:t>Sprints</w:t>
            </w:r>
            <w:proofErr w:type="spellEnd"/>
            <w:r w:rsidRPr="00175FA0">
              <w:rPr>
                <w:rFonts w:ascii="Arial" w:hAnsi="Arial" w:cs="Arial"/>
                <w:sz w:val="20"/>
                <w:szCs w:val="20"/>
              </w:rPr>
              <w:t xml:space="preserve"> 0–13)</w:t>
            </w:r>
          </w:p>
        </w:tc>
      </w:tr>
      <w:tr w:rsidR="00175FA0" w:rsidRPr="00175FA0" w14:paraId="67489978" w14:textId="77777777" w:rsidTr="00175FA0">
        <w:tc>
          <w:tcPr>
            <w:tcW w:w="4508" w:type="dxa"/>
          </w:tcPr>
          <w:p w14:paraId="38D732E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Pull </w:t>
            </w:r>
            <w:proofErr w:type="spellStart"/>
            <w:r w:rsidRPr="00175FA0">
              <w:rPr>
                <w:rFonts w:ascii="Arial" w:hAnsi="Arial" w:cs="Arial"/>
                <w:sz w:val="20"/>
                <w:szCs w:val="20"/>
              </w:rPr>
              <w:t>Requests</w:t>
            </w:r>
            <w:proofErr w:type="spellEnd"/>
            <w:r w:rsidRPr="00175FA0">
              <w:rPr>
                <w:rFonts w:ascii="Arial" w:hAnsi="Arial" w:cs="Arial"/>
                <w:sz w:val="20"/>
                <w:szCs w:val="20"/>
              </w:rPr>
              <w:t xml:space="preserve"> </w:t>
            </w:r>
            <w:proofErr w:type="spellStart"/>
            <w:r w:rsidRPr="00175FA0">
              <w:rPr>
                <w:rFonts w:ascii="Arial" w:hAnsi="Arial" w:cs="Arial"/>
                <w:sz w:val="20"/>
                <w:szCs w:val="20"/>
              </w:rPr>
              <w:t>mergeadas</w:t>
            </w:r>
            <w:proofErr w:type="spellEnd"/>
          </w:p>
        </w:tc>
        <w:tc>
          <w:tcPr>
            <w:tcW w:w="4508" w:type="dxa"/>
          </w:tcPr>
          <w:p w14:paraId="32C9157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57+</w:t>
            </w:r>
          </w:p>
        </w:tc>
      </w:tr>
      <w:tr w:rsidR="00175FA0" w:rsidRPr="00175FA0" w14:paraId="12885DD0" w14:textId="77777777" w:rsidTr="00175FA0">
        <w:tc>
          <w:tcPr>
            <w:tcW w:w="4508" w:type="dxa"/>
          </w:tcPr>
          <w:p w14:paraId="67346F60"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Commits</w:t>
            </w:r>
            <w:proofErr w:type="spellEnd"/>
            <w:r w:rsidRPr="00175FA0">
              <w:rPr>
                <w:rFonts w:ascii="Arial" w:hAnsi="Arial" w:cs="Arial"/>
                <w:sz w:val="20"/>
                <w:szCs w:val="20"/>
              </w:rPr>
              <w:t xml:space="preserve"> en </w:t>
            </w:r>
            <w:proofErr w:type="spellStart"/>
            <w:r w:rsidRPr="00175FA0">
              <w:rPr>
                <w:rFonts w:ascii="Arial" w:hAnsi="Arial" w:cs="Arial"/>
                <w:sz w:val="20"/>
                <w:szCs w:val="20"/>
              </w:rPr>
              <w:t>main</w:t>
            </w:r>
            <w:proofErr w:type="spellEnd"/>
          </w:p>
        </w:tc>
        <w:tc>
          <w:tcPr>
            <w:tcW w:w="4508" w:type="dxa"/>
          </w:tcPr>
          <w:p w14:paraId="61A1AD7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102+</w:t>
            </w:r>
          </w:p>
        </w:tc>
      </w:tr>
      <w:tr w:rsidR="00175FA0" w:rsidRPr="00175FA0" w14:paraId="17DB4198" w14:textId="77777777" w:rsidTr="00175FA0">
        <w:tc>
          <w:tcPr>
            <w:tcW w:w="4508" w:type="dxa"/>
          </w:tcPr>
          <w:p w14:paraId="1483B52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automatizados</w:t>
            </w:r>
          </w:p>
        </w:tc>
        <w:tc>
          <w:tcPr>
            <w:tcW w:w="4508" w:type="dxa"/>
          </w:tcPr>
          <w:p w14:paraId="1BC962A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350+</w:t>
            </w:r>
          </w:p>
        </w:tc>
      </w:tr>
      <w:tr w:rsidR="00175FA0" w:rsidRPr="00175FA0" w14:paraId="49599AE4" w14:textId="77777777" w:rsidTr="00175FA0">
        <w:tc>
          <w:tcPr>
            <w:tcW w:w="4508" w:type="dxa"/>
          </w:tcPr>
          <w:p w14:paraId="5170274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Cobertura </w:t>
            </w:r>
            <w:proofErr w:type="spellStart"/>
            <w:r w:rsidRPr="00175FA0">
              <w:rPr>
                <w:rFonts w:ascii="Arial" w:hAnsi="Arial" w:cs="Arial"/>
                <w:sz w:val="20"/>
                <w:szCs w:val="20"/>
              </w:rPr>
              <w:t>JaCoCo</w:t>
            </w:r>
            <w:proofErr w:type="spellEnd"/>
          </w:p>
        </w:tc>
        <w:tc>
          <w:tcPr>
            <w:tcW w:w="4508" w:type="dxa"/>
          </w:tcPr>
          <w:p w14:paraId="569FBE6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≥80% en los 8 microservicios</w:t>
            </w:r>
          </w:p>
        </w:tc>
      </w:tr>
      <w:tr w:rsidR="00175FA0" w:rsidRPr="00175FA0" w14:paraId="339AF956" w14:textId="77777777" w:rsidTr="00175FA0">
        <w:tc>
          <w:tcPr>
            <w:tcW w:w="4508" w:type="dxa"/>
          </w:tcPr>
          <w:p w14:paraId="0D97EC4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Microservicios </w:t>
            </w:r>
            <w:proofErr w:type="spellStart"/>
            <w:r w:rsidRPr="00175FA0">
              <w:rPr>
                <w:rFonts w:ascii="Arial" w:hAnsi="Arial" w:cs="Arial"/>
                <w:sz w:val="20"/>
                <w:szCs w:val="20"/>
              </w:rPr>
              <w:t>backend</w:t>
            </w:r>
            <w:proofErr w:type="spellEnd"/>
            <w:r w:rsidRPr="00175FA0">
              <w:rPr>
                <w:rFonts w:ascii="Arial" w:hAnsi="Arial" w:cs="Arial"/>
                <w:sz w:val="20"/>
                <w:szCs w:val="20"/>
              </w:rPr>
              <w:t xml:space="preserve"> completos</w:t>
            </w:r>
          </w:p>
        </w:tc>
        <w:tc>
          <w:tcPr>
            <w:tcW w:w="4508" w:type="dxa"/>
          </w:tcPr>
          <w:p w14:paraId="184F41C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de 8</w:t>
            </w:r>
          </w:p>
        </w:tc>
      </w:tr>
      <w:tr w:rsidR="00175FA0" w:rsidRPr="00175FA0" w14:paraId="4FE49151" w14:textId="77777777" w:rsidTr="00175FA0">
        <w:tc>
          <w:tcPr>
            <w:tcW w:w="4508" w:type="dxa"/>
          </w:tcPr>
          <w:p w14:paraId="5B5C18C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w:t>
            </w:r>
            <w:proofErr w:type="spellEnd"/>
            <w:r w:rsidRPr="00175FA0">
              <w:rPr>
                <w:rFonts w:ascii="Arial" w:hAnsi="Arial" w:cs="Arial"/>
                <w:sz w:val="20"/>
                <w:szCs w:val="20"/>
              </w:rPr>
              <w:t xml:space="preserve"> funcional</w:t>
            </w:r>
          </w:p>
        </w:tc>
        <w:tc>
          <w:tcPr>
            <w:tcW w:w="4508" w:type="dxa"/>
          </w:tcPr>
          <w:p w14:paraId="772E8D0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módulos (Grupos A y B)</w:t>
            </w:r>
          </w:p>
        </w:tc>
      </w:tr>
      <w:tr w:rsidR="00175FA0" w:rsidRPr="00175FA0" w14:paraId="5D05D1F5" w14:textId="77777777" w:rsidTr="00175FA0">
        <w:tc>
          <w:tcPr>
            <w:tcW w:w="4508" w:type="dxa"/>
          </w:tcPr>
          <w:p w14:paraId="0EA7B98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Flujos E2E Cypress validados</w:t>
            </w:r>
          </w:p>
        </w:tc>
        <w:tc>
          <w:tcPr>
            <w:tcW w:w="4508" w:type="dxa"/>
          </w:tcPr>
          <w:p w14:paraId="538629F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flujos críticos (5 Grupo A + 3 Grupo B)</w:t>
            </w:r>
          </w:p>
        </w:tc>
      </w:tr>
      <w:tr w:rsidR="00175FA0" w:rsidRPr="00175FA0" w14:paraId="3F53D6DF" w14:textId="77777777" w:rsidTr="00175FA0">
        <w:tc>
          <w:tcPr>
            <w:tcW w:w="4508" w:type="dxa"/>
          </w:tcPr>
          <w:p w14:paraId="4354984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Contenedores Docker en </w:t>
            </w:r>
            <w:proofErr w:type="spellStart"/>
            <w:r w:rsidRPr="00175FA0">
              <w:rPr>
                <w:rFonts w:ascii="Arial" w:hAnsi="Arial" w:cs="Arial"/>
                <w:sz w:val="20"/>
                <w:szCs w:val="20"/>
              </w:rPr>
              <w:t>stack</w:t>
            </w:r>
            <w:proofErr w:type="spellEnd"/>
          </w:p>
        </w:tc>
        <w:tc>
          <w:tcPr>
            <w:tcW w:w="4508" w:type="dxa"/>
          </w:tcPr>
          <w:p w14:paraId="1F634B7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w:t>
            </w:r>
          </w:p>
        </w:tc>
      </w:tr>
      <w:tr w:rsidR="00175FA0" w:rsidRPr="00175FA0" w14:paraId="74D157F2" w14:textId="77777777" w:rsidTr="00175FA0">
        <w:tc>
          <w:tcPr>
            <w:tcW w:w="4508" w:type="dxa"/>
          </w:tcPr>
          <w:p w14:paraId="0E67086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Workflows</w:t>
            </w:r>
            <w:proofErr w:type="spellEnd"/>
            <w:r w:rsidRPr="00175FA0">
              <w:rPr>
                <w:rFonts w:ascii="Arial" w:hAnsi="Arial" w:cs="Arial"/>
                <w:sz w:val="20"/>
                <w:szCs w:val="20"/>
              </w:rPr>
              <w:t xml:space="preserve"> CI/CD activos</w:t>
            </w:r>
          </w:p>
        </w:tc>
        <w:tc>
          <w:tcPr>
            <w:tcW w:w="4508" w:type="dxa"/>
          </w:tcPr>
          <w:p w14:paraId="21B9ED4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r>
      <w:tr w:rsidR="00175FA0" w:rsidRPr="00175FA0" w14:paraId="1092C7A5" w14:textId="77777777" w:rsidTr="00175FA0">
        <w:tc>
          <w:tcPr>
            <w:tcW w:w="4508" w:type="dxa"/>
          </w:tcPr>
          <w:p w14:paraId="1E27C8D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Rendimiento (p95)</w:t>
            </w:r>
          </w:p>
        </w:tc>
        <w:tc>
          <w:tcPr>
            <w:tcW w:w="4508" w:type="dxa"/>
          </w:tcPr>
          <w:p w14:paraId="77519A2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&lt; 500 ms con 50 usuarios concurrentes</w:t>
            </w:r>
          </w:p>
        </w:tc>
      </w:tr>
      <w:tr w:rsidR="00175FA0" w:rsidRPr="00175FA0" w14:paraId="3FAE6F16" w14:textId="77777777" w:rsidTr="00175FA0">
        <w:tc>
          <w:tcPr>
            <w:tcW w:w="4508" w:type="dxa"/>
          </w:tcPr>
          <w:p w14:paraId="6A01CEE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Vulnerabilidades OWASP Top 10</w:t>
            </w:r>
          </w:p>
        </w:tc>
        <w:tc>
          <w:tcPr>
            <w:tcW w:w="4508" w:type="dxa"/>
          </w:tcPr>
          <w:p w14:paraId="626B0BB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Resueltas previo a entrega</w:t>
            </w:r>
          </w:p>
        </w:tc>
      </w:tr>
      <w:tr w:rsidR="00175FA0" w:rsidRPr="00175FA0" w14:paraId="1FF2ABFF" w14:textId="77777777" w:rsidTr="00175FA0">
        <w:tc>
          <w:tcPr>
            <w:tcW w:w="4508" w:type="dxa"/>
          </w:tcPr>
          <w:p w14:paraId="21E86A8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Versión de entrega</w:t>
            </w:r>
          </w:p>
        </w:tc>
        <w:tc>
          <w:tcPr>
            <w:tcW w:w="4508" w:type="dxa"/>
          </w:tcPr>
          <w:p w14:paraId="6C4B4DC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v1.0.0 (tag en </w:t>
            </w:r>
            <w:proofErr w:type="spellStart"/>
            <w:r w:rsidRPr="00175FA0">
              <w:rPr>
                <w:rFonts w:ascii="Arial" w:hAnsi="Arial" w:cs="Arial"/>
                <w:sz w:val="20"/>
                <w:szCs w:val="20"/>
              </w:rPr>
              <w:t>main</w:t>
            </w:r>
            <w:proofErr w:type="spellEnd"/>
            <w:r w:rsidRPr="00175FA0">
              <w:rPr>
                <w:rFonts w:ascii="Arial" w:hAnsi="Arial" w:cs="Arial"/>
                <w:sz w:val="20"/>
                <w:szCs w:val="20"/>
              </w:rPr>
              <w:t>)</w:t>
            </w:r>
          </w:p>
        </w:tc>
      </w:tr>
      <w:tr w:rsidR="00175FA0" w:rsidRPr="00175FA0" w14:paraId="085726DA" w14:textId="77777777" w:rsidTr="00175FA0">
        <w:tc>
          <w:tcPr>
            <w:tcW w:w="4508" w:type="dxa"/>
          </w:tcPr>
          <w:p w14:paraId="3BBD29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Despliegue</w:t>
            </w:r>
          </w:p>
        </w:tc>
        <w:tc>
          <w:tcPr>
            <w:tcW w:w="4508" w:type="dxa"/>
          </w:tcPr>
          <w:p w14:paraId="62E1B7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Oracle Cloud Free Tier + </w:t>
            </w:r>
            <w:proofErr w:type="spellStart"/>
            <w:r w:rsidRPr="00175FA0">
              <w:rPr>
                <w:rFonts w:ascii="Arial" w:hAnsi="Arial" w:cs="Arial"/>
                <w:sz w:val="20"/>
                <w:szCs w:val="20"/>
              </w:rPr>
              <w:t>Nginx</w:t>
            </w:r>
            <w:proofErr w:type="spellEnd"/>
            <w:r w:rsidRPr="00175FA0">
              <w:rPr>
                <w:rFonts w:ascii="Arial" w:hAnsi="Arial" w:cs="Arial"/>
                <w:sz w:val="20"/>
                <w:szCs w:val="20"/>
              </w:rPr>
              <w:t xml:space="preserve"> + </w:t>
            </w:r>
            <w:proofErr w:type="spellStart"/>
            <w:r w:rsidRPr="00175FA0">
              <w:rPr>
                <w:rFonts w:ascii="Arial" w:hAnsi="Arial" w:cs="Arial"/>
                <w:sz w:val="20"/>
                <w:szCs w:val="20"/>
              </w:rPr>
              <w:t>Let's</w:t>
            </w:r>
            <w:proofErr w:type="spellEnd"/>
            <w:r w:rsidRPr="00175FA0">
              <w:rPr>
                <w:rFonts w:ascii="Arial" w:hAnsi="Arial" w:cs="Arial"/>
                <w:sz w:val="20"/>
                <w:szCs w:val="20"/>
              </w:rPr>
              <w:t xml:space="preserve"> </w:t>
            </w:r>
            <w:proofErr w:type="spellStart"/>
            <w:r w:rsidRPr="00175FA0">
              <w:rPr>
                <w:rFonts w:ascii="Arial" w:hAnsi="Arial" w:cs="Arial"/>
                <w:sz w:val="20"/>
                <w:szCs w:val="20"/>
              </w:rPr>
              <w:t>Encrypt</w:t>
            </w:r>
            <w:proofErr w:type="spellEnd"/>
          </w:p>
        </w:tc>
      </w:tr>
    </w:tbl>
    <w:p w14:paraId="1D08388B" w14:textId="77777777" w:rsidR="00C46E61" w:rsidRPr="00175FA0" w:rsidRDefault="00C46E61" w:rsidP="007F0B8E">
      <w:pPr>
        <w:spacing w:line="360" w:lineRule="auto"/>
        <w:jc w:val="both"/>
        <w:rPr>
          <w:rFonts w:ascii="Arial" w:hAnsi="Arial" w:cs="Arial"/>
          <w:b/>
          <w:bCs/>
        </w:rPr>
      </w:pPr>
    </w:p>
    <w:p w14:paraId="2AB4CECE" w14:textId="766B8A40" w:rsidR="006629D5" w:rsidRDefault="00517381" w:rsidP="000B258D">
      <w:pPr>
        <w:pStyle w:val="Ttulo2"/>
        <w:numPr>
          <w:ilvl w:val="1"/>
          <w:numId w:val="1"/>
        </w:numPr>
        <w:spacing w:line="480" w:lineRule="auto"/>
        <w:jc w:val="both"/>
        <w:rPr>
          <w:rFonts w:cs="Arial"/>
          <w:bCs/>
          <w:color w:val="auto"/>
          <w:szCs w:val="22"/>
          <w:lang w:eastAsia="en-US"/>
        </w:rPr>
      </w:pPr>
      <w:bookmarkStart w:id="54" w:name="_Toc227521392"/>
      <w:r w:rsidRPr="00CE54AA">
        <w:rPr>
          <w:rFonts w:cs="Arial"/>
          <w:bCs/>
          <w:color w:val="auto"/>
          <w:szCs w:val="22"/>
          <w:lang w:eastAsia="en-US"/>
        </w:rPr>
        <w:t>Pruebas y evaluación</w:t>
      </w:r>
      <w:r w:rsidR="006629D5" w:rsidRPr="00CE54AA">
        <w:rPr>
          <w:rFonts w:cs="Arial"/>
          <w:bCs/>
          <w:color w:val="auto"/>
          <w:szCs w:val="22"/>
          <w:lang w:eastAsia="en-US"/>
        </w:rPr>
        <w:t xml:space="preserve"> de la solución</w:t>
      </w:r>
      <w:bookmarkEnd w:id="54"/>
    </w:p>
    <w:p w14:paraId="0061014E" w14:textId="7F071B86" w:rsidR="00C46E61" w:rsidRPr="00C46E61" w:rsidRDefault="00C46E61" w:rsidP="00C46E61">
      <w:pPr>
        <w:spacing w:line="480" w:lineRule="auto"/>
        <w:ind w:firstLine="204"/>
        <w:jc w:val="both"/>
        <w:rPr>
          <w:rFonts w:ascii="Arial" w:hAnsi="Arial" w:cs="Arial"/>
          <w:b/>
          <w:bCs/>
        </w:rPr>
      </w:pPr>
      <w:r>
        <w:rPr>
          <w:rFonts w:ascii="Arial" w:hAnsi="Arial" w:cs="Arial"/>
          <w:b/>
          <w:bCs/>
        </w:rPr>
        <w:t xml:space="preserve">7.3.1 </w:t>
      </w:r>
      <w:r w:rsidRPr="00C46E61">
        <w:rPr>
          <w:rFonts w:ascii="Arial" w:hAnsi="Arial" w:cs="Arial"/>
          <w:b/>
          <w:bCs/>
        </w:rPr>
        <w:t>Estrategia de pruebas</w:t>
      </w:r>
    </w:p>
    <w:p w14:paraId="2A8195C2" w14:textId="646DAB26" w:rsidR="006629D5" w:rsidRDefault="00C46E61" w:rsidP="4C0AF0EB">
      <w:pPr>
        <w:spacing w:line="480" w:lineRule="auto"/>
        <w:jc w:val="both"/>
        <w:rPr>
          <w:rFonts w:ascii="Arial" w:hAnsi="Arial" w:cs="Arial"/>
        </w:rPr>
      </w:pPr>
      <w:r w:rsidRPr="00C46E61">
        <w:rPr>
          <w:rFonts w:ascii="Arial" w:hAnsi="Arial" w:cs="Arial"/>
        </w:rPr>
        <w:t xml:space="preserve">El proyecto adoptó una estrategia de pruebas en pirámide (modelo 70/20/10), alineada con las prácticas del estándar ISO 29119 y con el enfoque ágil de ISTQB, distribuida en cuatro niveles ejecutados de forma progresiva sprint a sprint a lo largo de los 14 </w:t>
      </w:r>
      <w:proofErr w:type="spellStart"/>
      <w:r w:rsidRPr="00C46E61">
        <w:rPr>
          <w:rFonts w:ascii="Arial" w:hAnsi="Arial" w:cs="Arial"/>
        </w:rPr>
        <w:t>sprints</w:t>
      </w:r>
      <w:proofErr w:type="spellEnd"/>
      <w:r w:rsidRPr="00C46E61">
        <w:rPr>
          <w:rFonts w:ascii="Arial" w:hAnsi="Arial" w:cs="Arial"/>
        </w:rPr>
        <w:t xml:space="preserve"> del proyecto.</w:t>
      </w:r>
    </w:p>
    <w:p w14:paraId="41ED6387" w14:textId="3FDB5B36" w:rsidR="00033ECF" w:rsidRPr="00C46E61" w:rsidRDefault="00033ECF" w:rsidP="4C0AF0EB">
      <w:pPr>
        <w:pStyle w:val="Ttulo1"/>
        <w:spacing w:line="480" w:lineRule="auto"/>
        <w:jc w:val="both"/>
        <w:rPr>
          <w:rFonts w:ascii="Arial" w:hAnsi="Arial" w:cs="Arial"/>
          <w:b/>
          <w:bCs/>
        </w:rPr>
      </w:pPr>
      <w:r w:rsidRPr="00C46E61">
        <w:rPr>
          <w:rFonts w:ascii="Arial" w:hAnsi="Arial" w:cs="Arial"/>
          <w:b/>
          <w:bCs/>
        </w:rPr>
        <w:lastRenderedPageBreak/>
        <w:t xml:space="preserve">Alcance de pruebas </w:t>
      </w:r>
    </w:p>
    <w:tbl>
      <w:tblPr>
        <w:tblStyle w:val="Tablaconcuadrcula"/>
        <w:tblW w:w="9634" w:type="dxa"/>
        <w:tblLook w:val="04A0" w:firstRow="1" w:lastRow="0" w:firstColumn="1" w:lastColumn="0" w:noHBand="0" w:noVBand="1"/>
      </w:tblPr>
      <w:tblGrid>
        <w:gridCol w:w="1206"/>
        <w:gridCol w:w="1032"/>
        <w:gridCol w:w="2624"/>
        <w:gridCol w:w="2386"/>
        <w:gridCol w:w="2386"/>
      </w:tblGrid>
      <w:tr w:rsidR="00C46E61" w:rsidRPr="00C46E61" w14:paraId="4702E735" w14:textId="77777777" w:rsidTr="00C46E61">
        <w:tc>
          <w:tcPr>
            <w:tcW w:w="1206" w:type="dxa"/>
          </w:tcPr>
          <w:p w14:paraId="016E16D0"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Nivel</w:t>
            </w:r>
          </w:p>
        </w:tc>
        <w:tc>
          <w:tcPr>
            <w:tcW w:w="1032" w:type="dxa"/>
          </w:tcPr>
          <w:p w14:paraId="776DE73A"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Tipo</w:t>
            </w:r>
          </w:p>
        </w:tc>
        <w:tc>
          <w:tcPr>
            <w:tcW w:w="2624" w:type="dxa"/>
          </w:tcPr>
          <w:p w14:paraId="4E4C88B8"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se prueba</w:t>
            </w:r>
          </w:p>
        </w:tc>
        <w:tc>
          <w:tcPr>
            <w:tcW w:w="2386" w:type="dxa"/>
          </w:tcPr>
          <w:p w14:paraId="6925C86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no se prueba</w:t>
            </w:r>
          </w:p>
        </w:tc>
        <w:tc>
          <w:tcPr>
            <w:tcW w:w="2386" w:type="dxa"/>
          </w:tcPr>
          <w:p w14:paraId="6985A47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Justificación de exclusión</w:t>
            </w:r>
          </w:p>
        </w:tc>
      </w:tr>
      <w:tr w:rsidR="00C46E61" w:rsidRPr="00C46E61" w14:paraId="009CF7A5" w14:textId="77777777" w:rsidTr="00C46E61">
        <w:tc>
          <w:tcPr>
            <w:tcW w:w="1206" w:type="dxa"/>
          </w:tcPr>
          <w:p w14:paraId="556CB9C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Unitario (70%)</w:t>
            </w:r>
          </w:p>
        </w:tc>
        <w:tc>
          <w:tcPr>
            <w:tcW w:w="1032" w:type="dxa"/>
          </w:tcPr>
          <w:p w14:paraId="471F620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blanca</w:t>
            </w:r>
          </w:p>
        </w:tc>
        <w:tc>
          <w:tcPr>
            <w:tcW w:w="2624" w:type="dxa"/>
          </w:tcPr>
          <w:p w14:paraId="1A01825D"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Lógica de servicio, validaciones de dominio, </w:t>
            </w:r>
            <w:proofErr w:type="spellStart"/>
            <w:r w:rsidRPr="00C46E61">
              <w:rPr>
                <w:rFonts w:ascii="Arial" w:hAnsi="Arial" w:cs="Arial"/>
                <w:sz w:val="20"/>
                <w:szCs w:val="20"/>
              </w:rPr>
              <w:t>mappers</w:t>
            </w:r>
            <w:proofErr w:type="spellEnd"/>
            <w:r w:rsidRPr="00C46E61">
              <w:rPr>
                <w:rFonts w:ascii="Arial" w:hAnsi="Arial" w:cs="Arial"/>
                <w:sz w:val="20"/>
                <w:szCs w:val="20"/>
              </w:rPr>
              <w:t xml:space="preserve">, componentes individuales aislados con </w:t>
            </w:r>
            <w:proofErr w:type="spellStart"/>
            <w:r w:rsidRPr="00C46E61">
              <w:rPr>
                <w:rFonts w:ascii="Arial" w:hAnsi="Arial" w:cs="Arial"/>
                <w:sz w:val="20"/>
                <w:szCs w:val="20"/>
              </w:rPr>
              <w:t>mocks</w:t>
            </w:r>
            <w:proofErr w:type="spellEnd"/>
          </w:p>
        </w:tc>
        <w:tc>
          <w:tcPr>
            <w:tcW w:w="2386" w:type="dxa"/>
          </w:tcPr>
          <w:p w14:paraId="46F2E4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Infraestructura, BD real, red</w:t>
            </w:r>
          </w:p>
        </w:tc>
        <w:tc>
          <w:tcPr>
            <w:tcW w:w="2386" w:type="dxa"/>
          </w:tcPr>
          <w:p w14:paraId="6F21D95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Velocidad: el aislamiento garantiza ejecución en milisegundos y </w:t>
            </w:r>
            <w:proofErr w:type="spellStart"/>
            <w:r w:rsidRPr="00C46E61">
              <w:rPr>
                <w:rFonts w:ascii="Arial" w:hAnsi="Arial" w:cs="Arial"/>
                <w:sz w:val="20"/>
                <w:szCs w:val="20"/>
              </w:rPr>
              <w:t>feedback</w:t>
            </w:r>
            <w:proofErr w:type="spellEnd"/>
            <w:r w:rsidRPr="00C46E61">
              <w:rPr>
                <w:rFonts w:ascii="Arial" w:hAnsi="Arial" w:cs="Arial"/>
                <w:sz w:val="20"/>
                <w:szCs w:val="20"/>
              </w:rPr>
              <w:t xml:space="preserve"> inmediato en cada PR</w:t>
            </w:r>
          </w:p>
        </w:tc>
      </w:tr>
      <w:tr w:rsidR="00C46E61" w:rsidRPr="00C46E61" w14:paraId="14149766" w14:textId="77777777" w:rsidTr="00C46E61">
        <w:tc>
          <w:tcPr>
            <w:tcW w:w="1206" w:type="dxa"/>
          </w:tcPr>
          <w:p w14:paraId="20D5183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Integración (20%)</w:t>
            </w:r>
          </w:p>
        </w:tc>
        <w:tc>
          <w:tcPr>
            <w:tcW w:w="1032" w:type="dxa"/>
          </w:tcPr>
          <w:p w14:paraId="2A0F7E7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gris</w:t>
            </w:r>
          </w:p>
        </w:tc>
        <w:tc>
          <w:tcPr>
            <w:tcW w:w="2624" w:type="dxa"/>
          </w:tcPr>
          <w:p w14:paraId="2F73FB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Persistencia JPA + </w:t>
            </w:r>
            <w:proofErr w:type="spellStart"/>
            <w:r w:rsidRPr="00C46E61">
              <w:rPr>
                <w:rFonts w:ascii="Arial" w:hAnsi="Arial" w:cs="Arial"/>
                <w:sz w:val="20"/>
                <w:szCs w:val="20"/>
              </w:rPr>
              <w:t>Flyway</w:t>
            </w:r>
            <w:proofErr w:type="spellEnd"/>
            <w:r w:rsidRPr="00C46E61">
              <w:rPr>
                <w:rFonts w:ascii="Arial" w:hAnsi="Arial" w:cs="Arial"/>
                <w:sz w:val="20"/>
                <w:szCs w:val="20"/>
              </w:rPr>
              <w:t xml:space="preserve"> sobre PostgreSQL real, publicación/consumo de eventos en </w:t>
            </w:r>
            <w:proofErr w:type="spellStart"/>
            <w:r w:rsidRPr="00C46E61">
              <w:rPr>
                <w:rFonts w:ascii="Arial" w:hAnsi="Arial" w:cs="Arial"/>
                <w:sz w:val="20"/>
                <w:szCs w:val="20"/>
              </w:rPr>
              <w:t>RabbitMQ</w:t>
            </w:r>
            <w:proofErr w:type="spellEnd"/>
            <w:r w:rsidRPr="00C46E61">
              <w:rPr>
                <w:rFonts w:ascii="Arial" w:hAnsi="Arial" w:cs="Arial"/>
                <w:sz w:val="20"/>
                <w:szCs w:val="20"/>
              </w:rPr>
              <w:t xml:space="preserve"> real, clientes </w:t>
            </w:r>
            <w:proofErr w:type="spellStart"/>
            <w:r w:rsidRPr="00C46E61">
              <w:rPr>
                <w:rFonts w:ascii="Arial" w:hAnsi="Arial" w:cs="Arial"/>
                <w:sz w:val="20"/>
                <w:szCs w:val="20"/>
              </w:rPr>
              <w:t>Feign</w:t>
            </w:r>
            <w:proofErr w:type="spellEnd"/>
            <w:r w:rsidRPr="00C46E61">
              <w:rPr>
                <w:rFonts w:ascii="Arial" w:hAnsi="Arial" w:cs="Arial"/>
                <w:sz w:val="20"/>
                <w:szCs w:val="20"/>
              </w:rPr>
              <w:t xml:space="preserve"> entre microservicios</w:t>
            </w:r>
          </w:p>
        </w:tc>
        <w:tc>
          <w:tcPr>
            <w:tcW w:w="2386" w:type="dxa"/>
          </w:tcPr>
          <w:p w14:paraId="0F712E0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Interfaz de usuario, flujos de negocio completos</w:t>
            </w:r>
          </w:p>
        </w:tc>
        <w:tc>
          <w:tcPr>
            <w:tcW w:w="2386" w:type="dxa"/>
          </w:tcPr>
          <w:p w14:paraId="0400219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contratos entre servicios se validan en pruebas E2E; las de integración cubren solo la capa de persistencia y mensajería</w:t>
            </w:r>
          </w:p>
        </w:tc>
      </w:tr>
      <w:tr w:rsidR="00C46E61" w:rsidRPr="00C46E61" w14:paraId="2127925D" w14:textId="77777777" w:rsidTr="00C46E61">
        <w:tc>
          <w:tcPr>
            <w:tcW w:w="1206" w:type="dxa"/>
          </w:tcPr>
          <w:p w14:paraId="7500EC78"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Sistema / Smoke E2E (5%)</w:t>
            </w:r>
          </w:p>
        </w:tc>
        <w:tc>
          <w:tcPr>
            <w:tcW w:w="1032" w:type="dxa"/>
          </w:tcPr>
          <w:p w14:paraId="3F7CB9E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2EF5CB2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Stack completo de 14 contenedores Docker; registro Eureka; 12 </w:t>
            </w:r>
            <w:proofErr w:type="spellStart"/>
            <w:r w:rsidRPr="00C46E61">
              <w:rPr>
                <w:rFonts w:ascii="Arial" w:hAnsi="Arial" w:cs="Arial"/>
                <w:sz w:val="20"/>
                <w:szCs w:val="20"/>
              </w:rPr>
              <w:t>endpoints</w:t>
            </w:r>
            <w:proofErr w:type="spellEnd"/>
            <w:r w:rsidRPr="00C46E61">
              <w:rPr>
                <w:rFonts w:ascii="Arial" w:hAnsi="Arial" w:cs="Arial"/>
                <w:sz w:val="20"/>
                <w:szCs w:val="20"/>
              </w:rPr>
              <w:t xml:space="preserve"> REST vía API Gateway; autenticación JWT; formatos de error RFC 7807</w:t>
            </w:r>
          </w:p>
        </w:tc>
        <w:tc>
          <w:tcPr>
            <w:tcW w:w="2386" w:type="dxa"/>
          </w:tcPr>
          <w:p w14:paraId="267EB1D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Rendimiento bajo carga, compatibilidad de navegadores</w:t>
            </w:r>
          </w:p>
        </w:tc>
        <w:tc>
          <w:tcPr>
            <w:tcW w:w="2386" w:type="dxa"/>
          </w:tcPr>
          <w:p w14:paraId="657A554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El rendimiento se validó en Sprint 13 con </w:t>
            </w:r>
            <w:proofErr w:type="spellStart"/>
            <w:r w:rsidRPr="00C46E61">
              <w:rPr>
                <w:rFonts w:ascii="Arial" w:hAnsi="Arial" w:cs="Arial"/>
                <w:sz w:val="20"/>
                <w:szCs w:val="20"/>
              </w:rPr>
              <w:t>JMeter</w:t>
            </w:r>
            <w:proofErr w:type="spellEnd"/>
            <w:r w:rsidRPr="00C46E61">
              <w:rPr>
                <w:rFonts w:ascii="Arial" w:hAnsi="Arial" w:cs="Arial"/>
                <w:sz w:val="20"/>
                <w:szCs w:val="20"/>
              </w:rPr>
              <w:t xml:space="preserve">; la compatibilidad UI es responsabilidad de </w:t>
            </w:r>
            <w:proofErr w:type="spellStart"/>
            <w:r w:rsidRPr="00C46E61">
              <w:rPr>
                <w:rFonts w:ascii="Arial" w:hAnsi="Arial" w:cs="Arial"/>
                <w:sz w:val="20"/>
                <w:szCs w:val="20"/>
              </w:rPr>
              <w:t>PrimeVue</w:t>
            </w:r>
            <w:proofErr w:type="spellEnd"/>
          </w:p>
        </w:tc>
      </w:tr>
      <w:tr w:rsidR="00C46E61" w:rsidRPr="00C46E61" w14:paraId="6D8C6029" w14:textId="77777777" w:rsidTr="00C46E61">
        <w:tc>
          <w:tcPr>
            <w:tcW w:w="1206" w:type="dxa"/>
          </w:tcPr>
          <w:p w14:paraId="0626CB6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E2E funcional (5%)</w:t>
            </w:r>
          </w:p>
        </w:tc>
        <w:tc>
          <w:tcPr>
            <w:tcW w:w="1032" w:type="dxa"/>
          </w:tcPr>
          <w:p w14:paraId="1955410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76AC558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Ocho flujos de negocio críticos completos en navegador real vía Cypress</w:t>
            </w:r>
          </w:p>
        </w:tc>
        <w:tc>
          <w:tcPr>
            <w:tcW w:w="2386" w:type="dxa"/>
          </w:tcPr>
          <w:p w14:paraId="4C59E76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Todos los flujos secundarios</w:t>
            </w:r>
          </w:p>
        </w:tc>
        <w:tc>
          <w:tcPr>
            <w:tcW w:w="2386" w:type="dxa"/>
          </w:tcPr>
          <w:p w14:paraId="300FE9E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flujos cubiertos representan el camino feliz y los casos de error de mayor riesgo de negocio</w:t>
            </w:r>
          </w:p>
        </w:tc>
      </w:tr>
    </w:tbl>
    <w:p w14:paraId="051ABA83" w14:textId="77777777" w:rsidR="00033ECF" w:rsidRDefault="00033ECF" w:rsidP="4C0AF0EB">
      <w:pPr>
        <w:spacing w:line="480" w:lineRule="auto"/>
        <w:jc w:val="both"/>
        <w:rPr>
          <w:rFonts w:ascii="Arial" w:hAnsi="Arial" w:cs="Arial"/>
        </w:rPr>
      </w:pPr>
    </w:p>
    <w:p w14:paraId="18CB8F5A" w14:textId="74E99578" w:rsidR="001B3789" w:rsidRPr="001B3789" w:rsidRDefault="001B3789" w:rsidP="001B3789">
      <w:pPr>
        <w:spacing w:line="480" w:lineRule="auto"/>
        <w:jc w:val="both"/>
        <w:rPr>
          <w:rFonts w:ascii="Arial" w:hAnsi="Arial" w:cs="Arial"/>
          <w:b/>
          <w:bCs/>
        </w:rPr>
      </w:pPr>
      <w:r w:rsidRPr="001B3789">
        <w:rPr>
          <w:rFonts w:ascii="Arial" w:hAnsi="Arial" w:cs="Arial"/>
          <w:b/>
          <w:bCs/>
        </w:rPr>
        <w:t>Ambientes de prueba</w:t>
      </w:r>
    </w:p>
    <w:p w14:paraId="5D4C4AD0" w14:textId="77777777" w:rsidR="00C46E61" w:rsidRPr="00C46E61" w:rsidRDefault="00C46E61" w:rsidP="00C46E61">
      <w:pPr>
        <w:spacing w:line="480" w:lineRule="auto"/>
        <w:jc w:val="both"/>
        <w:rPr>
          <w:rFonts w:ascii="Arial" w:hAnsi="Arial" w:cs="Arial"/>
        </w:rPr>
      </w:pPr>
      <w:r w:rsidRPr="00C46E61">
        <w:rPr>
          <w:rFonts w:ascii="Arial" w:hAnsi="Arial" w:cs="Arial"/>
        </w:rPr>
        <w:t xml:space="preserve">Local (desarrollo): Docker </w:t>
      </w:r>
      <w:proofErr w:type="spellStart"/>
      <w:r w:rsidRPr="00C46E61">
        <w:rPr>
          <w:rFonts w:ascii="Arial" w:hAnsi="Arial" w:cs="Arial"/>
        </w:rPr>
        <w:t>Compose</w:t>
      </w:r>
      <w:proofErr w:type="spellEnd"/>
      <w:r w:rsidRPr="00C46E61">
        <w:rPr>
          <w:rFonts w:ascii="Arial" w:hAnsi="Arial" w:cs="Arial"/>
        </w:rPr>
        <w:t xml:space="preserve"> con los 14 contenedores; base de datos PostgreSQL con los 9 </w:t>
      </w:r>
      <w:proofErr w:type="spellStart"/>
      <w:r w:rsidRPr="00C46E61">
        <w:rPr>
          <w:rFonts w:ascii="Arial" w:hAnsi="Arial" w:cs="Arial"/>
        </w:rPr>
        <w:t>schemas</w:t>
      </w:r>
      <w:proofErr w:type="spellEnd"/>
      <w:r w:rsidRPr="00C46E61">
        <w:rPr>
          <w:rFonts w:ascii="Arial" w:hAnsi="Arial" w:cs="Arial"/>
        </w:rPr>
        <w:t xml:space="preserve"> creados por </w:t>
      </w:r>
      <w:proofErr w:type="spellStart"/>
      <w:r w:rsidRPr="00C46E61">
        <w:rPr>
          <w:rFonts w:ascii="Arial" w:hAnsi="Arial" w:cs="Arial"/>
        </w:rPr>
        <w:t>init-schemas.sql</w:t>
      </w:r>
      <w:proofErr w:type="spellEnd"/>
      <w:r w:rsidRPr="00C46E61">
        <w:rPr>
          <w:rFonts w:ascii="Arial" w:hAnsi="Arial" w:cs="Arial"/>
        </w:rPr>
        <w:t xml:space="preserve">; </w:t>
      </w:r>
      <w:proofErr w:type="spellStart"/>
      <w:r w:rsidRPr="00C46E61">
        <w:rPr>
          <w:rFonts w:ascii="Arial" w:hAnsi="Arial" w:cs="Arial"/>
        </w:rPr>
        <w:t>Mailtrap</w:t>
      </w:r>
      <w:proofErr w:type="spellEnd"/>
      <w:r w:rsidRPr="00C46E61">
        <w:rPr>
          <w:rFonts w:ascii="Arial" w:hAnsi="Arial" w:cs="Arial"/>
        </w:rPr>
        <w:t xml:space="preserve"> como servidor SMTP ficticio.</w:t>
      </w:r>
    </w:p>
    <w:p w14:paraId="4F1AACAA" w14:textId="4A744671" w:rsidR="00C46E61" w:rsidRPr="00C46E61" w:rsidRDefault="00C46E61" w:rsidP="00C46E61">
      <w:pPr>
        <w:spacing w:line="480" w:lineRule="auto"/>
        <w:jc w:val="both"/>
        <w:rPr>
          <w:rFonts w:ascii="Arial" w:hAnsi="Arial" w:cs="Arial"/>
        </w:rPr>
      </w:pPr>
      <w:r w:rsidRPr="00C46E61">
        <w:rPr>
          <w:rFonts w:ascii="Arial" w:hAnsi="Arial" w:cs="Arial"/>
        </w:rPr>
        <w:t xml:space="preserve">CI (GitHub </w:t>
      </w:r>
      <w:proofErr w:type="spellStart"/>
      <w:r w:rsidRPr="00C46E61">
        <w:rPr>
          <w:rFonts w:ascii="Arial" w:hAnsi="Arial" w:cs="Arial"/>
        </w:rPr>
        <w:t>Actions</w:t>
      </w:r>
      <w:proofErr w:type="spellEnd"/>
      <w:r w:rsidRPr="00C46E61">
        <w:rPr>
          <w:rFonts w:ascii="Arial" w:hAnsi="Arial" w:cs="Arial"/>
        </w:rPr>
        <w:t xml:space="preserve">): PostgreSQL 15-alpine y </w:t>
      </w:r>
      <w:proofErr w:type="spellStart"/>
      <w:r w:rsidRPr="00C46E61">
        <w:rPr>
          <w:rFonts w:ascii="Arial" w:hAnsi="Arial" w:cs="Arial"/>
        </w:rPr>
        <w:t>RabbitMQ</w:t>
      </w:r>
      <w:proofErr w:type="spellEnd"/>
      <w:r w:rsidRPr="00C46E61">
        <w:rPr>
          <w:rFonts w:ascii="Arial" w:hAnsi="Arial" w:cs="Arial"/>
        </w:rPr>
        <w:t xml:space="preserve"> 3.12-management como GitHub </w:t>
      </w:r>
      <w:proofErr w:type="spellStart"/>
      <w:r w:rsidRPr="00C46E61">
        <w:rPr>
          <w:rFonts w:ascii="Arial" w:hAnsi="Arial" w:cs="Arial"/>
        </w:rPr>
        <w:t>Services</w:t>
      </w:r>
      <w:proofErr w:type="spellEnd"/>
      <w:r w:rsidRPr="00C46E61">
        <w:rPr>
          <w:rFonts w:ascii="Arial" w:hAnsi="Arial" w:cs="Arial"/>
        </w:rPr>
        <w:t xml:space="preserve">; JWT </w:t>
      </w:r>
      <w:proofErr w:type="spellStart"/>
      <w:r w:rsidRPr="00C46E61">
        <w:rPr>
          <w:rFonts w:ascii="Arial" w:hAnsi="Arial" w:cs="Arial"/>
        </w:rPr>
        <w:t>secret</w:t>
      </w:r>
      <w:proofErr w:type="spellEnd"/>
      <w:r w:rsidRPr="00C46E61">
        <w:rPr>
          <w:rFonts w:ascii="Arial" w:hAnsi="Arial" w:cs="Arial"/>
        </w:rPr>
        <w:t xml:space="preserve"> de 512 bits generado aleatoriamente en cada corrida mediante </w:t>
      </w:r>
      <w:proofErr w:type="spellStart"/>
      <w:r w:rsidRPr="00C46E61">
        <w:rPr>
          <w:rFonts w:ascii="Arial" w:hAnsi="Arial" w:cs="Arial"/>
        </w:rPr>
        <w:t>openssl</w:t>
      </w:r>
      <w:proofErr w:type="spellEnd"/>
      <w:r w:rsidRPr="00C46E61">
        <w:rPr>
          <w:rFonts w:ascii="Arial" w:hAnsi="Arial" w:cs="Arial"/>
        </w:rPr>
        <w:t xml:space="preserve"> rand; </w:t>
      </w:r>
      <w:proofErr w:type="spellStart"/>
      <w:r w:rsidRPr="00C46E61">
        <w:rPr>
          <w:rFonts w:ascii="Arial" w:hAnsi="Arial" w:cs="Arial"/>
        </w:rPr>
        <w:t>stack</w:t>
      </w:r>
      <w:proofErr w:type="spellEnd"/>
      <w:r w:rsidRPr="00C46E61">
        <w:rPr>
          <w:rFonts w:ascii="Arial" w:hAnsi="Arial" w:cs="Arial"/>
        </w:rPr>
        <w:t xml:space="preserve"> completo levantado mediante </w:t>
      </w:r>
      <w:proofErr w:type="spellStart"/>
      <w:r w:rsidRPr="00C46E61">
        <w:rPr>
          <w:rFonts w:ascii="Arial" w:hAnsi="Arial" w:cs="Arial"/>
        </w:rPr>
        <w:t>docker</w:t>
      </w:r>
      <w:proofErr w:type="spellEnd"/>
      <w:r w:rsidRPr="00C46E61">
        <w:rPr>
          <w:rFonts w:ascii="Arial" w:hAnsi="Arial" w:cs="Arial"/>
        </w:rPr>
        <w:t xml:space="preserve"> </w:t>
      </w:r>
      <w:proofErr w:type="spellStart"/>
      <w:r w:rsidRPr="00C46E61">
        <w:rPr>
          <w:rFonts w:ascii="Arial" w:hAnsi="Arial" w:cs="Arial"/>
        </w:rPr>
        <w:t>compose</w:t>
      </w:r>
      <w:proofErr w:type="spellEnd"/>
      <w:r w:rsidRPr="00C46E61">
        <w:rPr>
          <w:rFonts w:ascii="Arial" w:hAnsi="Arial" w:cs="Arial"/>
        </w:rPr>
        <w:t xml:space="preserve"> up --</w:t>
      </w:r>
      <w:proofErr w:type="spellStart"/>
      <w:r w:rsidRPr="00C46E61">
        <w:rPr>
          <w:rFonts w:ascii="Arial" w:hAnsi="Arial" w:cs="Arial"/>
        </w:rPr>
        <w:t>wait</w:t>
      </w:r>
      <w:proofErr w:type="spellEnd"/>
      <w:r w:rsidRPr="00C46E61">
        <w:rPr>
          <w:rFonts w:ascii="Arial" w:hAnsi="Arial" w:cs="Arial"/>
        </w:rPr>
        <w:t xml:space="preserve"> en el </w:t>
      </w:r>
      <w:proofErr w:type="spellStart"/>
      <w:r w:rsidRPr="00C46E61">
        <w:rPr>
          <w:rFonts w:ascii="Arial" w:hAnsi="Arial" w:cs="Arial"/>
        </w:rPr>
        <w:t>workflow</w:t>
      </w:r>
      <w:proofErr w:type="spellEnd"/>
      <w:r w:rsidRPr="00C46E61">
        <w:rPr>
          <w:rFonts w:ascii="Arial" w:hAnsi="Arial" w:cs="Arial"/>
        </w:rPr>
        <w:t xml:space="preserve"> smoke-e2e.yml.</w:t>
      </w:r>
    </w:p>
    <w:p w14:paraId="4D5ECB2D" w14:textId="77777777" w:rsidR="00C46E61" w:rsidRPr="00C46E61" w:rsidRDefault="00C46E61" w:rsidP="00C46E61">
      <w:pPr>
        <w:spacing w:line="480" w:lineRule="auto"/>
        <w:jc w:val="both"/>
        <w:rPr>
          <w:rFonts w:ascii="Arial" w:hAnsi="Arial" w:cs="Arial"/>
          <w:b/>
          <w:bCs/>
        </w:rPr>
      </w:pPr>
      <w:r w:rsidRPr="00C46E61">
        <w:rPr>
          <w:rFonts w:ascii="Arial" w:hAnsi="Arial" w:cs="Arial"/>
          <w:b/>
          <w:bCs/>
        </w:rPr>
        <w:t>Datos de prueba</w:t>
      </w:r>
    </w:p>
    <w:p w14:paraId="495392B0" w14:textId="48A559E2" w:rsidR="001B3789" w:rsidRDefault="00C46E61" w:rsidP="00C46E61">
      <w:pPr>
        <w:spacing w:line="480" w:lineRule="auto"/>
        <w:jc w:val="both"/>
        <w:rPr>
          <w:rFonts w:ascii="Arial" w:hAnsi="Arial" w:cs="Arial"/>
        </w:rPr>
      </w:pPr>
      <w:r w:rsidRPr="00C46E61">
        <w:rPr>
          <w:rFonts w:ascii="Arial" w:hAnsi="Arial" w:cs="Arial"/>
        </w:rPr>
        <w:t xml:space="preserve">Los datos de prueba se generan programáticamente en cada clase </w:t>
      </w:r>
      <w:proofErr w:type="gramStart"/>
      <w:r w:rsidRPr="00C46E61">
        <w:rPr>
          <w:rFonts w:ascii="Arial" w:hAnsi="Arial" w:cs="Arial"/>
        </w:rPr>
        <w:t>de test</w:t>
      </w:r>
      <w:proofErr w:type="gramEnd"/>
      <w:r w:rsidRPr="00C46E61">
        <w:rPr>
          <w:rFonts w:ascii="Arial" w:hAnsi="Arial" w:cs="Arial"/>
        </w:rPr>
        <w:t xml:space="preserve"> mediante </w:t>
      </w:r>
      <w:proofErr w:type="spellStart"/>
      <w:r w:rsidRPr="00C46E61">
        <w:rPr>
          <w:rFonts w:ascii="Arial" w:hAnsi="Arial" w:cs="Arial"/>
        </w:rPr>
        <w:t>builders</w:t>
      </w:r>
      <w:proofErr w:type="spellEnd"/>
      <w:r w:rsidRPr="00C46E61">
        <w:rPr>
          <w:rFonts w:ascii="Arial" w:hAnsi="Arial" w:cs="Arial"/>
        </w:rPr>
        <w:t xml:space="preserve"> de entidades (patrón </w:t>
      </w:r>
      <w:proofErr w:type="spellStart"/>
      <w:r w:rsidRPr="00C46E61">
        <w:rPr>
          <w:rFonts w:ascii="Arial" w:hAnsi="Arial" w:cs="Arial"/>
        </w:rPr>
        <w:t>Builder</w:t>
      </w:r>
      <w:proofErr w:type="spellEnd"/>
      <w:r w:rsidRPr="00C46E61">
        <w:rPr>
          <w:rFonts w:ascii="Arial" w:hAnsi="Arial" w:cs="Arial"/>
        </w:rPr>
        <w:t xml:space="preserve"> de Lombok). El ambiente de CI incluye un usuario administrador </w:t>
      </w:r>
      <w:r w:rsidRPr="00C46E61">
        <w:rPr>
          <w:rFonts w:ascii="Arial" w:hAnsi="Arial" w:cs="Arial"/>
        </w:rPr>
        <w:lastRenderedPageBreak/>
        <w:t>semilla (</w:t>
      </w:r>
      <w:proofErr w:type="spellStart"/>
      <w:r w:rsidRPr="00C46E61">
        <w:rPr>
          <w:rFonts w:ascii="Arial" w:hAnsi="Arial" w:cs="Arial"/>
        </w:rPr>
        <w:t>admin@escuela.local</w:t>
      </w:r>
      <w:proofErr w:type="spellEnd"/>
      <w:r w:rsidRPr="00C46E61">
        <w:rPr>
          <w:rFonts w:ascii="Arial" w:hAnsi="Arial" w:cs="Arial"/>
        </w:rPr>
        <w:t xml:space="preserve"> / Admin123!) insertado por migración </w:t>
      </w:r>
      <w:proofErr w:type="spellStart"/>
      <w:r w:rsidRPr="00C46E61">
        <w:rPr>
          <w:rFonts w:ascii="Arial" w:hAnsi="Arial" w:cs="Arial"/>
        </w:rPr>
        <w:t>Flyway</w:t>
      </w:r>
      <w:proofErr w:type="spellEnd"/>
      <w:r w:rsidRPr="00C46E61">
        <w:rPr>
          <w:rFonts w:ascii="Arial" w:hAnsi="Arial" w:cs="Arial"/>
        </w:rPr>
        <w:t xml:space="preserve"> V1__init_auth_schema.sql. No se usaron datos de producción en ningún nivel de prueba.</w:t>
      </w:r>
    </w:p>
    <w:p w14:paraId="136C71EC" w14:textId="5F8FFC79" w:rsidR="00196DCB" w:rsidRPr="00196DCB" w:rsidRDefault="00196DCB" w:rsidP="00C46E61">
      <w:pPr>
        <w:spacing w:line="480" w:lineRule="auto"/>
        <w:jc w:val="both"/>
        <w:rPr>
          <w:rFonts w:ascii="Arial" w:hAnsi="Arial" w:cs="Arial"/>
          <w:b/>
          <w:bCs/>
        </w:rPr>
      </w:pPr>
      <w:r>
        <w:rPr>
          <w:rFonts w:ascii="Arial" w:hAnsi="Arial" w:cs="Arial"/>
          <w:b/>
          <w:bCs/>
        </w:rPr>
        <w:t xml:space="preserve">7.3.2. </w:t>
      </w:r>
      <w:r w:rsidRPr="00196DCB">
        <w:rPr>
          <w:rFonts w:ascii="Arial" w:hAnsi="Arial" w:cs="Arial"/>
          <w:b/>
          <w:bCs/>
        </w:rPr>
        <w:t>Trazabilidad requisitos → pruebas → evidencia</w:t>
      </w:r>
    </w:p>
    <w:tbl>
      <w:tblPr>
        <w:tblStyle w:val="Tablaconcuadrcula"/>
        <w:tblW w:w="0" w:type="auto"/>
        <w:tblInd w:w="-572" w:type="dxa"/>
        <w:tblLook w:val="04A0" w:firstRow="1" w:lastRow="0" w:firstColumn="1" w:lastColumn="0" w:noHBand="0" w:noVBand="1"/>
      </w:tblPr>
      <w:tblGrid>
        <w:gridCol w:w="546"/>
        <w:gridCol w:w="2054"/>
        <w:gridCol w:w="900"/>
        <w:gridCol w:w="993"/>
        <w:gridCol w:w="817"/>
        <w:gridCol w:w="4278"/>
      </w:tblGrid>
      <w:tr w:rsidR="00C46E61" w:rsidRPr="00AC7511" w14:paraId="1F79938C" w14:textId="77777777" w:rsidTr="00196DCB">
        <w:tc>
          <w:tcPr>
            <w:tcW w:w="546" w:type="dxa"/>
          </w:tcPr>
          <w:p w14:paraId="3031479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 xml:space="preserve">ID </w:t>
            </w:r>
            <w:proofErr w:type="spellStart"/>
            <w:r w:rsidRPr="00AC7511">
              <w:rPr>
                <w:rFonts w:ascii="Arial" w:hAnsi="Arial" w:cs="Arial"/>
                <w:b/>
                <w:bCs/>
                <w:sz w:val="20"/>
                <w:szCs w:val="20"/>
              </w:rPr>
              <w:t>Req</w:t>
            </w:r>
            <w:proofErr w:type="spellEnd"/>
            <w:r w:rsidRPr="00AC7511">
              <w:rPr>
                <w:rFonts w:ascii="Arial" w:hAnsi="Arial" w:cs="Arial"/>
                <w:b/>
                <w:bCs/>
                <w:sz w:val="20"/>
                <w:szCs w:val="20"/>
              </w:rPr>
              <w:t>.</w:t>
            </w:r>
          </w:p>
        </w:tc>
        <w:tc>
          <w:tcPr>
            <w:tcW w:w="2054" w:type="dxa"/>
          </w:tcPr>
          <w:p w14:paraId="6D936AA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Requisito funcional / no funcional</w:t>
            </w:r>
          </w:p>
        </w:tc>
        <w:tc>
          <w:tcPr>
            <w:tcW w:w="900" w:type="dxa"/>
          </w:tcPr>
          <w:p w14:paraId="4B70695B"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ID Caso de prueba</w:t>
            </w:r>
          </w:p>
        </w:tc>
        <w:tc>
          <w:tcPr>
            <w:tcW w:w="993" w:type="dxa"/>
          </w:tcPr>
          <w:p w14:paraId="3286A14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Nivel</w:t>
            </w:r>
          </w:p>
        </w:tc>
        <w:tc>
          <w:tcPr>
            <w:tcW w:w="817" w:type="dxa"/>
          </w:tcPr>
          <w:p w14:paraId="71E6C74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Estado</w:t>
            </w:r>
          </w:p>
        </w:tc>
        <w:tc>
          <w:tcPr>
            <w:tcW w:w="4278" w:type="dxa"/>
          </w:tcPr>
          <w:p w14:paraId="3D772956"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Evidencia</w:t>
            </w:r>
          </w:p>
        </w:tc>
      </w:tr>
      <w:tr w:rsidR="00C46E61" w:rsidRPr="00AC7511" w14:paraId="7D8E000C" w14:textId="77777777" w:rsidTr="00196DCB">
        <w:tc>
          <w:tcPr>
            <w:tcW w:w="546" w:type="dxa"/>
          </w:tcPr>
          <w:p w14:paraId="161E2A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RF-01</w:t>
            </w:r>
          </w:p>
        </w:tc>
        <w:tc>
          <w:tcPr>
            <w:tcW w:w="2054" w:type="dxa"/>
          </w:tcPr>
          <w:p w14:paraId="1E4D11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Login con email y contraseña retorna JWT</w:t>
            </w:r>
          </w:p>
        </w:tc>
        <w:tc>
          <w:tcPr>
            <w:tcW w:w="900" w:type="dxa"/>
          </w:tcPr>
          <w:p w14:paraId="0DA806A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TC-AUTH-01</w:t>
            </w:r>
          </w:p>
        </w:tc>
        <w:tc>
          <w:tcPr>
            <w:tcW w:w="993" w:type="dxa"/>
          </w:tcPr>
          <w:p w14:paraId="0214DF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75C5BA98" w14:textId="003FBD9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D944E5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AuthServiceTest.loginExitoso</w:t>
            </w:r>
            <w:proofErr w:type="spellEnd"/>
            <w:r w:rsidRPr="00AC7511">
              <w:rPr>
                <w:rFonts w:ascii="Arial" w:hAnsi="Arial" w:cs="Arial"/>
                <w:sz w:val="20"/>
                <w:szCs w:val="20"/>
              </w:rPr>
              <w:t>()</w:t>
            </w:r>
          </w:p>
        </w:tc>
      </w:tr>
      <w:tr w:rsidR="00C46E61" w:rsidRPr="00AC7511" w14:paraId="6C6DA6A8" w14:textId="77777777" w:rsidTr="00196DCB">
        <w:tc>
          <w:tcPr>
            <w:tcW w:w="546" w:type="dxa"/>
          </w:tcPr>
          <w:p w14:paraId="4BA4BF2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RF-02</w:t>
            </w:r>
          </w:p>
        </w:tc>
        <w:tc>
          <w:tcPr>
            <w:tcW w:w="2054" w:type="dxa"/>
          </w:tcPr>
          <w:p w14:paraId="0A45F9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Bloqueo de cuenta tras 3 intentos fallidos por 15 min</w:t>
            </w:r>
          </w:p>
        </w:tc>
        <w:tc>
          <w:tcPr>
            <w:tcW w:w="900" w:type="dxa"/>
          </w:tcPr>
          <w:p w14:paraId="39736F8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TC-AUTH-02</w:t>
            </w:r>
          </w:p>
        </w:tc>
        <w:tc>
          <w:tcPr>
            <w:tcW w:w="993" w:type="dxa"/>
          </w:tcPr>
          <w:p w14:paraId="1C89A61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7B6A935" w14:textId="1B60FE3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5864E10"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AuthServiceTest.bloqueoCuentaTresIntentos</w:t>
            </w:r>
            <w:proofErr w:type="spellEnd"/>
            <w:r w:rsidRPr="00AC7511">
              <w:rPr>
                <w:rFonts w:ascii="Arial" w:hAnsi="Arial" w:cs="Arial"/>
                <w:sz w:val="20"/>
                <w:szCs w:val="20"/>
              </w:rPr>
              <w:t>()</w:t>
            </w:r>
          </w:p>
        </w:tc>
      </w:tr>
      <w:tr w:rsidR="00C46E61" w:rsidRPr="00AC7511" w14:paraId="79E8958E" w14:textId="77777777" w:rsidTr="00196DCB">
        <w:tc>
          <w:tcPr>
            <w:tcW w:w="546" w:type="dxa"/>
          </w:tcPr>
          <w:p w14:paraId="459F7BF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RF-03</w:t>
            </w:r>
          </w:p>
        </w:tc>
        <w:tc>
          <w:tcPr>
            <w:tcW w:w="2054" w:type="dxa"/>
          </w:tcPr>
          <w:p w14:paraId="12643D4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Recuperación de contraseña con token UUID de 60 min</w:t>
            </w:r>
          </w:p>
        </w:tc>
        <w:tc>
          <w:tcPr>
            <w:tcW w:w="900" w:type="dxa"/>
          </w:tcPr>
          <w:p w14:paraId="2A8E9DC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TC-AUTH-03</w:t>
            </w:r>
          </w:p>
        </w:tc>
        <w:tc>
          <w:tcPr>
            <w:tcW w:w="993" w:type="dxa"/>
          </w:tcPr>
          <w:p w14:paraId="3C470F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0D31C894" w14:textId="7304307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9E88FF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AuthServiceTest.forgotPassword</w:t>
            </w:r>
            <w:proofErr w:type="spellEnd"/>
            <w:r w:rsidRPr="00AC7511">
              <w:rPr>
                <w:rFonts w:ascii="Arial" w:hAnsi="Arial" w:cs="Arial"/>
                <w:sz w:val="20"/>
                <w:szCs w:val="20"/>
              </w:rPr>
              <w:t>_*</w:t>
            </w:r>
          </w:p>
        </w:tc>
      </w:tr>
      <w:tr w:rsidR="00C46E61" w:rsidRPr="00AC7511" w14:paraId="1CFBBAE4" w14:textId="77777777" w:rsidTr="00196DCB">
        <w:tc>
          <w:tcPr>
            <w:tcW w:w="546" w:type="dxa"/>
          </w:tcPr>
          <w:p w14:paraId="6ABE4EB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RF-04</w:t>
            </w:r>
          </w:p>
        </w:tc>
        <w:tc>
          <w:tcPr>
            <w:tcW w:w="2054" w:type="dxa"/>
          </w:tcPr>
          <w:p w14:paraId="21DE8C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Gateway rechaza solicitudes sin JWT con 401</w:t>
            </w:r>
          </w:p>
        </w:tc>
        <w:tc>
          <w:tcPr>
            <w:tcW w:w="900" w:type="dxa"/>
          </w:tcPr>
          <w:p w14:paraId="71B2E3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TC-GW-01</w:t>
            </w:r>
          </w:p>
        </w:tc>
        <w:tc>
          <w:tcPr>
            <w:tcW w:w="993" w:type="dxa"/>
          </w:tcPr>
          <w:p w14:paraId="76CA7A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0D8AD7A" w14:textId="02C3DB1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38413E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JwtAuthenticationGlobalFilterTest.protegidoSinToken</w:t>
            </w:r>
            <w:proofErr w:type="spellEnd"/>
            <w:r w:rsidRPr="00AC7511">
              <w:rPr>
                <w:rFonts w:ascii="Arial" w:hAnsi="Arial" w:cs="Arial"/>
                <w:sz w:val="20"/>
                <w:szCs w:val="20"/>
              </w:rPr>
              <w:t>()</w:t>
            </w:r>
          </w:p>
        </w:tc>
      </w:tr>
      <w:tr w:rsidR="00C46E61" w:rsidRPr="00AC7511" w14:paraId="4933B16C" w14:textId="77777777" w:rsidTr="00196DCB">
        <w:tc>
          <w:tcPr>
            <w:tcW w:w="546" w:type="dxa"/>
          </w:tcPr>
          <w:p w14:paraId="003D84F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RF-05</w:t>
            </w:r>
          </w:p>
        </w:tc>
        <w:tc>
          <w:tcPr>
            <w:tcW w:w="2054" w:type="dxa"/>
          </w:tcPr>
          <w:p w14:paraId="53238E5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Gateway propaga </w:t>
            </w:r>
            <w:proofErr w:type="spellStart"/>
            <w:r w:rsidRPr="00AC7511">
              <w:rPr>
                <w:rFonts w:ascii="Arial" w:hAnsi="Arial" w:cs="Arial"/>
                <w:sz w:val="20"/>
                <w:szCs w:val="20"/>
              </w:rPr>
              <w:t>headers</w:t>
            </w:r>
            <w:proofErr w:type="spellEnd"/>
            <w:r w:rsidRPr="00AC7511">
              <w:rPr>
                <w:rFonts w:ascii="Arial" w:hAnsi="Arial" w:cs="Arial"/>
                <w:sz w:val="20"/>
                <w:szCs w:val="20"/>
              </w:rPr>
              <w:t xml:space="preserve"> X-</w:t>
            </w:r>
            <w:proofErr w:type="spellStart"/>
            <w:r w:rsidRPr="00AC7511">
              <w:rPr>
                <w:rFonts w:ascii="Arial" w:hAnsi="Arial" w:cs="Arial"/>
                <w:sz w:val="20"/>
                <w:szCs w:val="20"/>
              </w:rPr>
              <w:t>User</w:t>
            </w:r>
            <w:proofErr w:type="spellEnd"/>
            <w:r w:rsidRPr="00AC7511">
              <w:rPr>
                <w:rFonts w:ascii="Arial" w:hAnsi="Arial" w:cs="Arial"/>
                <w:sz w:val="20"/>
                <w:szCs w:val="20"/>
              </w:rPr>
              <w:t>-Id, X-</w:t>
            </w:r>
            <w:proofErr w:type="spellStart"/>
            <w:r w:rsidRPr="00AC7511">
              <w:rPr>
                <w:rFonts w:ascii="Arial" w:hAnsi="Arial" w:cs="Arial"/>
                <w:sz w:val="20"/>
                <w:szCs w:val="20"/>
              </w:rPr>
              <w:t>User</w:t>
            </w:r>
            <w:proofErr w:type="spellEnd"/>
            <w:r w:rsidRPr="00AC7511">
              <w:rPr>
                <w:rFonts w:ascii="Arial" w:hAnsi="Arial" w:cs="Arial"/>
                <w:sz w:val="20"/>
                <w:szCs w:val="20"/>
              </w:rPr>
              <w:t>-Email, X-</w:t>
            </w:r>
            <w:proofErr w:type="spellStart"/>
            <w:r w:rsidRPr="00AC7511">
              <w:rPr>
                <w:rFonts w:ascii="Arial" w:hAnsi="Arial" w:cs="Arial"/>
                <w:sz w:val="20"/>
                <w:szCs w:val="20"/>
              </w:rPr>
              <w:t>User</w:t>
            </w:r>
            <w:proofErr w:type="spellEnd"/>
            <w:r w:rsidRPr="00AC7511">
              <w:rPr>
                <w:rFonts w:ascii="Arial" w:hAnsi="Arial" w:cs="Arial"/>
                <w:sz w:val="20"/>
                <w:szCs w:val="20"/>
              </w:rPr>
              <w:t>-Roles</w:t>
            </w:r>
          </w:p>
        </w:tc>
        <w:tc>
          <w:tcPr>
            <w:tcW w:w="900" w:type="dxa"/>
          </w:tcPr>
          <w:p w14:paraId="161779F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TC-GW-02</w:t>
            </w:r>
          </w:p>
        </w:tc>
        <w:tc>
          <w:tcPr>
            <w:tcW w:w="993" w:type="dxa"/>
          </w:tcPr>
          <w:p w14:paraId="1DADE3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FC7964" w14:textId="2EB99C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AC9C26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JwtAuthenticationGlobalFilterTest.protegidoConBearerValido</w:t>
            </w:r>
            <w:proofErr w:type="spellEnd"/>
            <w:r w:rsidRPr="00AC7511">
              <w:rPr>
                <w:rFonts w:ascii="Arial" w:hAnsi="Arial" w:cs="Arial"/>
                <w:sz w:val="20"/>
                <w:szCs w:val="20"/>
              </w:rPr>
              <w:t>()</w:t>
            </w:r>
          </w:p>
        </w:tc>
      </w:tr>
      <w:tr w:rsidR="00C46E61" w:rsidRPr="00AC7511" w14:paraId="45766C87" w14:textId="77777777" w:rsidTr="00196DCB">
        <w:tc>
          <w:tcPr>
            <w:tcW w:w="546" w:type="dxa"/>
          </w:tcPr>
          <w:p w14:paraId="5F2A6B6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RF-06</w:t>
            </w:r>
          </w:p>
        </w:tc>
        <w:tc>
          <w:tcPr>
            <w:tcW w:w="2054" w:type="dxa"/>
          </w:tcPr>
          <w:p w14:paraId="796823B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Paths</w:t>
            </w:r>
            <w:proofErr w:type="spellEnd"/>
            <w:r w:rsidRPr="00AC7511">
              <w:rPr>
                <w:rFonts w:ascii="Arial" w:hAnsi="Arial" w:cs="Arial"/>
                <w:sz w:val="20"/>
                <w:szCs w:val="20"/>
              </w:rPr>
              <w:t xml:space="preserve"> públicos /</w:t>
            </w:r>
            <w:proofErr w:type="spellStart"/>
            <w:r w:rsidRPr="00AC7511">
              <w:rPr>
                <w:rFonts w:ascii="Arial" w:hAnsi="Arial" w:cs="Arial"/>
                <w:sz w:val="20"/>
                <w:szCs w:val="20"/>
              </w:rPr>
              <w:t>auth</w:t>
            </w:r>
            <w:proofErr w:type="spellEnd"/>
            <w:r w:rsidRPr="00AC7511">
              <w:rPr>
                <w:rFonts w:ascii="Arial" w:hAnsi="Arial" w:cs="Arial"/>
                <w:sz w:val="20"/>
                <w:szCs w:val="20"/>
              </w:rPr>
              <w:t>/** y /</w:t>
            </w:r>
            <w:proofErr w:type="spellStart"/>
            <w:r w:rsidRPr="00AC7511">
              <w:rPr>
                <w:rFonts w:ascii="Arial" w:hAnsi="Arial" w:cs="Arial"/>
                <w:sz w:val="20"/>
                <w:szCs w:val="20"/>
              </w:rPr>
              <w:t>actuator</w:t>
            </w:r>
            <w:proofErr w:type="spellEnd"/>
            <w:r w:rsidRPr="00AC7511">
              <w:rPr>
                <w:rFonts w:ascii="Arial" w:hAnsi="Arial" w:cs="Arial"/>
                <w:sz w:val="20"/>
                <w:szCs w:val="20"/>
              </w:rPr>
              <w:t>/** pasan sin token</w:t>
            </w:r>
          </w:p>
        </w:tc>
        <w:tc>
          <w:tcPr>
            <w:tcW w:w="900" w:type="dxa"/>
          </w:tcPr>
          <w:p w14:paraId="2B2F0B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TC-GW-03</w:t>
            </w:r>
          </w:p>
        </w:tc>
        <w:tc>
          <w:tcPr>
            <w:tcW w:w="993" w:type="dxa"/>
          </w:tcPr>
          <w:p w14:paraId="46DE0BE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4F7BBD1D" w14:textId="21B6112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912E8B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JwtAuthenticationGlobalFilterTest.pathPublicoSinToken</w:t>
            </w:r>
            <w:proofErr w:type="spellEnd"/>
            <w:r w:rsidRPr="00AC7511">
              <w:rPr>
                <w:rFonts w:ascii="Arial" w:hAnsi="Arial" w:cs="Arial"/>
                <w:sz w:val="20"/>
                <w:szCs w:val="20"/>
              </w:rPr>
              <w:t>()</w:t>
            </w:r>
          </w:p>
        </w:tc>
      </w:tr>
      <w:tr w:rsidR="00C46E61" w:rsidRPr="00AC7511" w14:paraId="3E3C126C" w14:textId="77777777" w:rsidTr="00196DCB">
        <w:tc>
          <w:tcPr>
            <w:tcW w:w="546" w:type="dxa"/>
          </w:tcPr>
          <w:p w14:paraId="6B2E4B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RF-07</w:t>
            </w:r>
          </w:p>
        </w:tc>
        <w:tc>
          <w:tcPr>
            <w:tcW w:w="2054" w:type="dxa"/>
          </w:tcPr>
          <w:p w14:paraId="6A1E489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Crear asignación tripartita con los tres recursos disponibles</w:t>
            </w:r>
          </w:p>
        </w:tc>
        <w:tc>
          <w:tcPr>
            <w:tcW w:w="900" w:type="dxa"/>
          </w:tcPr>
          <w:p w14:paraId="26D2C7E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TC-ASIG-01</w:t>
            </w:r>
          </w:p>
        </w:tc>
        <w:tc>
          <w:tcPr>
            <w:tcW w:w="993" w:type="dxa"/>
          </w:tcPr>
          <w:p w14:paraId="7F4BD1F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AC2E3E6" w14:textId="60BDD60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1ADA91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Success</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7BDBAC52" w14:textId="77777777" w:rsidTr="00196DCB">
        <w:tc>
          <w:tcPr>
            <w:tcW w:w="546" w:type="dxa"/>
          </w:tcPr>
          <w:p w14:paraId="219B8EE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RF-08</w:t>
            </w:r>
          </w:p>
        </w:tc>
        <w:tc>
          <w:tcPr>
            <w:tcW w:w="2054" w:type="dxa"/>
          </w:tcPr>
          <w:p w14:paraId="67C518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estudiante no está en estado MATRICULADO/CURSANDO</w:t>
            </w:r>
          </w:p>
        </w:tc>
        <w:tc>
          <w:tcPr>
            <w:tcW w:w="900" w:type="dxa"/>
          </w:tcPr>
          <w:p w14:paraId="0F55E3E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TC-ASIG-02</w:t>
            </w:r>
          </w:p>
        </w:tc>
        <w:tc>
          <w:tcPr>
            <w:tcW w:w="993" w:type="dxa"/>
          </w:tcPr>
          <w:p w14:paraId="6D15679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934E98B" w14:textId="6DC95702"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DF06EE9"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EstudianteNoMatriculado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B617E7B" w14:textId="77777777" w:rsidTr="00196DCB">
        <w:tc>
          <w:tcPr>
            <w:tcW w:w="546" w:type="dxa"/>
          </w:tcPr>
          <w:p w14:paraId="356EB1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RF-09</w:t>
            </w:r>
          </w:p>
        </w:tc>
        <w:tc>
          <w:tcPr>
            <w:tcW w:w="2054" w:type="dxa"/>
          </w:tcPr>
          <w:p w14:paraId="728F56F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instructor no tiene disponibilidad en el horario</w:t>
            </w:r>
          </w:p>
        </w:tc>
        <w:tc>
          <w:tcPr>
            <w:tcW w:w="900" w:type="dxa"/>
          </w:tcPr>
          <w:p w14:paraId="000869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TC-ASIG-03</w:t>
            </w:r>
          </w:p>
        </w:tc>
        <w:tc>
          <w:tcPr>
            <w:tcW w:w="993" w:type="dxa"/>
          </w:tcPr>
          <w:p w14:paraId="5DC6DB1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0CF94B1" w14:textId="601BE0F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688062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InstructorNoDisponible</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011A3B7" w14:textId="77777777" w:rsidTr="00196DCB">
        <w:tc>
          <w:tcPr>
            <w:tcW w:w="546" w:type="dxa"/>
          </w:tcPr>
          <w:p w14:paraId="763E0C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RF-10</w:t>
            </w:r>
          </w:p>
        </w:tc>
        <w:tc>
          <w:tcPr>
            <w:tcW w:w="2054" w:type="dxa"/>
          </w:tcPr>
          <w:p w14:paraId="4580BF3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vehículo no está en estado ACTIVO</w:t>
            </w:r>
          </w:p>
        </w:tc>
        <w:tc>
          <w:tcPr>
            <w:tcW w:w="900" w:type="dxa"/>
          </w:tcPr>
          <w:p w14:paraId="7733C87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TC-ASIG-04</w:t>
            </w:r>
          </w:p>
        </w:tc>
        <w:tc>
          <w:tcPr>
            <w:tcW w:w="993" w:type="dxa"/>
          </w:tcPr>
          <w:p w14:paraId="189F4FC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C39221" w14:textId="2892135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3C9CEDD"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VehiculoNoActivo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5BFA7AEC" w14:textId="77777777" w:rsidTr="00196DCB">
        <w:tc>
          <w:tcPr>
            <w:tcW w:w="546" w:type="dxa"/>
          </w:tcPr>
          <w:p w14:paraId="7FC27C7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RF-11</w:t>
            </w:r>
          </w:p>
        </w:tc>
        <w:tc>
          <w:tcPr>
            <w:tcW w:w="2054" w:type="dxa"/>
          </w:tcPr>
          <w:p w14:paraId="632EE5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SOAT del vehículo está vencido</w:t>
            </w:r>
          </w:p>
        </w:tc>
        <w:tc>
          <w:tcPr>
            <w:tcW w:w="900" w:type="dxa"/>
          </w:tcPr>
          <w:p w14:paraId="1935EF8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TC-ASIG-05</w:t>
            </w:r>
          </w:p>
        </w:tc>
        <w:tc>
          <w:tcPr>
            <w:tcW w:w="993" w:type="dxa"/>
          </w:tcPr>
          <w:p w14:paraId="45332BD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725C579" w14:textId="06FBA4A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F15A22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SOATVencido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1E02AEFF" w14:textId="77777777" w:rsidTr="00196DCB">
        <w:tc>
          <w:tcPr>
            <w:tcW w:w="546" w:type="dxa"/>
          </w:tcPr>
          <w:p w14:paraId="334A97E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lastRenderedPageBreak/>
              <w:t>RF-12</w:t>
            </w:r>
          </w:p>
        </w:tc>
        <w:tc>
          <w:tcPr>
            <w:tcW w:w="2054" w:type="dxa"/>
          </w:tcPr>
          <w:p w14:paraId="4FB1A5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Consulta de asignación por ID inexistente retorna 404</w:t>
            </w:r>
          </w:p>
        </w:tc>
        <w:tc>
          <w:tcPr>
            <w:tcW w:w="900" w:type="dxa"/>
          </w:tcPr>
          <w:p w14:paraId="6D2219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TC-ASIG-06</w:t>
            </w:r>
          </w:p>
        </w:tc>
        <w:tc>
          <w:tcPr>
            <w:tcW w:w="993" w:type="dxa"/>
          </w:tcPr>
          <w:p w14:paraId="50359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3697444" w14:textId="7EE8642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F9E1118"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AsignacionServiceImplTest.testFindById_</w:t>
            </w:r>
            <w:proofErr w:type="gramStart"/>
            <w:r w:rsidRPr="00AC7511">
              <w:rPr>
                <w:rFonts w:ascii="Arial" w:hAnsi="Arial" w:cs="Arial"/>
                <w:sz w:val="20"/>
                <w:szCs w:val="20"/>
              </w:rPr>
              <w:t>NotFound</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2F964B74" w14:textId="77777777" w:rsidTr="00196DCB">
        <w:tc>
          <w:tcPr>
            <w:tcW w:w="546" w:type="dxa"/>
          </w:tcPr>
          <w:p w14:paraId="680028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RF-13</w:t>
            </w:r>
          </w:p>
        </w:tc>
        <w:tc>
          <w:tcPr>
            <w:tcW w:w="2054" w:type="dxa"/>
          </w:tcPr>
          <w:p w14:paraId="690D7C7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Clientes </w:t>
            </w:r>
            <w:proofErr w:type="spellStart"/>
            <w:r w:rsidRPr="00AC7511">
              <w:rPr>
                <w:rFonts w:ascii="Arial" w:hAnsi="Arial" w:cs="Arial"/>
                <w:sz w:val="20"/>
                <w:szCs w:val="20"/>
              </w:rPr>
              <w:t>Feign</w:t>
            </w:r>
            <w:proofErr w:type="spellEnd"/>
            <w:r w:rsidRPr="00AC7511">
              <w:rPr>
                <w:rFonts w:ascii="Arial" w:hAnsi="Arial" w:cs="Arial"/>
                <w:sz w:val="20"/>
                <w:szCs w:val="20"/>
              </w:rPr>
              <w:t xml:space="preserve"> retornan </w:t>
            </w:r>
            <w:proofErr w:type="spellStart"/>
            <w:r w:rsidRPr="00AC7511">
              <w:rPr>
                <w:rFonts w:ascii="Arial" w:hAnsi="Arial" w:cs="Arial"/>
                <w:sz w:val="20"/>
                <w:szCs w:val="20"/>
              </w:rPr>
              <w:t>fallback</w:t>
            </w:r>
            <w:proofErr w:type="spellEnd"/>
            <w:r w:rsidRPr="00AC7511">
              <w:rPr>
                <w:rFonts w:ascii="Arial" w:hAnsi="Arial" w:cs="Arial"/>
                <w:sz w:val="20"/>
                <w:szCs w:val="20"/>
              </w:rPr>
              <w:t xml:space="preserve"> 503 si MS destino no responde</w:t>
            </w:r>
          </w:p>
        </w:tc>
        <w:tc>
          <w:tcPr>
            <w:tcW w:w="900" w:type="dxa"/>
          </w:tcPr>
          <w:p w14:paraId="456E05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TC-FEIGN-01</w:t>
            </w:r>
          </w:p>
        </w:tc>
        <w:tc>
          <w:tcPr>
            <w:tcW w:w="993" w:type="dxa"/>
          </w:tcPr>
          <w:p w14:paraId="28C4B9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E135E7D" w14:textId="3457CD1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81CAFEF"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EstudianteClientTest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InstructorClientTest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VehiculoClientTest</w:t>
            </w:r>
            <w:proofErr w:type="spellEnd"/>
          </w:p>
        </w:tc>
      </w:tr>
      <w:tr w:rsidR="00C46E61" w:rsidRPr="00AC7511" w14:paraId="208EFC34" w14:textId="77777777" w:rsidTr="00196DCB">
        <w:tc>
          <w:tcPr>
            <w:tcW w:w="546" w:type="dxa"/>
          </w:tcPr>
          <w:p w14:paraId="33D95C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RF-14</w:t>
            </w:r>
          </w:p>
        </w:tc>
        <w:tc>
          <w:tcPr>
            <w:tcW w:w="2054" w:type="dxa"/>
          </w:tcPr>
          <w:p w14:paraId="34C3953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Stack completo levanta con 9 servicios registrados en Eureka</w:t>
            </w:r>
          </w:p>
        </w:tc>
        <w:tc>
          <w:tcPr>
            <w:tcW w:w="900" w:type="dxa"/>
          </w:tcPr>
          <w:p w14:paraId="4E40E5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TC-E2E-01</w:t>
            </w:r>
          </w:p>
        </w:tc>
        <w:tc>
          <w:tcPr>
            <w:tcW w:w="993" w:type="dxa"/>
          </w:tcPr>
          <w:p w14:paraId="2AA6D86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5DC7FA2C" w14:textId="2763D4C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BD54A4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smoke-e2e.yml — step Eureka </w:t>
            </w:r>
            <w:proofErr w:type="spellStart"/>
            <w:r w:rsidRPr="00AC7511">
              <w:rPr>
                <w:rFonts w:ascii="Arial" w:hAnsi="Arial" w:cs="Arial"/>
                <w:sz w:val="20"/>
                <w:szCs w:val="20"/>
              </w:rPr>
              <w:t>registrations</w:t>
            </w:r>
            <w:proofErr w:type="spellEnd"/>
          </w:p>
        </w:tc>
      </w:tr>
      <w:tr w:rsidR="00C46E61" w:rsidRPr="00AC7511" w14:paraId="70F7869B" w14:textId="77777777" w:rsidTr="00196DCB">
        <w:tc>
          <w:tcPr>
            <w:tcW w:w="546" w:type="dxa"/>
          </w:tcPr>
          <w:p w14:paraId="286E272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RF-15</w:t>
            </w:r>
          </w:p>
        </w:tc>
        <w:tc>
          <w:tcPr>
            <w:tcW w:w="2054" w:type="dxa"/>
          </w:tcPr>
          <w:p w14:paraId="24E0582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Login </w:t>
            </w:r>
            <w:proofErr w:type="spellStart"/>
            <w:r w:rsidRPr="00AC7511">
              <w:rPr>
                <w:rFonts w:ascii="Arial" w:hAnsi="Arial" w:cs="Arial"/>
                <w:sz w:val="20"/>
                <w:szCs w:val="20"/>
              </w:rPr>
              <w:t>admin</w:t>
            </w:r>
            <w:proofErr w:type="spellEnd"/>
            <w:r w:rsidRPr="00AC7511">
              <w:rPr>
                <w:rFonts w:ascii="Arial" w:hAnsi="Arial" w:cs="Arial"/>
                <w:sz w:val="20"/>
                <w:szCs w:val="20"/>
              </w:rPr>
              <w:t xml:space="preserve"> exitoso vía API Gateway retorna token</w:t>
            </w:r>
          </w:p>
        </w:tc>
        <w:tc>
          <w:tcPr>
            <w:tcW w:w="900" w:type="dxa"/>
          </w:tcPr>
          <w:p w14:paraId="4DA2EC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TC-E2E-02</w:t>
            </w:r>
          </w:p>
        </w:tc>
        <w:tc>
          <w:tcPr>
            <w:tcW w:w="993" w:type="dxa"/>
          </w:tcPr>
          <w:p w14:paraId="7E5F2D4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2459A523" w14:textId="3BE6C5F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E20F22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§1</w:t>
            </w:r>
          </w:p>
        </w:tc>
      </w:tr>
      <w:tr w:rsidR="00C46E61" w:rsidRPr="00AC7511" w14:paraId="5C6DC8B6" w14:textId="77777777" w:rsidTr="00196DCB">
        <w:tc>
          <w:tcPr>
            <w:tcW w:w="546" w:type="dxa"/>
          </w:tcPr>
          <w:p w14:paraId="62F3D5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RF-16</w:t>
            </w:r>
          </w:p>
        </w:tc>
        <w:tc>
          <w:tcPr>
            <w:tcW w:w="2054" w:type="dxa"/>
          </w:tcPr>
          <w:p w14:paraId="3F519C3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12 </w:t>
            </w:r>
            <w:proofErr w:type="spellStart"/>
            <w:r w:rsidRPr="00AC7511">
              <w:rPr>
                <w:rFonts w:ascii="Arial" w:hAnsi="Arial" w:cs="Arial"/>
                <w:sz w:val="20"/>
                <w:szCs w:val="20"/>
              </w:rPr>
              <w:t>endpoints</w:t>
            </w:r>
            <w:proofErr w:type="spellEnd"/>
            <w:r w:rsidRPr="00AC7511">
              <w:rPr>
                <w:rFonts w:ascii="Arial" w:hAnsi="Arial" w:cs="Arial"/>
                <w:sz w:val="20"/>
                <w:szCs w:val="20"/>
              </w:rPr>
              <w:t xml:space="preserve"> REST responden 200 con token válido</w:t>
            </w:r>
          </w:p>
        </w:tc>
        <w:tc>
          <w:tcPr>
            <w:tcW w:w="900" w:type="dxa"/>
          </w:tcPr>
          <w:p w14:paraId="38E1A2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TC-E2E-03</w:t>
            </w:r>
          </w:p>
        </w:tc>
        <w:tc>
          <w:tcPr>
            <w:tcW w:w="993" w:type="dxa"/>
          </w:tcPr>
          <w:p w14:paraId="431EF48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5987721" w14:textId="1F445464"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51EDF6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§3</w:t>
            </w:r>
          </w:p>
        </w:tc>
      </w:tr>
      <w:tr w:rsidR="00C46E61" w:rsidRPr="00AC7511" w14:paraId="6E6674D4" w14:textId="77777777" w:rsidTr="00196DCB">
        <w:tc>
          <w:tcPr>
            <w:tcW w:w="546" w:type="dxa"/>
          </w:tcPr>
          <w:p w14:paraId="7AB9DAD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RF-17</w:t>
            </w:r>
          </w:p>
        </w:tc>
        <w:tc>
          <w:tcPr>
            <w:tcW w:w="2054" w:type="dxa"/>
          </w:tcPr>
          <w:p w14:paraId="470D331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Endpoint</w:t>
            </w:r>
            <w:proofErr w:type="spellEnd"/>
            <w:r w:rsidRPr="00AC7511">
              <w:rPr>
                <w:rFonts w:ascii="Arial" w:hAnsi="Arial" w:cs="Arial"/>
                <w:sz w:val="20"/>
                <w:szCs w:val="20"/>
              </w:rPr>
              <w:t xml:space="preserve"> sin token responde 401</w:t>
            </w:r>
          </w:p>
        </w:tc>
        <w:tc>
          <w:tcPr>
            <w:tcW w:w="900" w:type="dxa"/>
          </w:tcPr>
          <w:p w14:paraId="606DA9D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TC-E2E-04</w:t>
            </w:r>
          </w:p>
        </w:tc>
        <w:tc>
          <w:tcPr>
            <w:tcW w:w="993" w:type="dxa"/>
          </w:tcPr>
          <w:p w14:paraId="6A193E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6574F57C" w14:textId="1B664FC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2FA7BA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§2</w:t>
            </w:r>
          </w:p>
        </w:tc>
      </w:tr>
      <w:tr w:rsidR="00C46E61" w:rsidRPr="00AC7511" w14:paraId="5A9045D4" w14:textId="77777777" w:rsidTr="00196DCB">
        <w:tc>
          <w:tcPr>
            <w:tcW w:w="546" w:type="dxa"/>
          </w:tcPr>
          <w:p w14:paraId="6B9CEDF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RF-18</w:t>
            </w:r>
          </w:p>
        </w:tc>
        <w:tc>
          <w:tcPr>
            <w:tcW w:w="2054" w:type="dxa"/>
          </w:tcPr>
          <w:p w14:paraId="7E60F30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Ruta inexistente responde 404 con formato RFC 7807</w:t>
            </w:r>
          </w:p>
        </w:tc>
        <w:tc>
          <w:tcPr>
            <w:tcW w:w="900" w:type="dxa"/>
          </w:tcPr>
          <w:p w14:paraId="6857D0C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TC-E2E-05</w:t>
            </w:r>
          </w:p>
        </w:tc>
        <w:tc>
          <w:tcPr>
            <w:tcW w:w="993" w:type="dxa"/>
          </w:tcPr>
          <w:p w14:paraId="0BF0F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36BB27D5" w14:textId="3F0E674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4F3DD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§4</w:t>
            </w:r>
          </w:p>
        </w:tc>
      </w:tr>
      <w:tr w:rsidR="00C46E61" w:rsidRPr="00AC7511" w14:paraId="0D98F41E" w14:textId="77777777" w:rsidTr="00196DCB">
        <w:tc>
          <w:tcPr>
            <w:tcW w:w="546" w:type="dxa"/>
          </w:tcPr>
          <w:p w14:paraId="6BD3BFB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RF-19</w:t>
            </w:r>
          </w:p>
        </w:tc>
        <w:tc>
          <w:tcPr>
            <w:tcW w:w="2054" w:type="dxa"/>
          </w:tcPr>
          <w:p w14:paraId="356F9A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Path variable inválido responde 400 con formato RFC 7807</w:t>
            </w:r>
          </w:p>
        </w:tc>
        <w:tc>
          <w:tcPr>
            <w:tcW w:w="900" w:type="dxa"/>
          </w:tcPr>
          <w:p w14:paraId="1592FFC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TC-E2E-06</w:t>
            </w:r>
          </w:p>
        </w:tc>
        <w:tc>
          <w:tcPr>
            <w:tcW w:w="993" w:type="dxa"/>
          </w:tcPr>
          <w:p w14:paraId="436BED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E872B80" w14:textId="269C98D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29C9F5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§5</w:t>
            </w:r>
          </w:p>
        </w:tc>
      </w:tr>
      <w:tr w:rsidR="00C46E61" w:rsidRPr="00AC7511" w14:paraId="0A9ED612" w14:textId="77777777" w:rsidTr="00196DCB">
        <w:tc>
          <w:tcPr>
            <w:tcW w:w="546" w:type="dxa"/>
          </w:tcPr>
          <w:p w14:paraId="3FD9E8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RF-20</w:t>
            </w:r>
          </w:p>
        </w:tc>
        <w:tc>
          <w:tcPr>
            <w:tcW w:w="2054" w:type="dxa"/>
          </w:tcPr>
          <w:p w14:paraId="25C7F2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Evento genera notificación </w:t>
            </w:r>
            <w:proofErr w:type="spellStart"/>
            <w:r w:rsidRPr="00AC7511">
              <w:rPr>
                <w:rFonts w:ascii="Arial" w:hAnsi="Arial" w:cs="Arial"/>
                <w:sz w:val="20"/>
                <w:szCs w:val="20"/>
              </w:rPr>
              <w:t>in-</w:t>
            </w:r>
            <w:proofErr w:type="gramStart"/>
            <w:r w:rsidRPr="00AC7511">
              <w:rPr>
                <w:rFonts w:ascii="Arial" w:hAnsi="Arial" w:cs="Arial"/>
                <w:sz w:val="20"/>
                <w:szCs w:val="20"/>
              </w:rPr>
              <w:t>app</w:t>
            </w:r>
            <w:proofErr w:type="spellEnd"/>
            <w:proofErr w:type="gramEnd"/>
            <w:r w:rsidRPr="00AC7511">
              <w:rPr>
                <w:rFonts w:ascii="Arial" w:hAnsi="Arial" w:cs="Arial"/>
                <w:sz w:val="20"/>
                <w:szCs w:val="20"/>
              </w:rPr>
              <w:t xml:space="preserve"> y email correctamente</w:t>
            </w:r>
          </w:p>
        </w:tc>
        <w:tc>
          <w:tcPr>
            <w:tcW w:w="900" w:type="dxa"/>
          </w:tcPr>
          <w:p w14:paraId="02B2E93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TC-NOTIF-01</w:t>
            </w:r>
          </w:p>
        </w:tc>
        <w:tc>
          <w:tcPr>
            <w:tcW w:w="993" w:type="dxa"/>
          </w:tcPr>
          <w:p w14:paraId="24AACD8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79CBF38" w14:textId="60A00A4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36090C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evento→email→notif→leída</w:t>
            </w:r>
            <w:proofErr w:type="spellEnd"/>
            <w:r w:rsidRPr="00AC7511">
              <w:rPr>
                <w:rFonts w:ascii="Arial" w:hAnsi="Arial" w:cs="Arial"/>
                <w:sz w:val="20"/>
                <w:szCs w:val="20"/>
              </w:rPr>
              <w:t xml:space="preserve"> (Sprint 12)</w:t>
            </w:r>
          </w:p>
        </w:tc>
      </w:tr>
      <w:tr w:rsidR="00C46E61" w:rsidRPr="00AC7511" w14:paraId="77E54389" w14:textId="77777777" w:rsidTr="00196DCB">
        <w:tc>
          <w:tcPr>
            <w:tcW w:w="546" w:type="dxa"/>
          </w:tcPr>
          <w:p w14:paraId="0A8737B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RF-21</w:t>
            </w:r>
          </w:p>
        </w:tc>
        <w:tc>
          <w:tcPr>
            <w:tcW w:w="2054" w:type="dxa"/>
          </w:tcPr>
          <w:p w14:paraId="00717D1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Reporte financiero exportable en PDF y Excel</w:t>
            </w:r>
          </w:p>
        </w:tc>
        <w:tc>
          <w:tcPr>
            <w:tcW w:w="900" w:type="dxa"/>
          </w:tcPr>
          <w:p w14:paraId="1CD991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TC-REP-01</w:t>
            </w:r>
          </w:p>
        </w:tc>
        <w:tc>
          <w:tcPr>
            <w:tcW w:w="993" w:type="dxa"/>
          </w:tcPr>
          <w:p w14:paraId="61A6750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9E39F83" w14:textId="76B648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C6B353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reporte+PDF</w:t>
            </w:r>
            <w:proofErr w:type="spellEnd"/>
            <w:r w:rsidRPr="00AC7511">
              <w:rPr>
                <w:rFonts w:ascii="Arial" w:hAnsi="Arial" w:cs="Arial"/>
                <w:sz w:val="20"/>
                <w:szCs w:val="20"/>
              </w:rPr>
              <w:t xml:space="preserve"> (Sprint 12)</w:t>
            </w:r>
          </w:p>
        </w:tc>
      </w:tr>
      <w:tr w:rsidR="00C46E61" w:rsidRPr="00AC7511" w14:paraId="4C91F449" w14:textId="77777777" w:rsidTr="00196DCB">
        <w:tc>
          <w:tcPr>
            <w:tcW w:w="546" w:type="dxa"/>
          </w:tcPr>
          <w:p w14:paraId="315CE6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RF-22</w:t>
            </w:r>
          </w:p>
        </w:tc>
        <w:tc>
          <w:tcPr>
            <w:tcW w:w="2054" w:type="dxa"/>
          </w:tcPr>
          <w:p w14:paraId="540ADAF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Flujo E2E cruzado completo (matrícula → cobro → clases → reporte)</w:t>
            </w:r>
          </w:p>
        </w:tc>
        <w:tc>
          <w:tcPr>
            <w:tcW w:w="900" w:type="dxa"/>
          </w:tcPr>
          <w:p w14:paraId="3F7ECDD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TC-E2E-CRUZADO</w:t>
            </w:r>
          </w:p>
        </w:tc>
        <w:tc>
          <w:tcPr>
            <w:tcW w:w="993" w:type="dxa"/>
          </w:tcPr>
          <w:p w14:paraId="7EAC372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2FCBCE65" w14:textId="4A08AED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8B9D7A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Cypress: flujo cruzado (Sprint 13)</w:t>
            </w:r>
          </w:p>
        </w:tc>
      </w:tr>
      <w:tr w:rsidR="00C46E61" w:rsidRPr="00AC7511" w14:paraId="067FF636" w14:textId="77777777" w:rsidTr="00196DCB">
        <w:tc>
          <w:tcPr>
            <w:tcW w:w="546" w:type="dxa"/>
          </w:tcPr>
          <w:p w14:paraId="165562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RNF-01</w:t>
            </w:r>
          </w:p>
        </w:tc>
        <w:tc>
          <w:tcPr>
            <w:tcW w:w="2054" w:type="dxa"/>
          </w:tcPr>
          <w:p w14:paraId="64A5E6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 de pruebas unitarias ≥ 80% por microservicio</w:t>
            </w:r>
          </w:p>
        </w:tc>
        <w:tc>
          <w:tcPr>
            <w:tcW w:w="900" w:type="dxa"/>
          </w:tcPr>
          <w:p w14:paraId="4B771CD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TC-COV-01</w:t>
            </w:r>
          </w:p>
        </w:tc>
        <w:tc>
          <w:tcPr>
            <w:tcW w:w="993" w:type="dxa"/>
          </w:tcPr>
          <w:p w14:paraId="3399828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w:t>
            </w:r>
          </w:p>
        </w:tc>
        <w:tc>
          <w:tcPr>
            <w:tcW w:w="817" w:type="dxa"/>
          </w:tcPr>
          <w:p w14:paraId="23322208" w14:textId="4A27710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550595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Artefacto </w:t>
            </w:r>
            <w:proofErr w:type="spellStart"/>
            <w:r w:rsidRPr="00AC7511">
              <w:rPr>
                <w:rFonts w:ascii="Arial" w:hAnsi="Arial" w:cs="Arial"/>
                <w:sz w:val="20"/>
                <w:szCs w:val="20"/>
              </w:rPr>
              <w:t>jacoco-coverage-reports</w:t>
            </w:r>
            <w:proofErr w:type="spellEnd"/>
            <w:r w:rsidRPr="00AC7511">
              <w:rPr>
                <w:rFonts w:ascii="Arial" w:hAnsi="Arial" w:cs="Arial"/>
                <w:sz w:val="20"/>
                <w:szCs w:val="20"/>
              </w:rPr>
              <w:t xml:space="preserve"> (</w:t>
            </w:r>
            <w:proofErr w:type="spellStart"/>
            <w:r w:rsidRPr="00AC7511">
              <w:rPr>
                <w:rFonts w:ascii="Arial" w:hAnsi="Arial" w:cs="Arial"/>
                <w:sz w:val="20"/>
                <w:szCs w:val="20"/>
              </w:rPr>
              <w:t>workflow</w:t>
            </w:r>
            <w:proofErr w:type="spellEnd"/>
            <w:r w:rsidRPr="00AC7511">
              <w:rPr>
                <w:rFonts w:ascii="Arial" w:hAnsi="Arial" w:cs="Arial"/>
                <w:sz w:val="20"/>
                <w:szCs w:val="20"/>
              </w:rPr>
              <w:t xml:space="preserve"> </w:t>
            </w:r>
            <w:proofErr w:type="spellStart"/>
            <w:r w:rsidRPr="00AC7511">
              <w:rPr>
                <w:rFonts w:ascii="Arial" w:hAnsi="Arial" w:cs="Arial"/>
                <w:sz w:val="20"/>
                <w:szCs w:val="20"/>
              </w:rPr>
              <w:t>backend-ci.yml</w:t>
            </w:r>
            <w:proofErr w:type="spellEnd"/>
            <w:r w:rsidRPr="00AC7511">
              <w:rPr>
                <w:rFonts w:ascii="Arial" w:hAnsi="Arial" w:cs="Arial"/>
                <w:sz w:val="20"/>
                <w:szCs w:val="20"/>
              </w:rPr>
              <w:t>)</w:t>
            </w:r>
          </w:p>
        </w:tc>
      </w:tr>
      <w:tr w:rsidR="00C46E61" w:rsidRPr="00AC7511" w14:paraId="435FB41A" w14:textId="77777777" w:rsidTr="00196DCB">
        <w:tc>
          <w:tcPr>
            <w:tcW w:w="546" w:type="dxa"/>
          </w:tcPr>
          <w:p w14:paraId="761531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RNF-02</w:t>
            </w:r>
          </w:p>
        </w:tc>
        <w:tc>
          <w:tcPr>
            <w:tcW w:w="2054" w:type="dxa"/>
          </w:tcPr>
          <w:p w14:paraId="2615610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p95 &lt; 500 ms con 50 usuarios concurrentes</w:t>
            </w:r>
          </w:p>
        </w:tc>
        <w:tc>
          <w:tcPr>
            <w:tcW w:w="900" w:type="dxa"/>
          </w:tcPr>
          <w:p w14:paraId="1D3872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TC-PERF-01</w:t>
            </w:r>
          </w:p>
        </w:tc>
        <w:tc>
          <w:tcPr>
            <w:tcW w:w="993" w:type="dxa"/>
          </w:tcPr>
          <w:p w14:paraId="19936F7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Rendimiento</w:t>
            </w:r>
          </w:p>
        </w:tc>
        <w:tc>
          <w:tcPr>
            <w:tcW w:w="817" w:type="dxa"/>
          </w:tcPr>
          <w:p w14:paraId="48274F24" w14:textId="6628D37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713F3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Reporte </w:t>
            </w:r>
            <w:proofErr w:type="spellStart"/>
            <w:r w:rsidRPr="00AC7511">
              <w:rPr>
                <w:rFonts w:ascii="Arial" w:hAnsi="Arial" w:cs="Arial"/>
                <w:sz w:val="20"/>
                <w:szCs w:val="20"/>
              </w:rPr>
              <w:t>JMeter</w:t>
            </w:r>
            <w:proofErr w:type="spellEnd"/>
            <w:r w:rsidRPr="00AC7511">
              <w:rPr>
                <w:rFonts w:ascii="Arial" w:hAnsi="Arial" w:cs="Arial"/>
                <w:sz w:val="20"/>
                <w:szCs w:val="20"/>
              </w:rPr>
              <w:t xml:space="preserve"> Sprint 13</w:t>
            </w:r>
          </w:p>
        </w:tc>
      </w:tr>
      <w:tr w:rsidR="00C46E61" w:rsidRPr="00AC7511" w14:paraId="52D8A82F" w14:textId="77777777" w:rsidTr="00196DCB">
        <w:tc>
          <w:tcPr>
            <w:tcW w:w="546" w:type="dxa"/>
          </w:tcPr>
          <w:p w14:paraId="498D31B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RNF-03</w:t>
            </w:r>
          </w:p>
        </w:tc>
        <w:tc>
          <w:tcPr>
            <w:tcW w:w="2054" w:type="dxa"/>
          </w:tcPr>
          <w:p w14:paraId="48BA40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Pipeline CI verde obligatorio antes de hacer </w:t>
            </w:r>
            <w:proofErr w:type="spellStart"/>
            <w:r w:rsidRPr="00AC7511">
              <w:rPr>
                <w:rFonts w:ascii="Arial" w:hAnsi="Arial" w:cs="Arial"/>
                <w:sz w:val="20"/>
                <w:szCs w:val="20"/>
              </w:rPr>
              <w:t>merge</w:t>
            </w:r>
            <w:proofErr w:type="spellEnd"/>
          </w:p>
        </w:tc>
        <w:tc>
          <w:tcPr>
            <w:tcW w:w="900" w:type="dxa"/>
          </w:tcPr>
          <w:p w14:paraId="2C3EFB1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TC-CI-01</w:t>
            </w:r>
          </w:p>
        </w:tc>
        <w:tc>
          <w:tcPr>
            <w:tcW w:w="993" w:type="dxa"/>
          </w:tcPr>
          <w:p w14:paraId="07336B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CI/CD</w:t>
            </w:r>
          </w:p>
        </w:tc>
        <w:tc>
          <w:tcPr>
            <w:tcW w:w="817" w:type="dxa"/>
          </w:tcPr>
          <w:p w14:paraId="5AA2DA83" w14:textId="4746657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4A5AC8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Rama </w:t>
            </w:r>
            <w:proofErr w:type="spellStart"/>
            <w:r w:rsidRPr="00AC7511">
              <w:rPr>
                <w:rFonts w:ascii="Arial" w:hAnsi="Arial" w:cs="Arial"/>
                <w:sz w:val="20"/>
                <w:szCs w:val="20"/>
              </w:rPr>
              <w:t>main</w:t>
            </w:r>
            <w:proofErr w:type="spellEnd"/>
            <w:r w:rsidRPr="00AC7511">
              <w:rPr>
                <w:rFonts w:ascii="Arial" w:hAnsi="Arial" w:cs="Arial"/>
                <w:sz w:val="20"/>
                <w:szCs w:val="20"/>
              </w:rPr>
              <w:t xml:space="preserve"> protegida; todos los </w:t>
            </w:r>
            <w:proofErr w:type="spellStart"/>
            <w:r w:rsidRPr="00AC7511">
              <w:rPr>
                <w:rFonts w:ascii="Arial" w:hAnsi="Arial" w:cs="Arial"/>
                <w:sz w:val="20"/>
                <w:szCs w:val="20"/>
              </w:rPr>
              <w:t>PRs</w:t>
            </w:r>
            <w:proofErr w:type="spellEnd"/>
            <w:r w:rsidRPr="00AC7511">
              <w:rPr>
                <w:rFonts w:ascii="Arial" w:hAnsi="Arial" w:cs="Arial"/>
                <w:sz w:val="20"/>
                <w:szCs w:val="20"/>
              </w:rPr>
              <w:t xml:space="preserve"> tienen </w:t>
            </w:r>
            <w:proofErr w:type="spellStart"/>
            <w:r w:rsidRPr="00AC7511">
              <w:rPr>
                <w:rFonts w:ascii="Arial" w:hAnsi="Arial" w:cs="Arial"/>
                <w:sz w:val="20"/>
                <w:szCs w:val="20"/>
              </w:rPr>
              <w:t>checks</w:t>
            </w:r>
            <w:proofErr w:type="spellEnd"/>
            <w:r w:rsidRPr="00AC7511">
              <w:rPr>
                <w:rFonts w:ascii="Arial" w:hAnsi="Arial" w:cs="Arial"/>
                <w:sz w:val="20"/>
                <w:szCs w:val="20"/>
              </w:rPr>
              <w:t xml:space="preserve"> verdes</w:t>
            </w:r>
          </w:p>
        </w:tc>
      </w:tr>
    </w:tbl>
    <w:p w14:paraId="3172F6D1" w14:textId="1C08947C" w:rsidR="00B56C0A" w:rsidRDefault="00196DCB" w:rsidP="00196DCB">
      <w:pPr>
        <w:tabs>
          <w:tab w:val="left" w:pos="1095"/>
        </w:tabs>
        <w:spacing w:line="480" w:lineRule="auto"/>
        <w:jc w:val="both"/>
        <w:rPr>
          <w:rFonts w:ascii="Arial" w:hAnsi="Arial" w:cs="Arial"/>
        </w:rPr>
      </w:pPr>
      <w:r>
        <w:rPr>
          <w:rFonts w:ascii="Arial" w:hAnsi="Arial" w:cs="Arial"/>
        </w:rPr>
        <w:tab/>
      </w:r>
    </w:p>
    <w:p w14:paraId="53247AD8" w14:textId="0C7CE186" w:rsidR="00196DCB" w:rsidRPr="00196DCB" w:rsidRDefault="00196DCB" w:rsidP="00196DCB">
      <w:pPr>
        <w:tabs>
          <w:tab w:val="left" w:pos="1095"/>
        </w:tabs>
        <w:spacing w:line="480" w:lineRule="auto"/>
        <w:jc w:val="both"/>
        <w:rPr>
          <w:rFonts w:ascii="Arial" w:hAnsi="Arial" w:cs="Arial"/>
          <w:b/>
          <w:bCs/>
        </w:rPr>
      </w:pPr>
      <w:r w:rsidRPr="00196DCB">
        <w:rPr>
          <w:rFonts w:ascii="Arial" w:hAnsi="Arial" w:cs="Arial"/>
          <w:b/>
          <w:bCs/>
        </w:rPr>
        <w:t>7.3.3. Casos de prueba representativos</w:t>
      </w:r>
    </w:p>
    <w:p w14:paraId="5E08E408" w14:textId="39899267"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TC-AUTH-01 — Login exitoso retorna JWT</w:t>
      </w:r>
    </w:p>
    <w:tbl>
      <w:tblPr>
        <w:tblStyle w:val="Tablaconcuadrcula"/>
        <w:tblW w:w="9209" w:type="dxa"/>
        <w:tblLook w:val="04A0" w:firstRow="1" w:lastRow="0" w:firstColumn="1" w:lastColumn="0" w:noHBand="0" w:noVBand="1"/>
      </w:tblPr>
      <w:tblGrid>
        <w:gridCol w:w="2122"/>
        <w:gridCol w:w="7087"/>
      </w:tblGrid>
      <w:tr w:rsidR="00196DCB" w:rsidRPr="00196DCB" w14:paraId="71ACC589" w14:textId="77777777" w:rsidTr="00196DCB">
        <w:tc>
          <w:tcPr>
            <w:tcW w:w="2122" w:type="dxa"/>
          </w:tcPr>
          <w:p w14:paraId="6433B040"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7087" w:type="dxa"/>
          </w:tcPr>
          <w:p w14:paraId="2DFD83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5DA6B115" w14:textId="77777777" w:rsidTr="00196DCB">
        <w:tc>
          <w:tcPr>
            <w:tcW w:w="2122" w:type="dxa"/>
          </w:tcPr>
          <w:p w14:paraId="0C2308A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87" w:type="dxa"/>
          </w:tcPr>
          <w:p w14:paraId="370F366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TC-AUTH-01</w:t>
            </w:r>
          </w:p>
        </w:tc>
      </w:tr>
      <w:tr w:rsidR="00196DCB" w:rsidRPr="00196DCB" w14:paraId="71FACD49" w14:textId="77777777" w:rsidTr="00196DCB">
        <w:tc>
          <w:tcPr>
            <w:tcW w:w="2122" w:type="dxa"/>
          </w:tcPr>
          <w:p w14:paraId="5EE45E2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87" w:type="dxa"/>
          </w:tcPr>
          <w:p w14:paraId="79FCCA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RF-01 — El sistema debe autenticar al usuario y retornar un JWT de acceso y un </w:t>
            </w:r>
            <w:proofErr w:type="spellStart"/>
            <w:r w:rsidRPr="00196DCB">
              <w:rPr>
                <w:rFonts w:ascii="Arial" w:hAnsi="Arial" w:cs="Arial"/>
                <w:sz w:val="20"/>
                <w:szCs w:val="20"/>
              </w:rPr>
              <w:t>refresh</w:t>
            </w:r>
            <w:proofErr w:type="spellEnd"/>
            <w:r w:rsidRPr="00196DCB">
              <w:rPr>
                <w:rFonts w:ascii="Arial" w:hAnsi="Arial" w:cs="Arial"/>
                <w:sz w:val="20"/>
                <w:szCs w:val="20"/>
              </w:rPr>
              <w:t xml:space="preserve"> token</w:t>
            </w:r>
          </w:p>
        </w:tc>
      </w:tr>
      <w:tr w:rsidR="00196DCB" w:rsidRPr="00196DCB" w14:paraId="7CFDD7C7" w14:textId="77777777" w:rsidTr="00196DCB">
        <w:tc>
          <w:tcPr>
            <w:tcW w:w="2122" w:type="dxa"/>
          </w:tcPr>
          <w:p w14:paraId="3DA269D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87" w:type="dxa"/>
          </w:tcPr>
          <w:p w14:paraId="1AC46FB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AuthServiceTest.loginExitoso</w:t>
            </w:r>
            <w:proofErr w:type="spellEnd"/>
            <w:r w:rsidRPr="00196DCB">
              <w:rPr>
                <w:rFonts w:ascii="Arial" w:hAnsi="Arial" w:cs="Arial"/>
                <w:sz w:val="20"/>
                <w:szCs w:val="20"/>
              </w:rPr>
              <w:t>()</w:t>
            </w:r>
          </w:p>
        </w:tc>
      </w:tr>
      <w:tr w:rsidR="00196DCB" w:rsidRPr="00196DCB" w14:paraId="1E89EE54" w14:textId="77777777" w:rsidTr="00196DCB">
        <w:tc>
          <w:tcPr>
            <w:tcW w:w="2122" w:type="dxa"/>
          </w:tcPr>
          <w:p w14:paraId="314BDE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87" w:type="dxa"/>
          </w:tcPr>
          <w:p w14:paraId="46A40CC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51EA9A8" w14:textId="77777777" w:rsidTr="00196DCB">
        <w:tc>
          <w:tcPr>
            <w:tcW w:w="2122" w:type="dxa"/>
          </w:tcPr>
          <w:p w14:paraId="2C88D86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87" w:type="dxa"/>
          </w:tcPr>
          <w:p w14:paraId="18E35AC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email test@escuela.com, contraseña en </w:t>
            </w:r>
            <w:proofErr w:type="spellStart"/>
            <w:r w:rsidRPr="00196DCB">
              <w:rPr>
                <w:rFonts w:ascii="Arial" w:hAnsi="Arial" w:cs="Arial"/>
                <w:sz w:val="20"/>
                <w:szCs w:val="20"/>
              </w:rPr>
              <w:t>BCrypt</w:t>
            </w:r>
            <w:proofErr w:type="spellEnd"/>
            <w:r w:rsidRPr="00196DCB">
              <w:rPr>
                <w:rFonts w:ascii="Arial" w:hAnsi="Arial" w:cs="Arial"/>
                <w:sz w:val="20"/>
                <w:szCs w:val="20"/>
              </w:rPr>
              <w:t xml:space="preserve">, estado activo (activo=true,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=false,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rol ADMIN; repositorio y </w:t>
            </w:r>
            <w:proofErr w:type="spellStart"/>
            <w:r w:rsidRPr="00196DCB">
              <w:rPr>
                <w:rFonts w:ascii="Arial" w:hAnsi="Arial" w:cs="Arial"/>
                <w:sz w:val="20"/>
                <w:szCs w:val="20"/>
              </w:rPr>
              <w:t>encoder</w:t>
            </w:r>
            <w:proofErr w:type="spellEnd"/>
            <w:r w:rsidRPr="00196DCB">
              <w:rPr>
                <w:rFonts w:ascii="Arial" w:hAnsi="Arial" w:cs="Arial"/>
                <w:sz w:val="20"/>
                <w:szCs w:val="20"/>
              </w:rPr>
              <w:t xml:space="preserve"> </w:t>
            </w:r>
            <w:proofErr w:type="spellStart"/>
            <w:r w:rsidRPr="00196DCB">
              <w:rPr>
                <w:rFonts w:ascii="Arial" w:hAnsi="Arial" w:cs="Arial"/>
                <w:sz w:val="20"/>
                <w:szCs w:val="20"/>
              </w:rPr>
              <w:t>mockeados</w:t>
            </w:r>
            <w:proofErr w:type="spellEnd"/>
          </w:p>
        </w:tc>
      </w:tr>
      <w:tr w:rsidR="00196DCB" w:rsidRPr="00196DCB" w14:paraId="33D16EA7" w14:textId="77777777" w:rsidTr="00196DCB">
        <w:tc>
          <w:tcPr>
            <w:tcW w:w="2122" w:type="dxa"/>
          </w:tcPr>
          <w:p w14:paraId="645F8DA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87" w:type="dxa"/>
          </w:tcPr>
          <w:p w14:paraId="40CA81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usuarioRepository.findByEmail</w:t>
            </w:r>
            <w:proofErr w:type="spellEnd"/>
            <w:r w:rsidRPr="00196DCB">
              <w:rPr>
                <w:rFonts w:ascii="Arial" w:hAnsi="Arial" w:cs="Arial"/>
                <w:sz w:val="20"/>
                <w:szCs w:val="20"/>
              </w:rPr>
              <w:t xml:space="preserve">() para devolver el usuario.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xml:space="preserve">() para devolver true. 3.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(new </w:t>
            </w:r>
            <w:proofErr w:type="spellStart"/>
            <w:proofErr w:type="gramStart"/>
            <w:r w:rsidRPr="00196DCB">
              <w:rPr>
                <w:rFonts w:ascii="Arial" w:hAnsi="Arial" w:cs="Arial"/>
                <w:sz w:val="20"/>
                <w:szCs w:val="20"/>
              </w:rPr>
              <w:t>LoginRequest</w:t>
            </w:r>
            <w:proofErr w:type="spellEnd"/>
            <w:r w:rsidRPr="00196DCB">
              <w:rPr>
                <w:rFonts w:ascii="Arial" w:hAnsi="Arial" w:cs="Arial"/>
                <w:sz w:val="20"/>
                <w:szCs w:val="20"/>
              </w:rPr>
              <w:t>(</w:t>
            </w:r>
            <w:proofErr w:type="gramEnd"/>
            <w:r w:rsidRPr="00196DCB">
              <w:rPr>
                <w:rFonts w:ascii="Arial" w:hAnsi="Arial" w:cs="Arial"/>
                <w:sz w:val="20"/>
                <w:szCs w:val="20"/>
              </w:rPr>
              <w:t>EMAIL, PASSWORD_PLAIN))</w:t>
            </w:r>
          </w:p>
        </w:tc>
      </w:tr>
      <w:tr w:rsidR="00196DCB" w:rsidRPr="00196DCB" w14:paraId="59A47542" w14:textId="77777777" w:rsidTr="00196DCB">
        <w:tc>
          <w:tcPr>
            <w:tcW w:w="2122" w:type="dxa"/>
          </w:tcPr>
          <w:p w14:paraId="048EDA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87" w:type="dxa"/>
          </w:tcPr>
          <w:p w14:paraId="775D842C"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"MiPassword123!" }</w:t>
            </w:r>
          </w:p>
        </w:tc>
      </w:tr>
      <w:tr w:rsidR="00196DCB" w:rsidRPr="00196DCB" w14:paraId="6C880461" w14:textId="77777777" w:rsidTr="00196DCB">
        <w:tc>
          <w:tcPr>
            <w:tcW w:w="2122" w:type="dxa"/>
          </w:tcPr>
          <w:p w14:paraId="153346C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87" w:type="dxa"/>
          </w:tcPr>
          <w:p w14:paraId="6B2E5BE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LoginResponse</w:t>
            </w:r>
            <w:proofErr w:type="spellEnd"/>
            <w:r w:rsidRPr="00196DCB">
              <w:rPr>
                <w:rFonts w:ascii="Arial" w:hAnsi="Arial" w:cs="Arial"/>
                <w:sz w:val="20"/>
                <w:szCs w:val="20"/>
              </w:rPr>
              <w:t xml:space="preserve"> con </w:t>
            </w:r>
            <w:proofErr w:type="spellStart"/>
            <w:r w:rsidRPr="00196DCB">
              <w:rPr>
                <w:rFonts w:ascii="Arial" w:hAnsi="Arial" w:cs="Arial"/>
                <w:sz w:val="20"/>
                <w:szCs w:val="20"/>
              </w:rPr>
              <w:t>accessToken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refreshToken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user.id</w:t>
            </w:r>
            <w:proofErr w:type="spellEnd"/>
            <w:r w:rsidRPr="00196DCB">
              <w:rPr>
                <w:rFonts w:ascii="Arial" w:hAnsi="Arial" w:cs="Arial"/>
                <w:sz w:val="20"/>
                <w:szCs w:val="20"/>
              </w:rPr>
              <w:t xml:space="preserve">=42, </w:t>
            </w:r>
            <w:proofErr w:type="spellStart"/>
            <w:proofErr w:type="gramStart"/>
            <w:r w:rsidRPr="00196DCB">
              <w:rPr>
                <w:rFonts w:ascii="Arial" w:hAnsi="Arial" w:cs="Arial"/>
                <w:sz w:val="20"/>
                <w:szCs w:val="20"/>
              </w:rPr>
              <w:t>user.roles</w:t>
            </w:r>
            <w:proofErr w:type="spellEnd"/>
            <w:proofErr w:type="gramEnd"/>
            <w:r w:rsidRPr="00196DCB">
              <w:rPr>
                <w:rFonts w:ascii="Arial" w:hAnsi="Arial" w:cs="Arial"/>
                <w:sz w:val="20"/>
                <w:szCs w:val="20"/>
              </w:rPr>
              <w:t xml:space="preserve">=["ADMIN"];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w:t>
            </w:r>
            <w:proofErr w:type="spellStart"/>
            <w:r w:rsidRPr="00196DCB">
              <w:rPr>
                <w:rFonts w:ascii="Arial" w:hAnsi="Arial" w:cs="Arial"/>
                <w:sz w:val="20"/>
                <w:szCs w:val="20"/>
              </w:rPr>
              <w:t>lastLogin</w:t>
            </w:r>
            <w:proofErr w:type="spellEnd"/>
            <w:r w:rsidRPr="00196DCB">
              <w:rPr>
                <w:rFonts w:ascii="Arial" w:hAnsi="Arial" w:cs="Arial"/>
                <w:sz w:val="20"/>
                <w:szCs w:val="20"/>
              </w:rPr>
              <w:t xml:space="preserve"> registrado</w:t>
            </w:r>
          </w:p>
        </w:tc>
      </w:tr>
      <w:tr w:rsidR="00196DCB" w:rsidRPr="00196DCB" w14:paraId="4B9D9656" w14:textId="77777777" w:rsidTr="00196DCB">
        <w:tc>
          <w:tcPr>
            <w:tcW w:w="2122" w:type="dxa"/>
          </w:tcPr>
          <w:p w14:paraId="391CF34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87" w:type="dxa"/>
          </w:tcPr>
          <w:p w14:paraId="26ACBB63" w14:textId="688DCE8B"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Todas las aserciones aprobadas; token generado con firma HS512, </w:t>
            </w:r>
            <w:proofErr w:type="spellStart"/>
            <w:r w:rsidRPr="00196DCB">
              <w:rPr>
                <w:rFonts w:ascii="Arial" w:hAnsi="Arial" w:cs="Arial"/>
                <w:sz w:val="20"/>
                <w:szCs w:val="20"/>
              </w:rPr>
              <w:t>claims</w:t>
            </w:r>
            <w:proofErr w:type="spellEnd"/>
            <w:r w:rsidRPr="00196DCB">
              <w:rPr>
                <w:rFonts w:ascii="Arial" w:hAnsi="Arial" w:cs="Arial"/>
                <w:sz w:val="20"/>
                <w:szCs w:val="20"/>
              </w:rPr>
              <w:t xml:space="preserve"> verificados con </w:t>
            </w:r>
            <w:proofErr w:type="spellStart"/>
            <w:r w:rsidRPr="00196DCB">
              <w:rPr>
                <w:rFonts w:ascii="Arial" w:hAnsi="Arial" w:cs="Arial"/>
                <w:sz w:val="20"/>
                <w:szCs w:val="20"/>
              </w:rPr>
              <w:t>JwtTokenProvider</w:t>
            </w:r>
            <w:proofErr w:type="spellEnd"/>
          </w:p>
        </w:tc>
      </w:tr>
    </w:tbl>
    <w:p w14:paraId="341712B8" w14:textId="77777777" w:rsidR="00196DCB" w:rsidRPr="00196DCB" w:rsidRDefault="00196DCB" w:rsidP="00196DCB">
      <w:pPr>
        <w:tabs>
          <w:tab w:val="left" w:pos="1095"/>
        </w:tabs>
        <w:spacing w:line="480" w:lineRule="auto"/>
        <w:jc w:val="both"/>
        <w:rPr>
          <w:rFonts w:ascii="Arial" w:hAnsi="Arial" w:cs="Arial"/>
          <w:b/>
          <w:bCs/>
        </w:rPr>
      </w:pPr>
    </w:p>
    <w:p w14:paraId="3DEC637F" w14:textId="76593817" w:rsidR="0080431B" w:rsidRDefault="0080431B" w:rsidP="0080431B">
      <w:pPr>
        <w:spacing w:line="360" w:lineRule="auto"/>
        <w:jc w:val="both"/>
        <w:rPr>
          <w:b/>
          <w:bCs/>
          <w:i/>
          <w:iCs/>
          <w:color w:val="CC0000"/>
          <w:sz w:val="28"/>
          <w:szCs w:val="28"/>
          <w:u w:val="single"/>
        </w:rPr>
      </w:pPr>
      <w:r w:rsidRPr="0080431B">
        <w:rPr>
          <w:b/>
          <w:bCs/>
          <w:i/>
          <w:iCs/>
          <w:color w:val="CC0000"/>
          <w:sz w:val="28"/>
          <w:szCs w:val="28"/>
          <w:u w:val="single"/>
        </w:rPr>
        <w:t xml:space="preserve">Resultado </w:t>
      </w:r>
      <w:proofErr w:type="gramStart"/>
      <w:r w:rsidRPr="0080431B">
        <w:rPr>
          <w:b/>
          <w:bCs/>
          <w:i/>
          <w:iCs/>
          <w:color w:val="CC0000"/>
          <w:sz w:val="28"/>
          <w:szCs w:val="28"/>
          <w:u w:val="single"/>
        </w:rPr>
        <w:t>del test</w:t>
      </w:r>
      <w:proofErr w:type="gramEnd"/>
      <w:r w:rsidRPr="0080431B">
        <w:rPr>
          <w:b/>
          <w:bCs/>
          <w:i/>
          <w:iCs/>
          <w:color w:val="CC0000"/>
          <w:sz w:val="28"/>
          <w:szCs w:val="28"/>
          <w:u w:val="single"/>
        </w:rPr>
        <w:t xml:space="preserve"> TC-AUTH-01 en GitHub </w:t>
      </w:r>
      <w:proofErr w:type="spellStart"/>
      <w:r w:rsidRPr="0080431B">
        <w:rPr>
          <w:b/>
          <w:bCs/>
          <w:i/>
          <w:iCs/>
          <w:color w:val="CC0000"/>
          <w:sz w:val="28"/>
          <w:szCs w:val="28"/>
          <w:u w:val="single"/>
        </w:rPr>
        <w:t>Actions</w:t>
      </w:r>
      <w:proofErr w:type="spellEnd"/>
      <w:r w:rsidRPr="0080431B">
        <w:rPr>
          <w:b/>
          <w:bCs/>
          <w:i/>
          <w:iCs/>
          <w:color w:val="CC0000"/>
          <w:sz w:val="28"/>
          <w:szCs w:val="28"/>
          <w:u w:val="single"/>
        </w:rPr>
        <w:t xml:space="preserve"> / IDE</w:t>
      </w:r>
    </w:p>
    <w:p w14:paraId="74CC986A" w14:textId="7322F2F3"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TC-AUTH-02 — Bloqueo de cuenta tras tres intentos fallidos</w:t>
      </w:r>
    </w:p>
    <w:tbl>
      <w:tblPr>
        <w:tblStyle w:val="Tablaconcuadrcula"/>
        <w:tblW w:w="0" w:type="auto"/>
        <w:tblLook w:val="04A0" w:firstRow="1" w:lastRow="0" w:firstColumn="1" w:lastColumn="0" w:noHBand="0" w:noVBand="1"/>
      </w:tblPr>
      <w:tblGrid>
        <w:gridCol w:w="1980"/>
        <w:gridCol w:w="7036"/>
      </w:tblGrid>
      <w:tr w:rsidR="00196DCB" w:rsidRPr="00196DCB" w14:paraId="5F7285B3" w14:textId="77777777" w:rsidTr="00196DCB">
        <w:tc>
          <w:tcPr>
            <w:tcW w:w="1980" w:type="dxa"/>
          </w:tcPr>
          <w:p w14:paraId="5C5D6B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7036" w:type="dxa"/>
          </w:tcPr>
          <w:p w14:paraId="06F4266B"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65F0AC5" w14:textId="77777777" w:rsidTr="00196DCB">
        <w:tc>
          <w:tcPr>
            <w:tcW w:w="1980" w:type="dxa"/>
          </w:tcPr>
          <w:p w14:paraId="4780120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36" w:type="dxa"/>
          </w:tcPr>
          <w:p w14:paraId="17403C8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TC-AUTH-02</w:t>
            </w:r>
          </w:p>
        </w:tc>
      </w:tr>
      <w:tr w:rsidR="00196DCB" w:rsidRPr="00196DCB" w14:paraId="0BA1515D" w14:textId="77777777" w:rsidTr="00196DCB">
        <w:tc>
          <w:tcPr>
            <w:tcW w:w="1980" w:type="dxa"/>
          </w:tcPr>
          <w:p w14:paraId="572CE77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36" w:type="dxa"/>
          </w:tcPr>
          <w:p w14:paraId="70B931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RF-02 — El sistema debe bloquear la cuenta por 15 minutos tras 3 contraseñas incorrectas consecutivas</w:t>
            </w:r>
          </w:p>
        </w:tc>
      </w:tr>
      <w:tr w:rsidR="00196DCB" w:rsidRPr="00196DCB" w14:paraId="0FCE9E8D" w14:textId="77777777" w:rsidTr="00196DCB">
        <w:tc>
          <w:tcPr>
            <w:tcW w:w="1980" w:type="dxa"/>
          </w:tcPr>
          <w:p w14:paraId="46BB1C8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36" w:type="dxa"/>
          </w:tcPr>
          <w:p w14:paraId="134316CE"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AuthServiceTest.bloqueoCuentaTresIntentos</w:t>
            </w:r>
            <w:proofErr w:type="spellEnd"/>
            <w:r w:rsidRPr="00196DCB">
              <w:rPr>
                <w:rFonts w:ascii="Arial" w:hAnsi="Arial" w:cs="Arial"/>
                <w:sz w:val="20"/>
                <w:szCs w:val="20"/>
              </w:rPr>
              <w:t>()</w:t>
            </w:r>
          </w:p>
        </w:tc>
      </w:tr>
      <w:tr w:rsidR="00196DCB" w:rsidRPr="00196DCB" w14:paraId="2A8813B1" w14:textId="77777777" w:rsidTr="00196DCB">
        <w:tc>
          <w:tcPr>
            <w:tcW w:w="1980" w:type="dxa"/>
          </w:tcPr>
          <w:p w14:paraId="04A5462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36" w:type="dxa"/>
          </w:tcPr>
          <w:p w14:paraId="538182E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F36BD68" w14:textId="77777777" w:rsidTr="00196DCB">
        <w:tc>
          <w:tcPr>
            <w:tcW w:w="1980" w:type="dxa"/>
          </w:tcPr>
          <w:p w14:paraId="4168281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36" w:type="dxa"/>
          </w:tcPr>
          <w:p w14:paraId="53D7F74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=2;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configurado para retornar false</w:t>
            </w:r>
          </w:p>
        </w:tc>
      </w:tr>
      <w:tr w:rsidR="00196DCB" w:rsidRPr="00196DCB" w14:paraId="683C0E10" w14:textId="77777777" w:rsidTr="00196DCB">
        <w:tc>
          <w:tcPr>
            <w:tcW w:w="1980" w:type="dxa"/>
          </w:tcPr>
          <w:p w14:paraId="120D0B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36" w:type="dxa"/>
          </w:tcPr>
          <w:p w14:paraId="1979945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 con contraseña incorrecta. 2. Verificar que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 llega a 3. 3. Verificar que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=true y </w:t>
            </w:r>
            <w:proofErr w:type="spellStart"/>
            <w:r w:rsidRPr="00196DCB">
              <w:rPr>
                <w:rFonts w:ascii="Arial" w:hAnsi="Arial" w:cs="Arial"/>
                <w:sz w:val="20"/>
                <w:szCs w:val="20"/>
              </w:rPr>
              <w:t>lockedUntil</w:t>
            </w:r>
            <w:proofErr w:type="spellEnd"/>
            <w:r w:rsidRPr="00196DCB">
              <w:rPr>
                <w:rFonts w:ascii="Arial" w:hAnsi="Arial" w:cs="Arial"/>
                <w:sz w:val="20"/>
                <w:szCs w:val="20"/>
              </w:rPr>
              <w:t xml:space="preserve"> = </w:t>
            </w:r>
            <w:proofErr w:type="spellStart"/>
            <w:r w:rsidRPr="00196DCB">
              <w:rPr>
                <w:rFonts w:ascii="Arial" w:hAnsi="Arial" w:cs="Arial"/>
                <w:sz w:val="20"/>
                <w:szCs w:val="20"/>
              </w:rPr>
              <w:t>now</w:t>
            </w:r>
            <w:proofErr w:type="spellEnd"/>
            <w:r w:rsidRPr="00196DCB">
              <w:rPr>
                <w:rFonts w:ascii="Arial" w:hAnsi="Arial" w:cs="Arial"/>
                <w:sz w:val="20"/>
                <w:szCs w:val="20"/>
              </w:rPr>
              <w:t xml:space="preserve"> + 15 min</w:t>
            </w:r>
          </w:p>
        </w:tc>
      </w:tr>
      <w:tr w:rsidR="00196DCB" w:rsidRPr="00196DCB" w14:paraId="3DEE41C4" w14:textId="77777777" w:rsidTr="00196DCB">
        <w:tc>
          <w:tcPr>
            <w:tcW w:w="1980" w:type="dxa"/>
          </w:tcPr>
          <w:p w14:paraId="62F47AD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36" w:type="dxa"/>
          </w:tcPr>
          <w:p w14:paraId="58187931"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w:t>
            </w:r>
            <w:proofErr w:type="spellStart"/>
            <w:r w:rsidRPr="00196DCB">
              <w:rPr>
                <w:rFonts w:ascii="Arial" w:hAnsi="Arial" w:cs="Arial"/>
                <w:sz w:val="20"/>
                <w:szCs w:val="20"/>
              </w:rPr>
              <w:t>ContraseñaIncorrecta</w:t>
            </w:r>
            <w:proofErr w:type="spellEnd"/>
            <w:proofErr w:type="gramStart"/>
            <w:r w:rsidRPr="00196DCB">
              <w:rPr>
                <w:rFonts w:ascii="Arial" w:hAnsi="Arial" w:cs="Arial"/>
                <w:sz w:val="20"/>
                <w:szCs w:val="20"/>
              </w:rPr>
              <w:t>" }</w:t>
            </w:r>
            <w:proofErr w:type="gramEnd"/>
          </w:p>
        </w:tc>
      </w:tr>
      <w:tr w:rsidR="00196DCB" w:rsidRPr="00196DCB" w14:paraId="4D198647" w14:textId="77777777" w:rsidTr="00196DCB">
        <w:tc>
          <w:tcPr>
            <w:tcW w:w="1980" w:type="dxa"/>
          </w:tcPr>
          <w:p w14:paraId="785DC46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36" w:type="dxa"/>
          </w:tcPr>
          <w:p w14:paraId="4045B40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AccountLockedException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usuario.locked</w:t>
            </w:r>
            <w:proofErr w:type="spellEnd"/>
            <w:proofErr w:type="gramEnd"/>
            <w:r w:rsidRPr="00196DCB">
              <w:rPr>
                <w:rFonts w:ascii="Arial" w:hAnsi="Arial" w:cs="Arial"/>
                <w:sz w:val="20"/>
                <w:szCs w:val="20"/>
              </w:rPr>
              <w:t xml:space="preserve">=true; evento </w:t>
            </w:r>
            <w:proofErr w:type="spellStart"/>
            <w:r w:rsidRPr="00196DCB">
              <w:rPr>
                <w:rFonts w:ascii="Arial" w:hAnsi="Arial" w:cs="Arial"/>
                <w:sz w:val="20"/>
                <w:szCs w:val="20"/>
              </w:rPr>
              <w:t>UsuarioBloqueadoEvent</w:t>
            </w:r>
            <w:proofErr w:type="spellEnd"/>
            <w:r w:rsidRPr="00196DCB">
              <w:rPr>
                <w:rFonts w:ascii="Arial" w:hAnsi="Arial" w:cs="Arial"/>
                <w:sz w:val="20"/>
                <w:szCs w:val="20"/>
              </w:rPr>
              <w:t xml:space="preserve"> publicado vía </w:t>
            </w:r>
            <w:proofErr w:type="spellStart"/>
            <w:r w:rsidRPr="00196DCB">
              <w:rPr>
                <w:rFonts w:ascii="Arial" w:hAnsi="Arial" w:cs="Arial"/>
                <w:sz w:val="20"/>
                <w:szCs w:val="20"/>
              </w:rPr>
              <w:t>eventDispatcher</w:t>
            </w:r>
            <w:proofErr w:type="spellEnd"/>
          </w:p>
        </w:tc>
      </w:tr>
      <w:tr w:rsidR="00196DCB" w:rsidRPr="00196DCB" w14:paraId="09521662" w14:textId="77777777" w:rsidTr="00196DCB">
        <w:tc>
          <w:tcPr>
            <w:tcW w:w="1980" w:type="dxa"/>
          </w:tcPr>
          <w:p w14:paraId="6741420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36" w:type="dxa"/>
          </w:tcPr>
          <w:p w14:paraId="4D8F30DB" w14:textId="7602F3F5"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correctamente; evento publicado verificado con </w:t>
            </w:r>
            <w:proofErr w:type="spellStart"/>
            <w:r w:rsidRPr="00196DCB">
              <w:rPr>
                <w:rFonts w:ascii="Arial" w:hAnsi="Arial" w:cs="Arial"/>
                <w:sz w:val="20"/>
                <w:szCs w:val="20"/>
              </w:rPr>
              <w:t>verify</w:t>
            </w:r>
            <w:proofErr w:type="spellEnd"/>
            <w:r w:rsidRPr="00196DCB">
              <w:rPr>
                <w:rFonts w:ascii="Arial" w:hAnsi="Arial" w:cs="Arial"/>
                <w:sz w:val="20"/>
                <w:szCs w:val="20"/>
              </w:rPr>
              <w:t>(</w:t>
            </w:r>
            <w:proofErr w:type="spellStart"/>
            <w:r w:rsidRPr="00196DCB">
              <w:rPr>
                <w:rFonts w:ascii="Arial" w:hAnsi="Arial" w:cs="Arial"/>
                <w:sz w:val="20"/>
                <w:szCs w:val="20"/>
              </w:rPr>
              <w:t>eventDispatcher</w:t>
            </w:r>
            <w:proofErr w:type="spellEnd"/>
            <w:proofErr w:type="gramStart"/>
            <w:r w:rsidRPr="00196DCB">
              <w:rPr>
                <w:rFonts w:ascii="Arial" w:hAnsi="Arial" w:cs="Arial"/>
                <w:sz w:val="20"/>
                <w:szCs w:val="20"/>
              </w:rPr>
              <w:t>).</w:t>
            </w:r>
            <w:proofErr w:type="spellStart"/>
            <w:r w:rsidRPr="00196DCB">
              <w:rPr>
                <w:rFonts w:ascii="Arial" w:hAnsi="Arial" w:cs="Arial"/>
                <w:sz w:val="20"/>
                <w:szCs w:val="20"/>
              </w:rPr>
              <w:t>publishUsuarioBloqueado</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w:t>
            </w:r>
          </w:p>
        </w:tc>
      </w:tr>
    </w:tbl>
    <w:p w14:paraId="4E02CA3B" w14:textId="77777777" w:rsidR="00196DCB" w:rsidRDefault="00196DCB" w:rsidP="00196DCB">
      <w:pPr>
        <w:tabs>
          <w:tab w:val="left" w:pos="1095"/>
        </w:tabs>
        <w:spacing w:line="480" w:lineRule="auto"/>
        <w:jc w:val="both"/>
        <w:rPr>
          <w:rFonts w:ascii="Arial" w:hAnsi="Arial" w:cs="Arial"/>
          <w:b/>
          <w:bCs/>
        </w:rPr>
      </w:pPr>
    </w:p>
    <w:p w14:paraId="7FA44D65" w14:textId="6659E64C" w:rsidR="00196DCB" w:rsidRPr="00196DCB" w:rsidRDefault="00196DCB" w:rsidP="00196DCB">
      <w:pPr>
        <w:spacing w:line="360" w:lineRule="auto"/>
        <w:jc w:val="both"/>
        <w:rPr>
          <w:b/>
          <w:bCs/>
          <w:i/>
          <w:iCs/>
          <w:color w:val="CC0000"/>
          <w:sz w:val="28"/>
          <w:szCs w:val="28"/>
          <w:u w:val="single"/>
        </w:rPr>
      </w:pPr>
      <w:r w:rsidRPr="00196DCB">
        <w:rPr>
          <w:b/>
          <w:bCs/>
          <w:i/>
          <w:iCs/>
          <w:color w:val="CC0000"/>
          <w:sz w:val="28"/>
          <w:szCs w:val="28"/>
          <w:u w:val="single"/>
        </w:rPr>
        <w:t xml:space="preserve">Resultado </w:t>
      </w:r>
      <w:proofErr w:type="gramStart"/>
      <w:r w:rsidRPr="00196DCB">
        <w:rPr>
          <w:b/>
          <w:bCs/>
          <w:i/>
          <w:iCs/>
          <w:color w:val="CC0000"/>
          <w:sz w:val="28"/>
          <w:szCs w:val="28"/>
          <w:u w:val="single"/>
        </w:rPr>
        <w:t>del test</w:t>
      </w:r>
      <w:proofErr w:type="gramEnd"/>
      <w:r w:rsidRPr="00196DCB">
        <w:rPr>
          <w:b/>
          <w:bCs/>
          <w:i/>
          <w:iCs/>
          <w:color w:val="CC0000"/>
          <w:sz w:val="28"/>
          <w:szCs w:val="28"/>
          <w:u w:val="single"/>
        </w:rPr>
        <w:t xml:space="preserve"> TC-AUTH-02 en GitHub </w:t>
      </w:r>
      <w:proofErr w:type="spellStart"/>
      <w:r w:rsidRPr="00196DCB">
        <w:rPr>
          <w:b/>
          <w:bCs/>
          <w:i/>
          <w:iCs/>
          <w:color w:val="CC0000"/>
          <w:sz w:val="28"/>
          <w:szCs w:val="28"/>
          <w:u w:val="single"/>
        </w:rPr>
        <w:t>Actions</w:t>
      </w:r>
      <w:proofErr w:type="spellEnd"/>
      <w:r w:rsidRPr="00196DCB">
        <w:rPr>
          <w:b/>
          <w:bCs/>
          <w:i/>
          <w:iCs/>
          <w:color w:val="CC0000"/>
          <w:sz w:val="28"/>
          <w:szCs w:val="28"/>
          <w:u w:val="single"/>
        </w:rPr>
        <w:t xml:space="preserve"> / IDE</w:t>
      </w:r>
    </w:p>
    <w:p w14:paraId="18475DA2" w14:textId="644FE59F"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TC-ASIG-01 — Crear asignación tripartita exitosa</w:t>
      </w:r>
    </w:p>
    <w:tbl>
      <w:tblPr>
        <w:tblStyle w:val="Tablaconcuadrcula"/>
        <w:tblW w:w="0" w:type="auto"/>
        <w:tblLook w:val="04A0" w:firstRow="1" w:lastRow="0" w:firstColumn="1" w:lastColumn="0" w:noHBand="0" w:noVBand="1"/>
      </w:tblPr>
      <w:tblGrid>
        <w:gridCol w:w="2263"/>
        <w:gridCol w:w="6753"/>
      </w:tblGrid>
      <w:tr w:rsidR="00196DCB" w:rsidRPr="00196DCB" w14:paraId="035B1F52" w14:textId="77777777" w:rsidTr="00196DCB">
        <w:tc>
          <w:tcPr>
            <w:tcW w:w="2263" w:type="dxa"/>
          </w:tcPr>
          <w:p w14:paraId="34B0B68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753" w:type="dxa"/>
          </w:tcPr>
          <w:p w14:paraId="7A5754B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24C6DDC6" w14:textId="77777777" w:rsidTr="00196DCB">
        <w:tc>
          <w:tcPr>
            <w:tcW w:w="2263" w:type="dxa"/>
          </w:tcPr>
          <w:p w14:paraId="59CD510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753" w:type="dxa"/>
          </w:tcPr>
          <w:p w14:paraId="34AB25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TC-ASIG-01</w:t>
            </w:r>
          </w:p>
        </w:tc>
      </w:tr>
      <w:tr w:rsidR="00196DCB" w:rsidRPr="00196DCB" w14:paraId="0744EF14" w14:textId="77777777" w:rsidTr="00196DCB">
        <w:tc>
          <w:tcPr>
            <w:tcW w:w="2263" w:type="dxa"/>
          </w:tcPr>
          <w:p w14:paraId="7C36CA5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753" w:type="dxa"/>
          </w:tcPr>
          <w:p w14:paraId="5CFD94D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RF-07 — El sistema debe crear una asignación cuando instructor, estudiante y vehículo están simultáneamente disponibles</w:t>
            </w:r>
          </w:p>
        </w:tc>
      </w:tr>
      <w:tr w:rsidR="00196DCB" w:rsidRPr="00196DCB" w14:paraId="7E92F22E" w14:textId="77777777" w:rsidTr="00196DCB">
        <w:tc>
          <w:tcPr>
            <w:tcW w:w="2263" w:type="dxa"/>
          </w:tcPr>
          <w:p w14:paraId="7A94915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753" w:type="dxa"/>
          </w:tcPr>
          <w:p w14:paraId="309927A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Success</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696E209A" w14:textId="77777777" w:rsidTr="00196DCB">
        <w:tc>
          <w:tcPr>
            <w:tcW w:w="2263" w:type="dxa"/>
          </w:tcPr>
          <w:p w14:paraId="6661B79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753" w:type="dxa"/>
          </w:tcPr>
          <w:p w14:paraId="4DCDC0E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2AD13BD" w14:textId="77777777" w:rsidTr="00196DCB">
        <w:tc>
          <w:tcPr>
            <w:tcW w:w="2263" w:type="dxa"/>
          </w:tcPr>
          <w:p w14:paraId="40E5A71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753" w:type="dxa"/>
          </w:tcPr>
          <w:p w14:paraId="4548BDFB"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Mocks</w:t>
            </w:r>
            <w:proofErr w:type="spellEnd"/>
            <w:r w:rsidRPr="00196DCB">
              <w:rPr>
                <w:rFonts w:ascii="Arial" w:hAnsi="Arial" w:cs="Arial"/>
                <w:sz w:val="20"/>
                <w:szCs w:val="20"/>
              </w:rPr>
              <w:t>: estudiante en estado MATRICULADO; instructor ACTIVO con disponibilidad 08:00–18:00; vehículo ACTIVO, SOAT vigente (+1 año), RTV vigente; sin conflictos de horario</w:t>
            </w:r>
          </w:p>
        </w:tc>
      </w:tr>
      <w:tr w:rsidR="00196DCB" w:rsidRPr="00196DCB" w14:paraId="04A22A78" w14:textId="77777777" w:rsidTr="00196DCB">
        <w:tc>
          <w:tcPr>
            <w:tcW w:w="2263" w:type="dxa"/>
          </w:tcPr>
          <w:p w14:paraId="14DAED1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753" w:type="dxa"/>
          </w:tcPr>
          <w:p w14:paraId="2DC5498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CreateAsignacionRequest</w:t>
            </w:r>
            <w:proofErr w:type="spellEnd"/>
            <w:r w:rsidRPr="00196DCB">
              <w:rPr>
                <w:rFonts w:ascii="Arial" w:hAnsi="Arial" w:cs="Arial"/>
                <w:sz w:val="20"/>
                <w:szCs w:val="20"/>
              </w:rPr>
              <w:t xml:space="preserve"> con </w:t>
            </w:r>
            <w:proofErr w:type="spellStart"/>
            <w:r w:rsidRPr="00196DCB">
              <w:rPr>
                <w:rFonts w:ascii="Arial" w:hAnsi="Arial" w:cs="Arial"/>
                <w:sz w:val="20"/>
                <w:szCs w:val="20"/>
              </w:rPr>
              <w:t>estudianteId</w:t>
            </w:r>
            <w:proofErr w:type="spellEnd"/>
            <w:r w:rsidRPr="00196DCB">
              <w:rPr>
                <w:rFonts w:ascii="Arial" w:hAnsi="Arial" w:cs="Arial"/>
                <w:sz w:val="20"/>
                <w:szCs w:val="20"/>
              </w:rPr>
              <w:t xml:space="preserve">=1,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=1, fecha hoy, hora 10:00–11:00. 2.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3A92EF80" w14:textId="77777777" w:rsidTr="00196DCB">
        <w:tc>
          <w:tcPr>
            <w:tcW w:w="2263" w:type="dxa"/>
          </w:tcPr>
          <w:p w14:paraId="5C43E51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753" w:type="dxa"/>
          </w:tcPr>
          <w:p w14:paraId="33B825E7"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xml:space="preserve">{ </w:t>
            </w:r>
            <w:proofErr w:type="spellStart"/>
            <w:r w:rsidRPr="00196DCB">
              <w:rPr>
                <w:rFonts w:ascii="Arial" w:hAnsi="Arial" w:cs="Arial"/>
                <w:sz w:val="20"/>
                <w:szCs w:val="20"/>
              </w:rPr>
              <w:t>estudianteId</w:t>
            </w:r>
            <w:proofErr w:type="spellEnd"/>
            <w:proofErr w:type="gramEnd"/>
            <w:r w:rsidRPr="00196DCB">
              <w:rPr>
                <w:rFonts w:ascii="Arial" w:hAnsi="Arial" w:cs="Arial"/>
                <w:sz w:val="20"/>
                <w:szCs w:val="20"/>
              </w:rPr>
              <w:t xml:space="preserve">: 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 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 1, fecha: hoy, </w:t>
            </w:r>
            <w:proofErr w:type="spellStart"/>
            <w:r w:rsidRPr="00196DCB">
              <w:rPr>
                <w:rFonts w:ascii="Arial" w:hAnsi="Arial" w:cs="Arial"/>
                <w:sz w:val="20"/>
                <w:szCs w:val="20"/>
              </w:rPr>
              <w:t>horaInicio</w:t>
            </w:r>
            <w:proofErr w:type="spellEnd"/>
            <w:r w:rsidRPr="00196DCB">
              <w:rPr>
                <w:rFonts w:ascii="Arial" w:hAnsi="Arial" w:cs="Arial"/>
                <w:sz w:val="20"/>
                <w:szCs w:val="20"/>
              </w:rPr>
              <w:t xml:space="preserve">: "10:00", </w:t>
            </w:r>
            <w:proofErr w:type="spellStart"/>
            <w:r w:rsidRPr="00196DCB">
              <w:rPr>
                <w:rFonts w:ascii="Arial" w:hAnsi="Arial" w:cs="Arial"/>
                <w:sz w:val="20"/>
                <w:szCs w:val="20"/>
              </w:rPr>
              <w:t>horaFin</w:t>
            </w:r>
            <w:proofErr w:type="spellEnd"/>
            <w:r w:rsidRPr="00196DCB">
              <w:rPr>
                <w:rFonts w:ascii="Arial" w:hAnsi="Arial" w:cs="Arial"/>
                <w:sz w:val="20"/>
                <w:szCs w:val="20"/>
              </w:rPr>
              <w:t>: "11:00</w:t>
            </w:r>
            <w:proofErr w:type="gramStart"/>
            <w:r w:rsidRPr="00196DCB">
              <w:rPr>
                <w:rFonts w:ascii="Arial" w:hAnsi="Arial" w:cs="Arial"/>
                <w:sz w:val="20"/>
                <w:szCs w:val="20"/>
              </w:rPr>
              <w:t>" }</w:t>
            </w:r>
            <w:proofErr w:type="gramEnd"/>
          </w:p>
        </w:tc>
      </w:tr>
      <w:tr w:rsidR="00196DCB" w:rsidRPr="00196DCB" w14:paraId="599D89A3" w14:textId="77777777" w:rsidTr="00196DCB">
        <w:tc>
          <w:tcPr>
            <w:tcW w:w="2263" w:type="dxa"/>
          </w:tcPr>
          <w:p w14:paraId="31FAE0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753" w:type="dxa"/>
          </w:tcPr>
          <w:p w14:paraId="0083C1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AsignacionResponse</w:t>
            </w:r>
            <w:proofErr w:type="spellEnd"/>
            <w:r w:rsidRPr="00196DCB">
              <w:rPr>
                <w:rFonts w:ascii="Arial" w:hAnsi="Arial" w:cs="Arial"/>
                <w:sz w:val="20"/>
                <w:szCs w:val="20"/>
              </w:rPr>
              <w:t xml:space="preserve"> con id=1, estado CONFIRMADA, hora inicio y fin correctas;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invocado una vez; evento </w:t>
            </w:r>
            <w:proofErr w:type="spellStart"/>
            <w:r w:rsidRPr="00196DCB">
              <w:rPr>
                <w:rFonts w:ascii="Arial" w:hAnsi="Arial" w:cs="Arial"/>
                <w:sz w:val="20"/>
                <w:szCs w:val="20"/>
              </w:rPr>
              <w:t>AsignacionCreada</w:t>
            </w:r>
            <w:proofErr w:type="spellEnd"/>
            <w:r w:rsidRPr="00196DCB">
              <w:rPr>
                <w:rFonts w:ascii="Arial" w:hAnsi="Arial" w:cs="Arial"/>
                <w:sz w:val="20"/>
                <w:szCs w:val="20"/>
              </w:rPr>
              <w:t xml:space="preserve"> publicado</w:t>
            </w:r>
          </w:p>
        </w:tc>
      </w:tr>
      <w:tr w:rsidR="00196DCB" w:rsidRPr="00196DCB" w14:paraId="0D16BD4F" w14:textId="77777777" w:rsidTr="00196DCB">
        <w:tc>
          <w:tcPr>
            <w:tcW w:w="2263" w:type="dxa"/>
          </w:tcPr>
          <w:p w14:paraId="0BB61A4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753" w:type="dxa"/>
          </w:tcPr>
          <w:p w14:paraId="641B79A6" w14:textId="4F8C1214"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Respuesta con todos los campos correctos; </w:t>
            </w:r>
            <w:proofErr w:type="spellStart"/>
            <w:r w:rsidRPr="00196DCB">
              <w:rPr>
                <w:rFonts w:ascii="Arial" w:hAnsi="Arial" w:cs="Arial"/>
                <w:sz w:val="20"/>
                <w:szCs w:val="20"/>
              </w:rPr>
              <w:t>mocks</w:t>
            </w:r>
            <w:proofErr w:type="spellEnd"/>
            <w:r w:rsidRPr="00196DCB">
              <w:rPr>
                <w:rFonts w:ascii="Arial" w:hAnsi="Arial" w:cs="Arial"/>
                <w:sz w:val="20"/>
                <w:szCs w:val="20"/>
              </w:rPr>
              <w:t xml:space="preserve"> de los tres clientes </w:t>
            </w:r>
            <w:proofErr w:type="spellStart"/>
            <w:r w:rsidRPr="00196DCB">
              <w:rPr>
                <w:rFonts w:ascii="Arial" w:hAnsi="Arial" w:cs="Arial"/>
                <w:sz w:val="20"/>
                <w:szCs w:val="20"/>
              </w:rPr>
              <w:t>Feign</w:t>
            </w:r>
            <w:proofErr w:type="spellEnd"/>
            <w:r w:rsidRPr="00196DCB">
              <w:rPr>
                <w:rFonts w:ascii="Arial" w:hAnsi="Arial" w:cs="Arial"/>
                <w:sz w:val="20"/>
                <w:szCs w:val="20"/>
              </w:rPr>
              <w:t xml:space="preserve"> invocados exactamente una vez cada uno</w:t>
            </w:r>
          </w:p>
        </w:tc>
      </w:tr>
    </w:tbl>
    <w:p w14:paraId="2EE96D1C" w14:textId="77777777" w:rsidR="00196DCB" w:rsidRDefault="00196DCB" w:rsidP="00196DCB">
      <w:pPr>
        <w:tabs>
          <w:tab w:val="left" w:pos="1095"/>
        </w:tabs>
        <w:spacing w:line="480" w:lineRule="auto"/>
        <w:jc w:val="both"/>
        <w:rPr>
          <w:rFonts w:ascii="Arial" w:hAnsi="Arial" w:cs="Arial"/>
          <w:b/>
          <w:bCs/>
        </w:rPr>
      </w:pPr>
    </w:p>
    <w:p w14:paraId="12DF7163" w14:textId="2F9129EF" w:rsidR="00196DCB" w:rsidRPr="00C56F70" w:rsidRDefault="00196DCB"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TC-ASIG-01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275141B0" w14:textId="3250E60B"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TC-ASIG-02 — Rechazar asignación con SOAT vencido</w:t>
      </w:r>
    </w:p>
    <w:tbl>
      <w:tblPr>
        <w:tblStyle w:val="Tablaconcuadrcula"/>
        <w:tblW w:w="0" w:type="auto"/>
        <w:tblLook w:val="04A0" w:firstRow="1" w:lastRow="0" w:firstColumn="1" w:lastColumn="0" w:noHBand="0" w:noVBand="1"/>
      </w:tblPr>
      <w:tblGrid>
        <w:gridCol w:w="2122"/>
        <w:gridCol w:w="6894"/>
      </w:tblGrid>
      <w:tr w:rsidR="00196DCB" w:rsidRPr="00196DCB" w14:paraId="19B005F8" w14:textId="77777777" w:rsidTr="00196DCB">
        <w:tc>
          <w:tcPr>
            <w:tcW w:w="2122" w:type="dxa"/>
          </w:tcPr>
          <w:p w14:paraId="4DB242C4"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6894" w:type="dxa"/>
          </w:tcPr>
          <w:p w14:paraId="4AB8415A"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E201729" w14:textId="77777777" w:rsidTr="00196DCB">
        <w:tc>
          <w:tcPr>
            <w:tcW w:w="2122" w:type="dxa"/>
          </w:tcPr>
          <w:p w14:paraId="10E1C0A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3FA7A9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TC-ASIG-02</w:t>
            </w:r>
          </w:p>
        </w:tc>
      </w:tr>
      <w:tr w:rsidR="00196DCB" w:rsidRPr="00196DCB" w14:paraId="1BFEC6A0" w14:textId="77777777" w:rsidTr="00196DCB">
        <w:tc>
          <w:tcPr>
            <w:tcW w:w="2122" w:type="dxa"/>
          </w:tcPr>
          <w:p w14:paraId="5025355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3E7B51D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RF-11 — El sistema debe rechazar la asignación si el SOAT del vehículo está vencido, con error 409</w:t>
            </w:r>
          </w:p>
        </w:tc>
      </w:tr>
      <w:tr w:rsidR="00196DCB" w:rsidRPr="00196DCB" w14:paraId="457B1385" w14:textId="77777777" w:rsidTr="00196DCB">
        <w:tc>
          <w:tcPr>
            <w:tcW w:w="2122" w:type="dxa"/>
          </w:tcPr>
          <w:p w14:paraId="181699B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361457DA"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SOATVencido</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0F3E91EB" w14:textId="77777777" w:rsidTr="00196DCB">
        <w:tc>
          <w:tcPr>
            <w:tcW w:w="2122" w:type="dxa"/>
          </w:tcPr>
          <w:p w14:paraId="1DA8C0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DEF45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734A8938" w14:textId="77777777" w:rsidTr="00196DCB">
        <w:tc>
          <w:tcPr>
            <w:tcW w:w="2122" w:type="dxa"/>
          </w:tcPr>
          <w:p w14:paraId="6E70967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04A73D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Estudiante e instructor disponibles; vehículo con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 </w:t>
            </w:r>
            <w:proofErr w:type="spellStart"/>
            <w:r w:rsidRPr="00196DCB">
              <w:rPr>
                <w:rFonts w:ascii="Arial" w:hAnsi="Arial" w:cs="Arial"/>
                <w:sz w:val="20"/>
                <w:szCs w:val="20"/>
              </w:rPr>
              <w:t>LocalDate.now</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minusDays</w:t>
            </w:r>
            <w:proofErr w:type="spellEnd"/>
            <w:proofErr w:type="gramEnd"/>
            <w:r w:rsidRPr="00196DCB">
              <w:rPr>
                <w:rFonts w:ascii="Arial" w:hAnsi="Arial" w:cs="Arial"/>
                <w:sz w:val="20"/>
                <w:szCs w:val="20"/>
              </w:rPr>
              <w:t>(1)</w:t>
            </w:r>
          </w:p>
        </w:tc>
      </w:tr>
      <w:tr w:rsidR="00196DCB" w:rsidRPr="00196DCB" w14:paraId="70B27A58" w14:textId="77777777" w:rsidTr="00196DCB">
        <w:tc>
          <w:tcPr>
            <w:tcW w:w="2122" w:type="dxa"/>
          </w:tcPr>
          <w:p w14:paraId="0D7F174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5FAC512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request</w:t>
            </w:r>
            <w:proofErr w:type="spellEnd"/>
            <w:r w:rsidRPr="00196DCB">
              <w:rPr>
                <w:rFonts w:ascii="Arial" w:hAnsi="Arial" w:cs="Arial"/>
                <w:sz w:val="20"/>
                <w:szCs w:val="20"/>
              </w:rPr>
              <w:t xml:space="preserve"> de asignación válido en todos los demás campos.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vehiculoClient.obtenerVehiculo</w:t>
            </w:r>
            <w:proofErr w:type="spellEnd"/>
            <w:r w:rsidRPr="00196DCB">
              <w:rPr>
                <w:rFonts w:ascii="Arial" w:hAnsi="Arial" w:cs="Arial"/>
                <w:sz w:val="20"/>
                <w:szCs w:val="20"/>
              </w:rPr>
              <w:t xml:space="preserve">() con SOAT vencido. 3.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0CEC2DB0" w14:textId="77777777" w:rsidTr="00196DCB">
        <w:tc>
          <w:tcPr>
            <w:tcW w:w="2122" w:type="dxa"/>
          </w:tcPr>
          <w:p w14:paraId="0A0C63C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185B983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Misma del TC-ASIG-01 excepto que el vehículo tiene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en el pasado</w:t>
            </w:r>
          </w:p>
        </w:tc>
      </w:tr>
      <w:tr w:rsidR="00196DCB" w:rsidRPr="00196DCB" w14:paraId="34E38318" w14:textId="77777777" w:rsidTr="00196DCB">
        <w:tc>
          <w:tcPr>
            <w:tcW w:w="2122" w:type="dxa"/>
          </w:tcPr>
          <w:p w14:paraId="5BA15E0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58A1090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VehiculoSoatVencidoException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no invocado; respuesta HTTP 409 con </w:t>
            </w:r>
            <w:proofErr w:type="spellStart"/>
            <w:r w:rsidRPr="00196DCB">
              <w:rPr>
                <w:rFonts w:ascii="Arial" w:hAnsi="Arial" w:cs="Arial"/>
                <w:sz w:val="20"/>
                <w:szCs w:val="20"/>
              </w:rPr>
              <w:t>ProblemDetail</w:t>
            </w:r>
            <w:proofErr w:type="spellEnd"/>
          </w:p>
        </w:tc>
      </w:tr>
      <w:tr w:rsidR="00196DCB" w:rsidRPr="00196DCB" w14:paraId="0AC4FD1B" w14:textId="77777777" w:rsidTr="00196DCB">
        <w:tc>
          <w:tcPr>
            <w:tcW w:w="2122" w:type="dxa"/>
          </w:tcPr>
          <w:p w14:paraId="172902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1B5AF064" w14:textId="008A69D9"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antes de persistir; </w:t>
            </w:r>
            <w:proofErr w:type="spellStart"/>
            <w:proofErr w:type="gramStart"/>
            <w:r w:rsidRPr="00196DCB">
              <w:rPr>
                <w:rFonts w:ascii="Arial" w:hAnsi="Arial" w:cs="Arial"/>
                <w:sz w:val="20"/>
                <w:szCs w:val="20"/>
              </w:rPr>
              <w:t>verify</w:t>
            </w:r>
            <w:proofErr w:type="spellEnd"/>
            <w:r w:rsidRPr="00196DCB">
              <w:rPr>
                <w:rFonts w:ascii="Arial" w:hAnsi="Arial" w:cs="Arial"/>
                <w:sz w:val="20"/>
                <w:szCs w:val="20"/>
              </w:rPr>
              <w:t>(</w:t>
            </w:r>
            <w:proofErr w:type="spellStart"/>
            <w:proofErr w:type="gramEnd"/>
            <w:r w:rsidRPr="00196DCB">
              <w:rPr>
                <w:rFonts w:ascii="Arial" w:hAnsi="Arial" w:cs="Arial"/>
                <w:sz w:val="20"/>
                <w:szCs w:val="20"/>
              </w:rPr>
              <w:t>repository</w:t>
            </w:r>
            <w:proofErr w:type="spellEnd"/>
            <w:r w:rsidRPr="00196DCB">
              <w:rPr>
                <w:rFonts w:ascii="Arial" w:hAnsi="Arial" w:cs="Arial"/>
                <w:sz w:val="20"/>
                <w:szCs w:val="20"/>
              </w:rPr>
              <w:t xml:space="preserve">, </w:t>
            </w:r>
            <w:proofErr w:type="spellStart"/>
            <w:r w:rsidRPr="00196DCB">
              <w:rPr>
                <w:rFonts w:ascii="Arial" w:hAnsi="Arial" w:cs="Arial"/>
                <w:sz w:val="20"/>
                <w:szCs w:val="20"/>
              </w:rPr>
              <w:t>never</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save</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 pasó</w:t>
            </w:r>
          </w:p>
        </w:tc>
      </w:tr>
    </w:tbl>
    <w:p w14:paraId="0584545B" w14:textId="77777777" w:rsidR="00196DCB" w:rsidRDefault="00196DCB" w:rsidP="00196DCB">
      <w:pPr>
        <w:tabs>
          <w:tab w:val="left" w:pos="1095"/>
        </w:tabs>
        <w:spacing w:line="480" w:lineRule="auto"/>
        <w:jc w:val="both"/>
        <w:rPr>
          <w:rFonts w:ascii="Arial" w:hAnsi="Arial" w:cs="Arial"/>
          <w:b/>
          <w:bCs/>
        </w:rPr>
      </w:pPr>
    </w:p>
    <w:p w14:paraId="3AA5F6BA" w14:textId="45E78793" w:rsidR="00196DCB" w:rsidRPr="00C56F70" w:rsidRDefault="00196DCB"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TC-ASIG-02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20C143D7" w14:textId="53A7E635"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TC-GW-01 — Rechazo de solicitud sin JWT</w:t>
      </w:r>
    </w:p>
    <w:tbl>
      <w:tblPr>
        <w:tblStyle w:val="Tablaconcuadrcula"/>
        <w:tblW w:w="0" w:type="auto"/>
        <w:tblLook w:val="04A0" w:firstRow="1" w:lastRow="0" w:firstColumn="1" w:lastColumn="0" w:noHBand="0" w:noVBand="1"/>
      </w:tblPr>
      <w:tblGrid>
        <w:gridCol w:w="2122"/>
        <w:gridCol w:w="6894"/>
      </w:tblGrid>
      <w:tr w:rsidR="00196DCB" w:rsidRPr="00196DCB" w14:paraId="18C18306" w14:textId="77777777" w:rsidTr="00C56F70">
        <w:tc>
          <w:tcPr>
            <w:tcW w:w="2122" w:type="dxa"/>
          </w:tcPr>
          <w:p w14:paraId="3171E621"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894" w:type="dxa"/>
          </w:tcPr>
          <w:p w14:paraId="79965ED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116B864" w14:textId="77777777" w:rsidTr="00C56F70">
        <w:tc>
          <w:tcPr>
            <w:tcW w:w="2122" w:type="dxa"/>
          </w:tcPr>
          <w:p w14:paraId="52CC4F1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03027A3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TC-GW-01</w:t>
            </w:r>
          </w:p>
        </w:tc>
      </w:tr>
      <w:tr w:rsidR="00196DCB" w:rsidRPr="00196DCB" w14:paraId="07F0F4DA" w14:textId="77777777" w:rsidTr="00C56F70">
        <w:tc>
          <w:tcPr>
            <w:tcW w:w="2122" w:type="dxa"/>
          </w:tcPr>
          <w:p w14:paraId="2FACA135"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0CB146A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RF-04 — El API Gateway debe rechazar toda solicitud a recursos protegidos sin token con HTTP 401</w:t>
            </w:r>
          </w:p>
        </w:tc>
      </w:tr>
      <w:tr w:rsidR="00196DCB" w:rsidRPr="00196DCB" w14:paraId="2221D648" w14:textId="77777777" w:rsidTr="00C56F70">
        <w:tc>
          <w:tcPr>
            <w:tcW w:w="2122" w:type="dxa"/>
          </w:tcPr>
          <w:p w14:paraId="41EE03C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6314703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JwtAuthenticationGlobalFilterTest.protegidoSinToken</w:t>
            </w:r>
            <w:proofErr w:type="spellEnd"/>
            <w:r w:rsidRPr="00196DCB">
              <w:rPr>
                <w:rFonts w:ascii="Arial" w:hAnsi="Arial" w:cs="Arial"/>
                <w:sz w:val="20"/>
                <w:szCs w:val="20"/>
              </w:rPr>
              <w:t>()</w:t>
            </w:r>
          </w:p>
        </w:tc>
      </w:tr>
      <w:tr w:rsidR="00196DCB" w:rsidRPr="00196DCB" w14:paraId="6B90A9D5" w14:textId="77777777" w:rsidTr="00C56F70">
        <w:tc>
          <w:tcPr>
            <w:tcW w:w="2122" w:type="dxa"/>
          </w:tcPr>
          <w:p w14:paraId="07265C0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5A44FA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6390990" w14:textId="77777777" w:rsidTr="00C56F70">
        <w:tc>
          <w:tcPr>
            <w:tcW w:w="2122" w:type="dxa"/>
          </w:tcPr>
          <w:p w14:paraId="27D04D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D349B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GatewayProperties</w:t>
            </w:r>
            <w:proofErr w:type="spellEnd"/>
            <w:r w:rsidRPr="00196DCB">
              <w:rPr>
                <w:rFonts w:ascii="Arial" w:hAnsi="Arial" w:cs="Arial"/>
                <w:sz w:val="20"/>
                <w:szCs w:val="20"/>
              </w:rPr>
              <w:t xml:space="preserve"> con </w:t>
            </w:r>
            <w:proofErr w:type="spellStart"/>
            <w:r w:rsidRPr="00196DCB">
              <w:rPr>
                <w:rFonts w:ascii="Arial" w:hAnsi="Arial" w:cs="Arial"/>
                <w:sz w:val="20"/>
                <w:szCs w:val="20"/>
              </w:rPr>
              <w:t>paths</w:t>
            </w:r>
            <w:proofErr w:type="spellEnd"/>
            <w:r w:rsidRPr="00196DCB">
              <w:rPr>
                <w:rFonts w:ascii="Arial" w:hAnsi="Arial" w:cs="Arial"/>
                <w:sz w:val="20"/>
                <w:szCs w:val="20"/>
              </w:rPr>
              <w:t xml:space="preserve"> públicos configurados; ruta bajo prueba: GET /estudiantes/1 (no pública)</w:t>
            </w:r>
          </w:p>
        </w:tc>
      </w:tr>
      <w:tr w:rsidR="00196DCB" w:rsidRPr="00196DCB" w14:paraId="020991C1" w14:textId="77777777" w:rsidTr="00C56F70">
        <w:tc>
          <w:tcPr>
            <w:tcW w:w="2122" w:type="dxa"/>
          </w:tcPr>
          <w:p w14:paraId="3530BDF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29F39E3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MockServerWebExchange</w:t>
            </w:r>
            <w:proofErr w:type="spellEnd"/>
            <w:r w:rsidRPr="00196DCB">
              <w:rPr>
                <w:rFonts w:ascii="Arial" w:hAnsi="Arial" w:cs="Arial"/>
                <w:sz w:val="20"/>
                <w:szCs w:val="20"/>
              </w:rPr>
              <w:t xml:space="preserve"> para GET /estudiantes/1 sin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w:t>
            </w:r>
            <w:proofErr w:type="spellStart"/>
            <w:r w:rsidRPr="00196DCB">
              <w:rPr>
                <w:rFonts w:ascii="Arial" w:hAnsi="Arial" w:cs="Arial"/>
                <w:sz w:val="20"/>
                <w:szCs w:val="20"/>
              </w:rPr>
              <w:t>Authorization</w:t>
            </w:r>
            <w:proofErr w:type="spellEnd"/>
            <w:r w:rsidRPr="00196DCB">
              <w:rPr>
                <w:rFonts w:ascii="Arial" w:hAnsi="Arial" w:cs="Arial"/>
                <w:sz w:val="20"/>
                <w:szCs w:val="20"/>
              </w:rPr>
              <w:t xml:space="preserve">. 2. Aplicar el filtro </w:t>
            </w:r>
            <w:proofErr w:type="spellStart"/>
            <w:r w:rsidRPr="00196DCB">
              <w:rPr>
                <w:rFonts w:ascii="Arial" w:hAnsi="Arial" w:cs="Arial"/>
                <w:sz w:val="20"/>
                <w:szCs w:val="20"/>
              </w:rPr>
              <w:t>JwtAuthenticationGlobalFilter</w:t>
            </w:r>
            <w:proofErr w:type="spellEnd"/>
            <w:r w:rsidRPr="00196DCB">
              <w:rPr>
                <w:rFonts w:ascii="Arial" w:hAnsi="Arial" w:cs="Arial"/>
                <w:sz w:val="20"/>
                <w:szCs w:val="20"/>
              </w:rPr>
              <w:t xml:space="preserve">. 3. Verificar el </w:t>
            </w:r>
            <w:proofErr w:type="gramStart"/>
            <w:r w:rsidRPr="00196DCB">
              <w:rPr>
                <w:rFonts w:ascii="Arial" w:hAnsi="Arial" w:cs="Arial"/>
                <w:sz w:val="20"/>
                <w:szCs w:val="20"/>
              </w:rPr>
              <w:t>status</w:t>
            </w:r>
            <w:proofErr w:type="gramEnd"/>
            <w:r w:rsidRPr="00196DCB">
              <w:rPr>
                <w:rFonts w:ascii="Arial" w:hAnsi="Arial" w:cs="Arial"/>
                <w:sz w:val="20"/>
                <w:szCs w:val="20"/>
              </w:rPr>
              <w:t xml:space="preserve"> de la respuesta</w:t>
            </w:r>
          </w:p>
        </w:tc>
      </w:tr>
      <w:tr w:rsidR="00196DCB" w:rsidRPr="00196DCB" w14:paraId="440A2DA4" w14:textId="77777777" w:rsidTr="00C56F70">
        <w:tc>
          <w:tcPr>
            <w:tcW w:w="2122" w:type="dxa"/>
          </w:tcPr>
          <w:p w14:paraId="4429508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000467A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GET /estudiantes/1 sin ningún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de autenticación</w:t>
            </w:r>
          </w:p>
        </w:tc>
      </w:tr>
      <w:tr w:rsidR="00196DCB" w:rsidRPr="00196DCB" w14:paraId="253C912A" w14:textId="77777777" w:rsidTr="00C56F70">
        <w:tc>
          <w:tcPr>
            <w:tcW w:w="2122" w:type="dxa"/>
          </w:tcPr>
          <w:p w14:paraId="5585C59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07FA37D5" w14:textId="77777777" w:rsidR="00196DCB" w:rsidRPr="00196DCB" w:rsidRDefault="00196DCB" w:rsidP="00C70FC3">
            <w:pPr>
              <w:spacing w:before="40" w:after="40"/>
              <w:rPr>
                <w:rFonts w:ascii="Arial" w:hAnsi="Arial" w:cs="Arial"/>
                <w:sz w:val="20"/>
                <w:szCs w:val="20"/>
              </w:rPr>
            </w:pPr>
            <w:proofErr w:type="spellStart"/>
            <w:proofErr w:type="gramStart"/>
            <w:r w:rsidRPr="00196DCB">
              <w:rPr>
                <w:rFonts w:ascii="Arial" w:hAnsi="Arial" w:cs="Arial"/>
                <w:sz w:val="20"/>
                <w:szCs w:val="20"/>
              </w:rPr>
              <w:t>exchange.getResponse</w:t>
            </w:r>
            <w:proofErr w:type="spellEnd"/>
            <w:proofErr w:type="gram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getStatusCode</w:t>
            </w:r>
            <w:proofErr w:type="spellEnd"/>
            <w:proofErr w:type="gramEnd"/>
            <w:r w:rsidRPr="00196DCB">
              <w:rPr>
                <w:rFonts w:ascii="Arial" w:hAnsi="Arial" w:cs="Arial"/>
                <w:sz w:val="20"/>
                <w:szCs w:val="20"/>
              </w:rPr>
              <w:t xml:space="preserve">() == </w:t>
            </w:r>
            <w:proofErr w:type="spellStart"/>
            <w:r w:rsidRPr="00196DCB">
              <w:rPr>
                <w:rFonts w:ascii="Arial" w:hAnsi="Arial" w:cs="Arial"/>
                <w:sz w:val="20"/>
                <w:szCs w:val="20"/>
              </w:rPr>
              <w:t>HttpStatus.UNAUTHORIZED</w:t>
            </w:r>
            <w:proofErr w:type="spellEnd"/>
            <w:r w:rsidRPr="00196DCB">
              <w:rPr>
                <w:rFonts w:ascii="Arial" w:hAnsi="Arial" w:cs="Arial"/>
                <w:sz w:val="20"/>
                <w:szCs w:val="20"/>
              </w:rPr>
              <w:t xml:space="preserve"> (401); </w:t>
            </w:r>
            <w:proofErr w:type="spellStart"/>
            <w:r w:rsidRPr="00196DCB">
              <w:rPr>
                <w:rFonts w:ascii="Arial" w:hAnsi="Arial" w:cs="Arial"/>
                <w:sz w:val="20"/>
                <w:szCs w:val="20"/>
              </w:rPr>
              <w:t>chain</w:t>
            </w:r>
            <w:proofErr w:type="spellEnd"/>
            <w:r w:rsidRPr="00196DCB">
              <w:rPr>
                <w:rFonts w:ascii="Arial" w:hAnsi="Arial" w:cs="Arial"/>
                <w:sz w:val="20"/>
                <w:szCs w:val="20"/>
              </w:rPr>
              <w:t xml:space="preserve"> no invocado</w:t>
            </w:r>
          </w:p>
        </w:tc>
      </w:tr>
      <w:tr w:rsidR="00196DCB" w:rsidRPr="00196DCB" w14:paraId="7D7BFD5A" w14:textId="77777777" w:rsidTr="00C56F70">
        <w:tc>
          <w:tcPr>
            <w:tcW w:w="2122" w:type="dxa"/>
          </w:tcPr>
          <w:p w14:paraId="1F99C73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697D0D81" w14:textId="09BB9F24"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Status</w:t>
            </w:r>
            <w:proofErr w:type="gramEnd"/>
            <w:r w:rsidRPr="00196DCB">
              <w:rPr>
                <w:rFonts w:ascii="Arial" w:hAnsi="Arial" w:cs="Arial"/>
                <w:sz w:val="20"/>
                <w:szCs w:val="20"/>
              </w:rPr>
              <w:t xml:space="preserve"> 401 verificado con </w:t>
            </w:r>
            <w:proofErr w:type="spellStart"/>
            <w:r w:rsidRPr="00196DCB">
              <w:rPr>
                <w:rFonts w:ascii="Arial" w:hAnsi="Arial" w:cs="Arial"/>
                <w:sz w:val="20"/>
                <w:szCs w:val="20"/>
              </w:rPr>
              <w:t>assertThat</w:t>
            </w:r>
            <w:proofErr w:type="spellEnd"/>
            <w:r w:rsidRPr="00196DCB">
              <w:rPr>
                <w:rFonts w:ascii="Arial" w:hAnsi="Arial" w:cs="Arial"/>
                <w:sz w:val="20"/>
                <w:szCs w:val="20"/>
              </w:rPr>
              <w:t>(...).</w:t>
            </w:r>
            <w:proofErr w:type="spellStart"/>
            <w:r w:rsidRPr="00196DCB">
              <w:rPr>
                <w:rFonts w:ascii="Arial" w:hAnsi="Arial" w:cs="Arial"/>
                <w:sz w:val="20"/>
                <w:szCs w:val="20"/>
              </w:rPr>
              <w:t>isEqualTo</w:t>
            </w:r>
            <w:proofErr w:type="spellEnd"/>
            <w:r w:rsidRPr="00196DCB">
              <w:rPr>
                <w:rFonts w:ascii="Arial" w:hAnsi="Arial" w:cs="Arial"/>
                <w:sz w:val="20"/>
                <w:szCs w:val="20"/>
              </w:rPr>
              <w:t>(</w:t>
            </w:r>
            <w:proofErr w:type="spellStart"/>
            <w:r w:rsidRPr="00196DCB">
              <w:rPr>
                <w:rFonts w:ascii="Arial" w:hAnsi="Arial" w:cs="Arial"/>
                <w:sz w:val="20"/>
                <w:szCs w:val="20"/>
              </w:rPr>
              <w:t>HttpStatus.UNAUTHORIZED</w:t>
            </w:r>
            <w:proofErr w:type="spellEnd"/>
            <w:r w:rsidRPr="00196DCB">
              <w:rPr>
                <w:rFonts w:ascii="Arial" w:hAnsi="Arial" w:cs="Arial"/>
                <w:sz w:val="20"/>
                <w:szCs w:val="20"/>
              </w:rPr>
              <w:t>)</w:t>
            </w:r>
          </w:p>
        </w:tc>
      </w:tr>
    </w:tbl>
    <w:p w14:paraId="0580AAD6" w14:textId="77777777" w:rsidR="00196DCB" w:rsidRDefault="00196DCB" w:rsidP="00196DCB">
      <w:pPr>
        <w:tabs>
          <w:tab w:val="left" w:pos="1095"/>
        </w:tabs>
        <w:spacing w:line="480" w:lineRule="auto"/>
        <w:jc w:val="both"/>
        <w:rPr>
          <w:rFonts w:ascii="Arial" w:hAnsi="Arial" w:cs="Arial"/>
          <w:b/>
          <w:bCs/>
        </w:rPr>
      </w:pPr>
    </w:p>
    <w:p w14:paraId="552524B1" w14:textId="1D833808"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Resultado </w:t>
      </w:r>
      <w:proofErr w:type="gramStart"/>
      <w:r w:rsidRPr="00C56F70">
        <w:rPr>
          <w:b/>
          <w:bCs/>
          <w:i/>
          <w:iCs/>
          <w:color w:val="CC0000"/>
          <w:sz w:val="28"/>
          <w:szCs w:val="28"/>
          <w:u w:val="single"/>
        </w:rPr>
        <w:t>del test</w:t>
      </w:r>
      <w:proofErr w:type="gramEnd"/>
      <w:r w:rsidRPr="00C56F70">
        <w:rPr>
          <w:b/>
          <w:bCs/>
          <w:i/>
          <w:iCs/>
          <w:color w:val="CC0000"/>
          <w:sz w:val="28"/>
          <w:szCs w:val="28"/>
          <w:u w:val="single"/>
        </w:rPr>
        <w:t xml:space="preserve"> TC-GW-01 en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 IDE</w:t>
      </w:r>
    </w:p>
    <w:p w14:paraId="1CD0F8F4" w14:textId="40EC203F"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TC-E2E-01 al TC-E2E-06 — Stack completo funcional vía API Gateway</w:t>
      </w:r>
    </w:p>
    <w:tbl>
      <w:tblPr>
        <w:tblStyle w:val="Tablaconcuadrcula"/>
        <w:tblW w:w="0" w:type="auto"/>
        <w:tblLook w:val="04A0" w:firstRow="1" w:lastRow="0" w:firstColumn="1" w:lastColumn="0" w:noHBand="0" w:noVBand="1"/>
      </w:tblPr>
      <w:tblGrid>
        <w:gridCol w:w="2122"/>
        <w:gridCol w:w="6894"/>
      </w:tblGrid>
      <w:tr w:rsidR="00C56F70" w:rsidRPr="00C56F70" w14:paraId="307ACEFB" w14:textId="77777777" w:rsidTr="00C56F70">
        <w:tc>
          <w:tcPr>
            <w:tcW w:w="2122" w:type="dxa"/>
          </w:tcPr>
          <w:p w14:paraId="380B8FCE"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Campo</w:t>
            </w:r>
          </w:p>
        </w:tc>
        <w:tc>
          <w:tcPr>
            <w:tcW w:w="6894" w:type="dxa"/>
          </w:tcPr>
          <w:p w14:paraId="2E98A190"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Detalle</w:t>
            </w:r>
          </w:p>
        </w:tc>
      </w:tr>
      <w:tr w:rsidR="00C56F70" w:rsidRPr="00C56F70" w14:paraId="1D597F33" w14:textId="77777777" w:rsidTr="00C56F70">
        <w:tc>
          <w:tcPr>
            <w:tcW w:w="2122" w:type="dxa"/>
          </w:tcPr>
          <w:p w14:paraId="7263397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ID</w:t>
            </w:r>
          </w:p>
        </w:tc>
        <w:tc>
          <w:tcPr>
            <w:tcW w:w="6894" w:type="dxa"/>
          </w:tcPr>
          <w:p w14:paraId="63A0729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TC-E2E-01 a TC-E2E-06 (agrupados)</w:t>
            </w:r>
          </w:p>
        </w:tc>
      </w:tr>
      <w:tr w:rsidR="00C56F70" w:rsidRPr="00C56F70" w14:paraId="42F8C52E" w14:textId="77777777" w:rsidTr="00C56F70">
        <w:tc>
          <w:tcPr>
            <w:tcW w:w="2122" w:type="dxa"/>
          </w:tcPr>
          <w:p w14:paraId="0D7187A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Requisito</w:t>
            </w:r>
          </w:p>
        </w:tc>
        <w:tc>
          <w:tcPr>
            <w:tcW w:w="6894" w:type="dxa"/>
          </w:tcPr>
          <w:p w14:paraId="576E712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RF-14 a RF-19 — Stack completo operativo con autenticación, rutas y formatos de error correctos</w:t>
            </w:r>
          </w:p>
        </w:tc>
      </w:tr>
      <w:tr w:rsidR="00C56F70" w:rsidRPr="00C56F70" w14:paraId="4CEFBC1E" w14:textId="77777777" w:rsidTr="00C56F70">
        <w:tc>
          <w:tcPr>
            <w:tcW w:w="2122" w:type="dxa"/>
          </w:tcPr>
          <w:p w14:paraId="5CB15CE3" w14:textId="77777777"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p>
        </w:tc>
        <w:tc>
          <w:tcPr>
            <w:tcW w:w="6894" w:type="dxa"/>
          </w:tcPr>
          <w:p w14:paraId="1B454EE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smoke-e2e.yml — GitHub </w:t>
            </w:r>
            <w:proofErr w:type="spellStart"/>
            <w:r w:rsidRPr="00C56F70">
              <w:rPr>
                <w:rFonts w:ascii="Arial" w:hAnsi="Arial" w:cs="Arial"/>
                <w:sz w:val="20"/>
                <w:szCs w:val="20"/>
              </w:rPr>
              <w:t>Actions</w:t>
            </w:r>
            <w:proofErr w:type="spellEnd"/>
          </w:p>
        </w:tc>
      </w:tr>
      <w:tr w:rsidR="00C56F70" w:rsidRPr="00C56F70" w14:paraId="19DEABE4" w14:textId="77777777" w:rsidTr="00C56F70">
        <w:tc>
          <w:tcPr>
            <w:tcW w:w="2122" w:type="dxa"/>
          </w:tcPr>
          <w:p w14:paraId="2410B57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Nivel</w:t>
            </w:r>
          </w:p>
        </w:tc>
        <w:tc>
          <w:tcPr>
            <w:tcW w:w="6894" w:type="dxa"/>
          </w:tcPr>
          <w:p w14:paraId="300DBB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Smoke E2E</w:t>
            </w:r>
          </w:p>
        </w:tc>
      </w:tr>
      <w:tr w:rsidR="00C56F70" w:rsidRPr="00C56F70" w14:paraId="00498C1E" w14:textId="77777777" w:rsidTr="00C56F70">
        <w:tc>
          <w:tcPr>
            <w:tcW w:w="2122" w:type="dxa"/>
          </w:tcPr>
          <w:p w14:paraId="0E74F88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Precondiciones</w:t>
            </w:r>
          </w:p>
        </w:tc>
        <w:tc>
          <w:tcPr>
            <w:tcW w:w="6894" w:type="dxa"/>
          </w:tcPr>
          <w:p w14:paraId="386E734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14 contenedores Docker en estado </w:t>
            </w:r>
            <w:proofErr w:type="spellStart"/>
            <w:r w:rsidRPr="00C56F70">
              <w:rPr>
                <w:rFonts w:ascii="Arial" w:hAnsi="Arial" w:cs="Arial"/>
                <w:sz w:val="20"/>
                <w:szCs w:val="20"/>
              </w:rPr>
              <w:t>healthy</w:t>
            </w:r>
            <w:proofErr w:type="spellEnd"/>
            <w:r w:rsidRPr="00C56F70">
              <w:rPr>
                <w:rFonts w:ascii="Arial" w:hAnsi="Arial" w:cs="Arial"/>
                <w:sz w:val="20"/>
                <w:szCs w:val="20"/>
              </w:rPr>
              <w:t>; 9 aplicaciones registradas en Eureka</w:t>
            </w:r>
          </w:p>
        </w:tc>
      </w:tr>
      <w:tr w:rsidR="00C56F70" w:rsidRPr="00C56F70" w14:paraId="09231298" w14:textId="77777777" w:rsidTr="00C56F70">
        <w:tc>
          <w:tcPr>
            <w:tcW w:w="2122" w:type="dxa"/>
          </w:tcPr>
          <w:p w14:paraId="2091112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Pasos</w:t>
            </w:r>
          </w:p>
        </w:tc>
        <w:tc>
          <w:tcPr>
            <w:tcW w:w="6894" w:type="dxa"/>
          </w:tcPr>
          <w:p w14:paraId="784BA5C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 </w:t>
            </w:r>
            <w:proofErr w:type="spellStart"/>
            <w:r w:rsidRPr="00C56F70">
              <w:rPr>
                <w:rFonts w:ascii="Arial" w:hAnsi="Arial" w:cs="Arial"/>
                <w:sz w:val="20"/>
                <w:szCs w:val="20"/>
              </w:rPr>
              <w:t>docker</w:t>
            </w:r>
            <w:proofErr w:type="spellEnd"/>
            <w:r w:rsidRPr="00C56F70">
              <w:rPr>
                <w:rFonts w:ascii="Arial" w:hAnsi="Arial" w:cs="Arial"/>
                <w:sz w:val="20"/>
                <w:szCs w:val="20"/>
              </w:rPr>
              <w:t xml:space="preserve"> </w:t>
            </w:r>
            <w:proofErr w:type="spellStart"/>
            <w:r w:rsidRPr="00C56F70">
              <w:rPr>
                <w:rFonts w:ascii="Arial" w:hAnsi="Arial" w:cs="Arial"/>
                <w:sz w:val="20"/>
                <w:szCs w:val="20"/>
              </w:rPr>
              <w:t>compose</w:t>
            </w:r>
            <w:proofErr w:type="spellEnd"/>
            <w:r w:rsidRPr="00C56F70">
              <w:rPr>
                <w:rFonts w:ascii="Arial" w:hAnsi="Arial" w:cs="Arial"/>
                <w:sz w:val="20"/>
                <w:szCs w:val="20"/>
              </w:rPr>
              <w:t xml:space="preserve"> up -d --</w:t>
            </w:r>
            <w:proofErr w:type="spellStart"/>
            <w:r w:rsidRPr="00C56F70">
              <w:rPr>
                <w:rFonts w:ascii="Arial" w:hAnsi="Arial" w:cs="Arial"/>
                <w:sz w:val="20"/>
                <w:szCs w:val="20"/>
              </w:rPr>
              <w:t>wait</w:t>
            </w:r>
            <w:proofErr w:type="spellEnd"/>
            <w:r w:rsidRPr="00C56F70">
              <w:rPr>
                <w:rFonts w:ascii="Arial" w:hAnsi="Arial" w:cs="Arial"/>
                <w:sz w:val="20"/>
                <w:szCs w:val="20"/>
              </w:rPr>
              <w:t xml:space="preserve"> --</w:t>
            </w:r>
            <w:proofErr w:type="spellStart"/>
            <w:r w:rsidRPr="00C56F70">
              <w:rPr>
                <w:rFonts w:ascii="Arial" w:hAnsi="Arial" w:cs="Arial"/>
                <w:sz w:val="20"/>
                <w:szCs w:val="20"/>
              </w:rPr>
              <w:t>wait-timeout</w:t>
            </w:r>
            <w:proofErr w:type="spellEnd"/>
            <w:r w:rsidRPr="00C56F70">
              <w:rPr>
                <w:rFonts w:ascii="Arial" w:hAnsi="Arial" w:cs="Arial"/>
                <w:sz w:val="20"/>
                <w:szCs w:val="20"/>
              </w:rPr>
              <w:t xml:space="preserve"> 600. 2. Verificar /</w:t>
            </w:r>
            <w:proofErr w:type="spellStart"/>
            <w:r w:rsidRPr="00C56F70">
              <w:rPr>
                <w:rFonts w:ascii="Arial" w:hAnsi="Arial" w:cs="Arial"/>
                <w:sz w:val="20"/>
                <w:szCs w:val="20"/>
              </w:rPr>
              <w:t>actuator</w:t>
            </w:r>
            <w:proofErr w:type="spellEnd"/>
            <w:r w:rsidRPr="00C56F70">
              <w:rPr>
                <w:rFonts w:ascii="Arial" w:hAnsi="Arial" w:cs="Arial"/>
                <w:sz w:val="20"/>
                <w:szCs w:val="20"/>
              </w:rPr>
              <w:t>/</w:t>
            </w:r>
            <w:proofErr w:type="spellStart"/>
            <w:r w:rsidRPr="00C56F70">
              <w:rPr>
                <w:rFonts w:ascii="Arial" w:hAnsi="Arial" w:cs="Arial"/>
                <w:sz w:val="20"/>
                <w:szCs w:val="20"/>
              </w:rPr>
              <w:t>health</w:t>
            </w:r>
            <w:proofErr w:type="spellEnd"/>
            <w:r w:rsidRPr="00C56F70">
              <w:rPr>
                <w:rFonts w:ascii="Arial" w:hAnsi="Arial" w:cs="Arial"/>
                <w:sz w:val="20"/>
                <w:szCs w:val="20"/>
              </w:rPr>
              <w:t xml:space="preserve"> de los 10 servicios Spring. 3. POST a /</w:t>
            </w:r>
            <w:proofErr w:type="spellStart"/>
            <w:r w:rsidRPr="00C56F70">
              <w:rPr>
                <w:rFonts w:ascii="Arial" w:hAnsi="Arial" w:cs="Arial"/>
                <w:sz w:val="20"/>
                <w:szCs w:val="20"/>
              </w:rPr>
              <w:t>auth</w:t>
            </w:r>
            <w:proofErr w:type="spellEnd"/>
            <w:r w:rsidRPr="00C56F70">
              <w:rPr>
                <w:rFonts w:ascii="Arial" w:hAnsi="Arial" w:cs="Arial"/>
                <w:sz w:val="20"/>
                <w:szCs w:val="20"/>
              </w:rPr>
              <w:t>/</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credenciales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semilla. 4. Verificar GET /estudiantes sin token retorna 401. 5. Verificar 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token retornan 200. 6. Verificar ruta inexistente retorna 404 con </w:t>
            </w:r>
            <w:proofErr w:type="spellStart"/>
            <w:r w:rsidRPr="00C56F70">
              <w:rPr>
                <w:rFonts w:ascii="Arial" w:hAnsi="Arial" w:cs="Arial"/>
                <w:sz w:val="20"/>
                <w:szCs w:val="20"/>
              </w:rPr>
              <w:t>ProblemDetail</w:t>
            </w:r>
            <w:proofErr w:type="spellEnd"/>
            <w:r w:rsidRPr="00C56F70">
              <w:rPr>
                <w:rFonts w:ascii="Arial" w:hAnsi="Arial" w:cs="Arial"/>
                <w:sz w:val="20"/>
                <w:szCs w:val="20"/>
              </w:rPr>
              <w:t xml:space="preserve">. 7. Verificar </w:t>
            </w:r>
            <w:proofErr w:type="spellStart"/>
            <w:r w:rsidRPr="00C56F70">
              <w:rPr>
                <w:rFonts w:ascii="Arial" w:hAnsi="Arial" w:cs="Arial"/>
                <w:sz w:val="20"/>
                <w:szCs w:val="20"/>
              </w:rPr>
              <w:t>path</w:t>
            </w:r>
            <w:proofErr w:type="spellEnd"/>
            <w:r w:rsidRPr="00C56F70">
              <w:rPr>
                <w:rFonts w:ascii="Arial" w:hAnsi="Arial" w:cs="Arial"/>
                <w:sz w:val="20"/>
                <w:szCs w:val="20"/>
              </w:rPr>
              <w:t xml:space="preserve"> variable inválido retorna 400 con </w:t>
            </w:r>
            <w:proofErr w:type="spellStart"/>
            <w:r w:rsidRPr="00C56F70">
              <w:rPr>
                <w:rFonts w:ascii="Arial" w:hAnsi="Arial" w:cs="Arial"/>
                <w:sz w:val="20"/>
                <w:szCs w:val="20"/>
              </w:rPr>
              <w:t>ProblemDetail</w:t>
            </w:r>
            <w:proofErr w:type="spellEnd"/>
          </w:p>
        </w:tc>
      </w:tr>
      <w:tr w:rsidR="00C56F70" w:rsidRPr="00C56F70" w14:paraId="7C056A21" w14:textId="77777777" w:rsidTr="00C56F70">
        <w:tc>
          <w:tcPr>
            <w:tcW w:w="2122" w:type="dxa"/>
          </w:tcPr>
          <w:p w14:paraId="218D024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Entrada</w:t>
            </w:r>
          </w:p>
        </w:tc>
        <w:tc>
          <w:tcPr>
            <w:tcW w:w="6894" w:type="dxa"/>
          </w:tcPr>
          <w:p w14:paraId="399DF67A" w14:textId="77777777" w:rsidR="00C56F70" w:rsidRPr="00C56F70" w:rsidRDefault="00C56F70" w:rsidP="00C70FC3">
            <w:pPr>
              <w:spacing w:before="40" w:after="40"/>
              <w:rPr>
                <w:rFonts w:ascii="Arial" w:hAnsi="Arial" w:cs="Arial"/>
                <w:sz w:val="20"/>
                <w:szCs w:val="20"/>
              </w:rPr>
            </w:pPr>
            <w:proofErr w:type="gramStart"/>
            <w:r w:rsidRPr="00C56F70">
              <w:rPr>
                <w:rFonts w:ascii="Arial" w:hAnsi="Arial" w:cs="Arial"/>
                <w:sz w:val="20"/>
                <w:szCs w:val="20"/>
              </w:rPr>
              <w:t>{ "</w:t>
            </w:r>
            <w:proofErr w:type="gramEnd"/>
            <w:r w:rsidRPr="00C56F70">
              <w:rPr>
                <w:rFonts w:ascii="Arial" w:hAnsi="Arial" w:cs="Arial"/>
                <w:sz w:val="20"/>
                <w:szCs w:val="20"/>
              </w:rPr>
              <w:t>email": "</w:t>
            </w:r>
            <w:proofErr w:type="spellStart"/>
            <w:r w:rsidRPr="00C56F70">
              <w:rPr>
                <w:rFonts w:ascii="Arial" w:hAnsi="Arial" w:cs="Arial"/>
                <w:sz w:val="20"/>
                <w:szCs w:val="20"/>
              </w:rPr>
              <w:t>admin@escuela.local</w:t>
            </w:r>
            <w:proofErr w:type="spellEnd"/>
            <w:r w:rsidRPr="00C56F70">
              <w:rPr>
                <w:rFonts w:ascii="Arial" w:hAnsi="Arial" w:cs="Arial"/>
                <w:sz w:val="20"/>
                <w:szCs w:val="20"/>
              </w:rPr>
              <w:t>", "</w:t>
            </w:r>
            <w:proofErr w:type="spellStart"/>
            <w:proofErr w:type="gramStart"/>
            <w:r w:rsidRPr="00C56F70">
              <w:rPr>
                <w:rFonts w:ascii="Arial" w:hAnsi="Arial" w:cs="Arial"/>
                <w:sz w:val="20"/>
                <w:szCs w:val="20"/>
              </w:rPr>
              <w:t>password</w:t>
            </w:r>
            <w:proofErr w:type="spellEnd"/>
            <w:proofErr w:type="gramEnd"/>
            <w:r w:rsidRPr="00C56F70">
              <w:rPr>
                <w:rFonts w:ascii="Arial" w:hAnsi="Arial" w:cs="Arial"/>
                <w:sz w:val="20"/>
                <w:szCs w:val="20"/>
              </w:rPr>
              <w:t>": "Admin123!</w:t>
            </w:r>
            <w:proofErr w:type="gramStart"/>
            <w:r w:rsidRPr="00C56F70">
              <w:rPr>
                <w:rFonts w:ascii="Arial" w:hAnsi="Arial" w:cs="Arial"/>
                <w:sz w:val="20"/>
                <w:szCs w:val="20"/>
              </w:rPr>
              <w:t>" }</w:t>
            </w:r>
            <w:proofErr w:type="gramEnd"/>
            <w:r w:rsidRPr="00C56F70">
              <w:rPr>
                <w:rFonts w:ascii="Arial" w:hAnsi="Arial" w:cs="Arial"/>
                <w:sz w:val="20"/>
                <w:szCs w:val="20"/>
              </w:rPr>
              <w:t xml:space="preserve"> + 12 rutas REST</w:t>
            </w:r>
          </w:p>
        </w:tc>
      </w:tr>
      <w:tr w:rsidR="00C56F70" w:rsidRPr="00C56F70" w14:paraId="528FA8DD" w14:textId="77777777" w:rsidTr="00C56F70">
        <w:tc>
          <w:tcPr>
            <w:tcW w:w="2122" w:type="dxa"/>
          </w:tcPr>
          <w:p w14:paraId="76C55C9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esperado</w:t>
            </w:r>
          </w:p>
        </w:tc>
        <w:tc>
          <w:tcPr>
            <w:tcW w:w="6894" w:type="dxa"/>
          </w:tcPr>
          <w:p w14:paraId="0C7DD63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10/10 servicios </w:t>
            </w:r>
            <w:proofErr w:type="spellStart"/>
            <w:r w:rsidRPr="00C56F70">
              <w:rPr>
                <w:rFonts w:ascii="Arial" w:hAnsi="Arial" w:cs="Arial"/>
                <w:sz w:val="20"/>
                <w:szCs w:val="20"/>
              </w:rPr>
              <w:t>healthy</w:t>
            </w:r>
            <w:proofErr w:type="spellEnd"/>
            <w:r w:rsidRPr="00C56F70">
              <w:rPr>
                <w:rFonts w:ascii="Arial" w:hAnsi="Arial" w:cs="Arial"/>
                <w:sz w:val="20"/>
                <w:szCs w:val="20"/>
              </w:rPr>
              <w:t xml:space="preserve">, </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token, 401 correcto, 12/12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200, 404 y 400 con RFC 7807</w:t>
            </w:r>
          </w:p>
        </w:tc>
      </w:tr>
      <w:tr w:rsidR="00C56F70" w:rsidRPr="00C56F70" w14:paraId="2B427F1E" w14:textId="77777777" w:rsidTr="00C56F70">
        <w:tc>
          <w:tcPr>
            <w:tcW w:w="2122" w:type="dxa"/>
          </w:tcPr>
          <w:p w14:paraId="6C4DF88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obtenido</w:t>
            </w:r>
          </w:p>
        </w:tc>
        <w:tc>
          <w:tcPr>
            <w:tcW w:w="6894" w:type="dxa"/>
          </w:tcPr>
          <w:p w14:paraId="06454A5D" w14:textId="4A379DB8"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r w:rsidRPr="00C56F70">
              <w:rPr>
                <w:rFonts w:ascii="Arial" w:hAnsi="Arial" w:cs="Arial"/>
                <w:sz w:val="20"/>
                <w:szCs w:val="20"/>
              </w:rPr>
              <w:t xml:space="preserve"> pasó en todos los </w:t>
            </w:r>
            <w:proofErr w:type="spellStart"/>
            <w:r w:rsidRPr="00C56F70">
              <w:rPr>
                <w:rFonts w:ascii="Arial" w:hAnsi="Arial" w:cs="Arial"/>
                <w:sz w:val="20"/>
                <w:szCs w:val="20"/>
              </w:rPr>
              <w:t>PRs</w:t>
            </w:r>
            <w:proofErr w:type="spellEnd"/>
            <w:r w:rsidRPr="00C56F70">
              <w:rPr>
                <w:rFonts w:ascii="Arial" w:hAnsi="Arial" w:cs="Arial"/>
                <w:sz w:val="20"/>
                <w:szCs w:val="20"/>
              </w:rPr>
              <w:t xml:space="preserve"> </w:t>
            </w:r>
            <w:proofErr w:type="spellStart"/>
            <w:r w:rsidRPr="00C56F70">
              <w:rPr>
                <w:rFonts w:ascii="Arial" w:hAnsi="Arial" w:cs="Arial"/>
                <w:sz w:val="20"/>
                <w:szCs w:val="20"/>
              </w:rPr>
              <w:t>mergeados</w:t>
            </w:r>
            <w:proofErr w:type="spellEnd"/>
            <w:r w:rsidRPr="00C56F70">
              <w:rPr>
                <w:rFonts w:ascii="Arial" w:hAnsi="Arial" w:cs="Arial"/>
                <w:sz w:val="20"/>
                <w:szCs w:val="20"/>
              </w:rPr>
              <w:t xml:space="preserve"> del proyecto; en caso de fallo se exportan logs de los 14 contenedores como artefacto</w:t>
            </w:r>
          </w:p>
        </w:tc>
      </w:tr>
    </w:tbl>
    <w:p w14:paraId="714F26E7" w14:textId="77777777" w:rsidR="00C56F70" w:rsidRDefault="00C56F70" w:rsidP="00196DCB">
      <w:pPr>
        <w:tabs>
          <w:tab w:val="left" w:pos="1095"/>
        </w:tabs>
        <w:spacing w:line="480" w:lineRule="auto"/>
        <w:jc w:val="both"/>
        <w:rPr>
          <w:rFonts w:ascii="Arial" w:hAnsi="Arial" w:cs="Arial"/>
          <w:b/>
          <w:bCs/>
        </w:rPr>
      </w:pPr>
    </w:p>
    <w:p w14:paraId="6F0ACDEC" w14:textId="6B8C220A" w:rsidR="00C56F70" w:rsidRPr="00C56F70" w:rsidRDefault="00C56F70" w:rsidP="00C56F70">
      <w:pPr>
        <w:spacing w:line="360" w:lineRule="auto"/>
        <w:jc w:val="both"/>
        <w:rPr>
          <w:b/>
          <w:bCs/>
          <w:i/>
          <w:iCs/>
          <w:color w:val="CC0000"/>
          <w:sz w:val="28"/>
          <w:szCs w:val="28"/>
          <w:u w:val="single"/>
        </w:rPr>
      </w:pPr>
      <w:proofErr w:type="spellStart"/>
      <w:r w:rsidRPr="00C56F70">
        <w:rPr>
          <w:b/>
          <w:bCs/>
          <w:i/>
          <w:iCs/>
          <w:color w:val="CC0000"/>
          <w:sz w:val="28"/>
          <w:szCs w:val="28"/>
          <w:u w:val="single"/>
        </w:rPr>
        <w:t>Workflow</w:t>
      </w:r>
      <w:proofErr w:type="spellEnd"/>
      <w:r w:rsidRPr="00C56F70">
        <w:rPr>
          <w:b/>
          <w:bCs/>
          <w:i/>
          <w:iCs/>
          <w:color w:val="CC0000"/>
          <w:sz w:val="28"/>
          <w:szCs w:val="28"/>
          <w:u w:val="single"/>
        </w:rPr>
        <w:t xml:space="preserve"> smoke-e2e.yml con todos los </w:t>
      </w:r>
      <w:proofErr w:type="spellStart"/>
      <w:r w:rsidRPr="00C56F70">
        <w:rPr>
          <w:b/>
          <w:bCs/>
          <w:i/>
          <w:iCs/>
          <w:color w:val="CC0000"/>
          <w:sz w:val="28"/>
          <w:szCs w:val="28"/>
          <w:u w:val="single"/>
        </w:rPr>
        <w:t>steps</w:t>
      </w:r>
      <w:proofErr w:type="spellEnd"/>
      <w:r w:rsidRPr="00C56F70">
        <w:rPr>
          <w:b/>
          <w:bCs/>
          <w:i/>
          <w:iCs/>
          <w:color w:val="CC0000"/>
          <w:sz w:val="28"/>
          <w:szCs w:val="28"/>
          <w:u w:val="single"/>
        </w:rPr>
        <w:t xml:space="preserve"> en verde (GitHub </w:t>
      </w:r>
      <w:proofErr w:type="spellStart"/>
      <w:r w:rsidRPr="00C56F70">
        <w:rPr>
          <w:b/>
          <w:bCs/>
          <w:i/>
          <w:iCs/>
          <w:color w:val="CC0000"/>
          <w:sz w:val="28"/>
          <w:szCs w:val="28"/>
          <w:u w:val="single"/>
        </w:rPr>
        <w:t>Actions</w:t>
      </w:r>
      <w:proofErr w:type="spellEnd"/>
      <w:r w:rsidRPr="00C56F70">
        <w:rPr>
          <w:b/>
          <w:bCs/>
          <w:i/>
          <w:iCs/>
          <w:color w:val="CC0000"/>
          <w:sz w:val="28"/>
          <w:szCs w:val="28"/>
          <w:u w:val="single"/>
        </w:rPr>
        <w:t>)</w:t>
      </w:r>
    </w:p>
    <w:p w14:paraId="268031A7" w14:textId="42145E33"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lastRenderedPageBreak/>
        <w:t xml:space="preserve">Detalle del step Smoke E2E mostrando los 12 </w:t>
      </w:r>
      <w:proofErr w:type="spellStart"/>
      <w:r w:rsidRPr="00C56F70">
        <w:rPr>
          <w:b/>
          <w:bCs/>
          <w:i/>
          <w:iCs/>
          <w:color w:val="CC0000"/>
          <w:sz w:val="28"/>
          <w:szCs w:val="28"/>
          <w:u w:val="single"/>
        </w:rPr>
        <w:t>endpoints</w:t>
      </w:r>
      <w:proofErr w:type="spellEnd"/>
      <w:r w:rsidRPr="00C56F70">
        <w:rPr>
          <w:b/>
          <w:bCs/>
          <w:i/>
          <w:iCs/>
          <w:color w:val="CC0000"/>
          <w:sz w:val="28"/>
          <w:szCs w:val="28"/>
          <w:u w:val="single"/>
        </w:rPr>
        <w:t xml:space="preserve"> con </w:t>
      </w:r>
      <w:proofErr w:type="gramStart"/>
      <w:r w:rsidRPr="00C56F70">
        <w:rPr>
          <w:b/>
          <w:bCs/>
          <w:i/>
          <w:iCs/>
          <w:color w:val="CC0000"/>
          <w:sz w:val="28"/>
          <w:szCs w:val="28"/>
          <w:u w:val="single"/>
        </w:rPr>
        <w:t>status</w:t>
      </w:r>
      <w:proofErr w:type="gramEnd"/>
      <w:r w:rsidRPr="00C56F70">
        <w:rPr>
          <w:b/>
          <w:bCs/>
          <w:i/>
          <w:iCs/>
          <w:color w:val="CC0000"/>
          <w:sz w:val="28"/>
          <w:szCs w:val="28"/>
          <w:u w:val="single"/>
        </w:rPr>
        <w:t xml:space="preserve"> 200</w:t>
      </w:r>
    </w:p>
    <w:p w14:paraId="6261E820" w14:textId="5A0BD499"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7.3.4 Resultados por iteración y mejoras aplicadas</w:t>
      </w:r>
    </w:p>
    <w:tbl>
      <w:tblPr>
        <w:tblStyle w:val="Tablaconcuadrcula"/>
        <w:tblW w:w="9493" w:type="dxa"/>
        <w:tblLayout w:type="fixed"/>
        <w:tblLook w:val="04A0" w:firstRow="1" w:lastRow="0" w:firstColumn="1" w:lastColumn="0" w:noHBand="0" w:noVBand="1"/>
      </w:tblPr>
      <w:tblGrid>
        <w:gridCol w:w="1717"/>
        <w:gridCol w:w="1070"/>
        <w:gridCol w:w="1246"/>
        <w:gridCol w:w="1399"/>
        <w:gridCol w:w="1159"/>
        <w:gridCol w:w="2902"/>
      </w:tblGrid>
      <w:tr w:rsidR="00C56F70" w:rsidRPr="00C56F70" w14:paraId="59EA2D11" w14:textId="77777777" w:rsidTr="00C56F70">
        <w:tc>
          <w:tcPr>
            <w:tcW w:w="1717" w:type="dxa"/>
          </w:tcPr>
          <w:p w14:paraId="1494138F"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Iteración</w:t>
            </w:r>
          </w:p>
        </w:tc>
        <w:tc>
          <w:tcPr>
            <w:tcW w:w="1070" w:type="dxa"/>
          </w:tcPr>
          <w:p w14:paraId="0FBF205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Pruebas ejecutadas</w:t>
            </w:r>
          </w:p>
        </w:tc>
        <w:tc>
          <w:tcPr>
            <w:tcW w:w="1246" w:type="dxa"/>
          </w:tcPr>
          <w:p w14:paraId="32480604"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 Aprobadas</w:t>
            </w:r>
          </w:p>
        </w:tc>
        <w:tc>
          <w:tcPr>
            <w:tcW w:w="1399" w:type="dxa"/>
          </w:tcPr>
          <w:p w14:paraId="101B969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Defectos encontrados</w:t>
            </w:r>
          </w:p>
        </w:tc>
        <w:tc>
          <w:tcPr>
            <w:tcW w:w="1159" w:type="dxa"/>
          </w:tcPr>
          <w:p w14:paraId="0D6C7E6A"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Severidad</w:t>
            </w:r>
          </w:p>
        </w:tc>
        <w:tc>
          <w:tcPr>
            <w:tcW w:w="2902" w:type="dxa"/>
          </w:tcPr>
          <w:p w14:paraId="163A6966"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Corrección aplicada</w:t>
            </w:r>
          </w:p>
        </w:tc>
      </w:tr>
      <w:tr w:rsidR="00C56F70" w:rsidRPr="00C56F70" w14:paraId="2FA697E1" w14:textId="77777777" w:rsidTr="00C56F70">
        <w:tc>
          <w:tcPr>
            <w:tcW w:w="1717" w:type="dxa"/>
          </w:tcPr>
          <w:p w14:paraId="07CFDC2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4 (Auth + JWT)</w:t>
            </w:r>
          </w:p>
        </w:tc>
        <w:tc>
          <w:tcPr>
            <w:tcW w:w="1070" w:type="dxa"/>
          </w:tcPr>
          <w:p w14:paraId="4C3DFBD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129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00F2627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DB8F58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11 bugs </w:t>
            </w:r>
            <w:proofErr w:type="spellStart"/>
            <w:r w:rsidRPr="00C56F70">
              <w:rPr>
                <w:rFonts w:ascii="Arial" w:hAnsi="Arial" w:cs="Arial"/>
                <w:sz w:val="20"/>
                <w:szCs w:val="20"/>
              </w:rPr>
              <w:t>pre-cierre</w:t>
            </w:r>
            <w:proofErr w:type="spellEnd"/>
          </w:p>
        </w:tc>
        <w:tc>
          <w:tcPr>
            <w:tcW w:w="1159" w:type="dxa"/>
          </w:tcPr>
          <w:p w14:paraId="6BB11F8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Media–Alta</w:t>
            </w:r>
          </w:p>
        </w:tc>
        <w:tc>
          <w:tcPr>
            <w:tcW w:w="2902" w:type="dxa"/>
          </w:tcPr>
          <w:p w14:paraId="051271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Corrección de validación de tokens expirados;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bloqueo de cuenta que no persistía </w:t>
            </w:r>
            <w:proofErr w:type="spellStart"/>
            <w:r w:rsidRPr="00C56F70">
              <w:rPr>
                <w:rFonts w:ascii="Arial" w:hAnsi="Arial" w:cs="Arial"/>
                <w:sz w:val="20"/>
                <w:szCs w:val="20"/>
              </w:rPr>
              <w:t>lockedUntil</w:t>
            </w:r>
            <w:proofErr w:type="spellEnd"/>
            <w:r w:rsidRPr="00C56F70">
              <w:rPr>
                <w:rFonts w:ascii="Arial" w:hAnsi="Arial" w:cs="Arial"/>
                <w:sz w:val="20"/>
                <w:szCs w:val="20"/>
              </w:rPr>
              <w:t xml:space="preserve">; corrección del </w:t>
            </w:r>
            <w:proofErr w:type="spellStart"/>
            <w:r w:rsidRPr="00C56F70">
              <w:rPr>
                <w:rFonts w:ascii="Arial" w:hAnsi="Arial" w:cs="Arial"/>
                <w:sz w:val="20"/>
                <w:szCs w:val="20"/>
              </w:rPr>
              <w:t>refresh</w:t>
            </w:r>
            <w:proofErr w:type="spellEnd"/>
            <w:r w:rsidRPr="00C56F70">
              <w:rPr>
                <w:rFonts w:ascii="Arial" w:hAnsi="Arial" w:cs="Arial"/>
                <w:sz w:val="20"/>
                <w:szCs w:val="20"/>
              </w:rPr>
              <w:t xml:space="preserve"> token que no rotaba</w:t>
            </w:r>
          </w:p>
        </w:tc>
      </w:tr>
      <w:tr w:rsidR="00C56F70" w:rsidRPr="00C56F70" w14:paraId="048A3F8E" w14:textId="77777777" w:rsidTr="00C56F70">
        <w:tc>
          <w:tcPr>
            <w:tcW w:w="1717" w:type="dxa"/>
          </w:tcPr>
          <w:p w14:paraId="251D6A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5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pt.1)</w:t>
            </w:r>
          </w:p>
        </w:tc>
        <w:tc>
          <w:tcPr>
            <w:tcW w:w="1070" w:type="dxa"/>
          </w:tcPr>
          <w:p w14:paraId="74991E6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~60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 + IT base</w:t>
            </w:r>
          </w:p>
        </w:tc>
        <w:tc>
          <w:tcPr>
            <w:tcW w:w="1246" w:type="dxa"/>
          </w:tcPr>
          <w:p w14:paraId="31308D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2EB4C5F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bugs</w:t>
            </w:r>
          </w:p>
        </w:tc>
        <w:tc>
          <w:tcPr>
            <w:tcW w:w="1159" w:type="dxa"/>
          </w:tcPr>
          <w:p w14:paraId="681BE5C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114AFAF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validación de cédula que aceptaba secuencias repetidas (ej. 1111111111); corrección de </w:t>
            </w:r>
            <w:proofErr w:type="spellStart"/>
            <w:r w:rsidRPr="00C56F70">
              <w:rPr>
                <w:rFonts w:ascii="Arial" w:hAnsi="Arial" w:cs="Arial"/>
                <w:sz w:val="20"/>
                <w:szCs w:val="20"/>
              </w:rPr>
              <w:t>mapper</w:t>
            </w:r>
            <w:proofErr w:type="spellEnd"/>
            <w:r w:rsidRPr="00C56F70">
              <w:rPr>
                <w:rFonts w:ascii="Arial" w:hAnsi="Arial" w:cs="Arial"/>
                <w:sz w:val="20"/>
                <w:szCs w:val="20"/>
              </w:rPr>
              <w:t xml:space="preserve"> que no propagaba campo </w:t>
            </w:r>
            <w:proofErr w:type="spellStart"/>
            <w:r w:rsidRPr="00C56F70">
              <w:rPr>
                <w:rFonts w:ascii="Arial" w:hAnsi="Arial" w:cs="Arial"/>
                <w:sz w:val="20"/>
                <w:szCs w:val="20"/>
              </w:rPr>
              <w:t>situacionPago</w:t>
            </w:r>
            <w:proofErr w:type="spellEnd"/>
          </w:p>
        </w:tc>
      </w:tr>
      <w:tr w:rsidR="00C56F70" w:rsidRPr="00C56F70" w14:paraId="57F3CA57" w14:textId="77777777" w:rsidTr="00C56F70">
        <w:tc>
          <w:tcPr>
            <w:tcW w:w="1717" w:type="dxa"/>
          </w:tcPr>
          <w:p w14:paraId="46B4E7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6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pt.2)</w:t>
            </w:r>
          </w:p>
        </w:tc>
        <w:tc>
          <w:tcPr>
            <w:tcW w:w="1070" w:type="dxa"/>
          </w:tcPr>
          <w:p w14:paraId="2510CDF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~80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10BA5A52"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5827AA3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5 bugs</w:t>
            </w:r>
          </w:p>
        </w:tc>
        <w:tc>
          <w:tcPr>
            <w:tcW w:w="1159" w:type="dxa"/>
          </w:tcPr>
          <w:p w14:paraId="04BAFE0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14B0A6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crítico: el </w:t>
            </w:r>
            <w:proofErr w:type="spellStart"/>
            <w:r w:rsidRPr="00C56F70">
              <w:rPr>
                <w:rFonts w:ascii="Arial" w:hAnsi="Arial" w:cs="Arial"/>
                <w:sz w:val="20"/>
                <w:szCs w:val="20"/>
              </w:rPr>
              <w:t>circuit</w:t>
            </w:r>
            <w:proofErr w:type="spellEnd"/>
            <w:r w:rsidRPr="00C56F70">
              <w:rPr>
                <w:rFonts w:ascii="Arial" w:hAnsi="Arial" w:cs="Arial"/>
                <w:sz w:val="20"/>
                <w:szCs w:val="20"/>
              </w:rPr>
              <w:t xml:space="preserve"> breaker de </w:t>
            </w:r>
            <w:proofErr w:type="spellStart"/>
            <w:r w:rsidRPr="00C56F70">
              <w:rPr>
                <w:rFonts w:ascii="Arial" w:hAnsi="Arial" w:cs="Arial"/>
                <w:sz w:val="20"/>
                <w:szCs w:val="20"/>
              </w:rPr>
              <w:t>Feign</w:t>
            </w:r>
            <w:proofErr w:type="spellEnd"/>
            <w:r w:rsidRPr="00C56F70">
              <w:rPr>
                <w:rFonts w:ascii="Arial" w:hAnsi="Arial" w:cs="Arial"/>
                <w:sz w:val="20"/>
                <w:szCs w:val="20"/>
              </w:rPr>
              <w:t xml:space="preserve"> no activaba el </w:t>
            </w:r>
            <w:proofErr w:type="spellStart"/>
            <w:r w:rsidRPr="00C56F70">
              <w:rPr>
                <w:rFonts w:ascii="Arial" w:hAnsi="Arial" w:cs="Arial"/>
                <w:sz w:val="20"/>
                <w:szCs w:val="20"/>
              </w:rPr>
              <w:t>fallback</w:t>
            </w:r>
            <w:proofErr w:type="spellEnd"/>
            <w:r w:rsidRPr="00C56F70">
              <w:rPr>
                <w:rFonts w:ascii="Arial" w:hAnsi="Arial" w:cs="Arial"/>
                <w:sz w:val="20"/>
                <w:szCs w:val="20"/>
              </w:rPr>
              <w:t xml:space="preserve"> al segundo fallo; corrección de cálculo de saldo que no descontaba pagos parciales anteriores</w:t>
            </w:r>
          </w:p>
        </w:tc>
      </w:tr>
      <w:tr w:rsidR="00C56F70" w:rsidRPr="00C56F70" w14:paraId="1A376E51" w14:textId="77777777" w:rsidTr="00C56F70">
        <w:tc>
          <w:tcPr>
            <w:tcW w:w="1717" w:type="dxa"/>
          </w:tcPr>
          <w:p w14:paraId="3EA663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8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A)</w:t>
            </w:r>
          </w:p>
        </w:tc>
        <w:tc>
          <w:tcPr>
            <w:tcW w:w="1070" w:type="dxa"/>
          </w:tcPr>
          <w:p w14:paraId="1043A43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5 flujos)</w:t>
            </w:r>
          </w:p>
        </w:tc>
        <w:tc>
          <w:tcPr>
            <w:tcW w:w="1246" w:type="dxa"/>
          </w:tcPr>
          <w:p w14:paraId="0E001B8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352D482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8 bugs</w:t>
            </w:r>
          </w:p>
        </w:tc>
        <w:tc>
          <w:tcPr>
            <w:tcW w:w="1159" w:type="dxa"/>
          </w:tcPr>
          <w:p w14:paraId="253539B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Alta–Baja</w:t>
            </w:r>
          </w:p>
        </w:tc>
        <w:tc>
          <w:tcPr>
            <w:tcW w:w="2902" w:type="dxa"/>
          </w:tcPr>
          <w:p w14:paraId="05F4C50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Defecto: </w:t>
            </w:r>
            <w:proofErr w:type="spellStart"/>
            <w:r w:rsidRPr="00C56F70">
              <w:rPr>
                <w:rFonts w:ascii="Arial" w:hAnsi="Arial" w:cs="Arial"/>
                <w:sz w:val="20"/>
                <w:szCs w:val="20"/>
              </w:rPr>
              <w:t>endpoint</w:t>
            </w:r>
            <w:proofErr w:type="spellEnd"/>
            <w:r w:rsidRPr="00C56F70">
              <w:rPr>
                <w:rFonts w:ascii="Arial" w:hAnsi="Arial" w:cs="Arial"/>
                <w:sz w:val="20"/>
                <w:szCs w:val="20"/>
              </w:rPr>
              <w:t xml:space="preserve"> de reprogramación no actualizaba </w:t>
            </w:r>
            <w:proofErr w:type="spellStart"/>
            <w:r w:rsidRPr="00C56F70">
              <w:rPr>
                <w:rFonts w:ascii="Arial" w:hAnsi="Arial" w:cs="Arial"/>
                <w:sz w:val="20"/>
                <w:szCs w:val="20"/>
              </w:rPr>
              <w:t>historial_estado</w:t>
            </w:r>
            <w:proofErr w:type="spellEnd"/>
            <w:r w:rsidRPr="00C56F70">
              <w:rPr>
                <w:rFonts w:ascii="Arial" w:hAnsi="Arial" w:cs="Arial"/>
                <w:sz w:val="20"/>
                <w:szCs w:val="20"/>
              </w:rPr>
              <w:t xml:space="preserve">; defecto Cypress: </w:t>
            </w:r>
            <w:proofErr w:type="spellStart"/>
            <w:r w:rsidRPr="00C56F70">
              <w:rPr>
                <w:rFonts w:ascii="Arial" w:hAnsi="Arial" w:cs="Arial"/>
                <w:sz w:val="20"/>
                <w:szCs w:val="20"/>
              </w:rPr>
              <w:t>wizard</w:t>
            </w:r>
            <w:proofErr w:type="spellEnd"/>
            <w:r w:rsidRPr="00C56F70">
              <w:rPr>
                <w:rFonts w:ascii="Arial" w:hAnsi="Arial" w:cs="Arial"/>
                <w:sz w:val="20"/>
                <w:szCs w:val="20"/>
              </w:rPr>
              <w:t xml:space="preserve"> no avanzaba si el estudiante tenía caracteres especiales en el nombre</w:t>
            </w:r>
          </w:p>
        </w:tc>
      </w:tr>
      <w:tr w:rsidR="00C56F70" w:rsidRPr="00C56F70" w14:paraId="06EB7AC1" w14:textId="77777777" w:rsidTr="00C56F70">
        <w:tc>
          <w:tcPr>
            <w:tcW w:w="1717" w:type="dxa"/>
          </w:tcPr>
          <w:p w14:paraId="5B8FEBEC"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9 (Estabilización)</w:t>
            </w:r>
          </w:p>
        </w:tc>
        <w:tc>
          <w:tcPr>
            <w:tcW w:w="1070" w:type="dxa"/>
          </w:tcPr>
          <w:p w14:paraId="3B5A960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+ 3 nuevos </w:t>
            </w:r>
            <w:proofErr w:type="spellStart"/>
            <w:r w:rsidRPr="00C56F70">
              <w:rPr>
                <w:rFonts w:ascii="Arial" w:hAnsi="Arial" w:cs="Arial"/>
                <w:sz w:val="20"/>
                <w:szCs w:val="20"/>
              </w:rPr>
              <w:t>workflows</w:t>
            </w:r>
            <w:proofErr w:type="spellEnd"/>
            <w:r w:rsidRPr="00C56F70">
              <w:rPr>
                <w:rFonts w:ascii="Arial" w:hAnsi="Arial" w:cs="Arial"/>
                <w:sz w:val="20"/>
                <w:szCs w:val="20"/>
              </w:rPr>
              <w:t xml:space="preserve"> CI</w:t>
            </w:r>
          </w:p>
        </w:tc>
        <w:tc>
          <w:tcPr>
            <w:tcW w:w="1246" w:type="dxa"/>
          </w:tcPr>
          <w:p w14:paraId="1D3B37F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03DF681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6 bugs / mejoras</w:t>
            </w:r>
          </w:p>
        </w:tc>
        <w:tc>
          <w:tcPr>
            <w:tcW w:w="1159" w:type="dxa"/>
          </w:tcPr>
          <w:p w14:paraId="2CA7D3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3D587E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w:t>
            </w:r>
            <w:proofErr w:type="spellStart"/>
            <w:r w:rsidRPr="00C56F70">
              <w:rPr>
                <w:rFonts w:ascii="Arial" w:hAnsi="Arial" w:cs="Arial"/>
                <w:sz w:val="20"/>
                <w:szCs w:val="20"/>
              </w:rPr>
              <w:t>bcrypt</w:t>
            </w:r>
            <w:proofErr w:type="spellEnd"/>
            <w:r w:rsidRPr="00C56F70">
              <w:rPr>
                <w:rFonts w:ascii="Arial" w:hAnsi="Arial" w:cs="Arial"/>
                <w:sz w:val="20"/>
                <w:szCs w:val="20"/>
              </w:rPr>
              <w:t xml:space="preserve">: hash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en costo V4 (incompatible con V6);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w:t>
            </w:r>
            <w:proofErr w:type="spellStart"/>
            <w:r w:rsidRPr="00C56F70">
              <w:rPr>
                <w:rFonts w:ascii="Arial" w:hAnsi="Arial" w:cs="Arial"/>
                <w:sz w:val="20"/>
                <w:szCs w:val="20"/>
              </w:rPr>
              <w:t>timezone</w:t>
            </w:r>
            <w:proofErr w:type="spellEnd"/>
            <w:r w:rsidRPr="00C56F70">
              <w:rPr>
                <w:rFonts w:ascii="Arial" w:hAnsi="Arial" w:cs="Arial"/>
                <w:sz w:val="20"/>
                <w:szCs w:val="20"/>
              </w:rPr>
              <w:t xml:space="preserve"> </w:t>
            </w:r>
            <w:proofErr w:type="spellStart"/>
            <w:r w:rsidRPr="00C56F70">
              <w:rPr>
                <w:rFonts w:ascii="Arial" w:hAnsi="Arial" w:cs="Arial"/>
                <w:sz w:val="20"/>
                <w:szCs w:val="20"/>
              </w:rPr>
              <w:t>UTC→America</w:t>
            </w:r>
            <w:proofErr w:type="spellEnd"/>
            <w:r w:rsidRPr="00C56F70">
              <w:rPr>
                <w:rFonts w:ascii="Arial" w:hAnsi="Arial" w:cs="Arial"/>
                <w:sz w:val="20"/>
                <w:szCs w:val="20"/>
              </w:rPr>
              <w:t xml:space="preserve">/Guayaquil; </w:t>
            </w:r>
            <w:proofErr w:type="spellStart"/>
            <w:r w:rsidRPr="00C56F70">
              <w:rPr>
                <w:rFonts w:ascii="Arial" w:hAnsi="Arial" w:cs="Arial"/>
                <w:sz w:val="20"/>
                <w:szCs w:val="20"/>
              </w:rPr>
              <w:t>GlobalExceptionHandler</w:t>
            </w:r>
            <w:proofErr w:type="spellEnd"/>
            <w:r w:rsidRPr="00C56F70">
              <w:rPr>
                <w:rFonts w:ascii="Arial" w:hAnsi="Arial" w:cs="Arial"/>
                <w:sz w:val="20"/>
                <w:szCs w:val="20"/>
              </w:rPr>
              <w:t xml:space="preserve"> retornaba HTML en lugar de JSON para 404 y 400</w:t>
            </w:r>
          </w:p>
        </w:tc>
      </w:tr>
      <w:tr w:rsidR="00C56F70" w:rsidRPr="00C56F70" w14:paraId="2C67837B" w14:textId="77777777" w:rsidTr="00C56F70">
        <w:tc>
          <w:tcPr>
            <w:tcW w:w="1717" w:type="dxa"/>
          </w:tcPr>
          <w:p w14:paraId="12D0EB8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12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B)</w:t>
            </w:r>
          </w:p>
        </w:tc>
        <w:tc>
          <w:tcPr>
            <w:tcW w:w="1070" w:type="dxa"/>
          </w:tcPr>
          <w:p w14:paraId="73E82A0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8 flujos)</w:t>
            </w:r>
          </w:p>
        </w:tc>
        <w:tc>
          <w:tcPr>
            <w:tcW w:w="1246" w:type="dxa"/>
          </w:tcPr>
          <w:p w14:paraId="2CA0364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194F8B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4 bugs</w:t>
            </w:r>
          </w:p>
        </w:tc>
        <w:tc>
          <w:tcPr>
            <w:tcW w:w="1159" w:type="dxa"/>
          </w:tcPr>
          <w:p w14:paraId="1B99271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5D7D566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en </w:t>
            </w:r>
            <w:proofErr w:type="spellStart"/>
            <w:r w:rsidRPr="00C56F70">
              <w:rPr>
                <w:rFonts w:ascii="Arial" w:hAnsi="Arial" w:cs="Arial"/>
                <w:sz w:val="20"/>
                <w:szCs w:val="20"/>
              </w:rPr>
              <w:t>consumer</w:t>
            </w:r>
            <w:proofErr w:type="spellEnd"/>
            <w:r w:rsidRPr="00C56F70">
              <w:rPr>
                <w:rFonts w:ascii="Arial" w:hAnsi="Arial" w:cs="Arial"/>
                <w:sz w:val="20"/>
                <w:szCs w:val="20"/>
              </w:rPr>
              <w:t xml:space="preserve"> de notificaciones que no procesaba eventos cuando </w:t>
            </w:r>
            <w:proofErr w:type="spellStart"/>
            <w:r w:rsidRPr="00C56F70">
              <w:rPr>
                <w:rFonts w:ascii="Arial" w:hAnsi="Arial" w:cs="Arial"/>
                <w:sz w:val="20"/>
                <w:szCs w:val="20"/>
              </w:rPr>
              <w:t>RabbitMQ</w:t>
            </w:r>
            <w:proofErr w:type="spellEnd"/>
            <w:r w:rsidRPr="00C56F70">
              <w:rPr>
                <w:rFonts w:ascii="Arial" w:hAnsi="Arial" w:cs="Arial"/>
                <w:sz w:val="20"/>
                <w:szCs w:val="20"/>
              </w:rPr>
              <w:t xml:space="preserve"> tenía alta latencia; corrección de exportación PDF que omitía la última fila de la tabla</w:t>
            </w:r>
          </w:p>
        </w:tc>
      </w:tr>
      <w:tr w:rsidR="00C56F70" w:rsidRPr="00C56F70" w14:paraId="65F5BF92" w14:textId="77777777" w:rsidTr="00C56F70">
        <w:tc>
          <w:tcPr>
            <w:tcW w:w="1717" w:type="dxa"/>
          </w:tcPr>
          <w:p w14:paraId="1A2BE10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13 (Cierre)</w:t>
            </w:r>
          </w:p>
        </w:tc>
        <w:tc>
          <w:tcPr>
            <w:tcW w:w="1070" w:type="dxa"/>
          </w:tcPr>
          <w:p w14:paraId="206466C4"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w:t>
            </w:r>
            <w:proofErr w:type="spellStart"/>
            <w:r w:rsidRPr="00C56F70">
              <w:rPr>
                <w:rFonts w:ascii="Arial" w:hAnsi="Arial" w:cs="Arial"/>
                <w:sz w:val="20"/>
                <w:szCs w:val="20"/>
              </w:rPr>
              <w:t>JMeter</w:t>
            </w:r>
            <w:proofErr w:type="spellEnd"/>
            <w:r w:rsidRPr="00C56F70">
              <w:rPr>
                <w:rFonts w:ascii="Arial" w:hAnsi="Arial" w:cs="Arial"/>
                <w:sz w:val="20"/>
                <w:szCs w:val="20"/>
              </w:rPr>
              <w:t xml:space="preserve"> 50 usuarios</w:t>
            </w:r>
          </w:p>
        </w:tc>
        <w:tc>
          <w:tcPr>
            <w:tcW w:w="1246" w:type="dxa"/>
          </w:tcPr>
          <w:p w14:paraId="46C740E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5118D4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mejoras rendimiento</w:t>
            </w:r>
          </w:p>
        </w:tc>
        <w:tc>
          <w:tcPr>
            <w:tcW w:w="1159" w:type="dxa"/>
          </w:tcPr>
          <w:p w14:paraId="6D65887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6B31863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Índices BD en </w:t>
            </w:r>
            <w:proofErr w:type="spellStart"/>
            <w:proofErr w:type="gramStart"/>
            <w:r w:rsidRPr="00C56F70">
              <w:rPr>
                <w:rFonts w:ascii="Arial" w:hAnsi="Arial" w:cs="Arial"/>
                <w:sz w:val="20"/>
                <w:szCs w:val="20"/>
              </w:rPr>
              <w:t>asignaciones.fecha</w:t>
            </w:r>
            <w:proofErr w:type="spellEnd"/>
            <w:proofErr w:type="gramEnd"/>
            <w:r w:rsidRPr="00C56F70">
              <w:rPr>
                <w:rFonts w:ascii="Arial" w:hAnsi="Arial" w:cs="Arial"/>
                <w:sz w:val="20"/>
                <w:szCs w:val="20"/>
              </w:rPr>
              <w:t xml:space="preserve"> y </w:t>
            </w:r>
            <w:proofErr w:type="spellStart"/>
            <w:proofErr w:type="gramStart"/>
            <w:r w:rsidRPr="00C56F70">
              <w:rPr>
                <w:rFonts w:ascii="Arial" w:hAnsi="Arial" w:cs="Arial"/>
                <w:sz w:val="20"/>
                <w:szCs w:val="20"/>
              </w:rPr>
              <w:t>cobros.estado</w:t>
            </w:r>
            <w:proofErr w:type="spellEnd"/>
            <w:proofErr w:type="gramEnd"/>
            <w:r w:rsidRPr="00C56F70">
              <w:rPr>
                <w:rFonts w:ascii="Arial" w:hAnsi="Arial" w:cs="Arial"/>
                <w:sz w:val="20"/>
                <w:szCs w:val="20"/>
              </w:rPr>
              <w:t xml:space="preserve">; corrección de n+1 en reporte de morosidad; ajuste de pool </w:t>
            </w:r>
            <w:proofErr w:type="spellStart"/>
            <w:r w:rsidRPr="00C56F70">
              <w:rPr>
                <w:rFonts w:ascii="Arial" w:hAnsi="Arial" w:cs="Arial"/>
                <w:sz w:val="20"/>
                <w:szCs w:val="20"/>
              </w:rPr>
              <w:t>HikariCP</w:t>
            </w:r>
            <w:proofErr w:type="spellEnd"/>
            <w:r w:rsidRPr="00C56F70">
              <w:rPr>
                <w:rFonts w:ascii="Arial" w:hAnsi="Arial" w:cs="Arial"/>
                <w:sz w:val="20"/>
                <w:szCs w:val="20"/>
              </w:rPr>
              <w:t xml:space="preserve"> de 10 a 15 conexiones</w:t>
            </w:r>
          </w:p>
        </w:tc>
      </w:tr>
    </w:tbl>
    <w:p w14:paraId="380FE2CC" w14:textId="77777777" w:rsidR="00C56F70" w:rsidRDefault="00C56F70" w:rsidP="00196DCB">
      <w:pPr>
        <w:tabs>
          <w:tab w:val="left" w:pos="1095"/>
        </w:tabs>
        <w:spacing w:line="480" w:lineRule="auto"/>
        <w:jc w:val="both"/>
        <w:rPr>
          <w:rFonts w:ascii="Arial" w:hAnsi="Arial" w:cs="Arial"/>
          <w:b/>
          <w:bCs/>
        </w:rPr>
      </w:pPr>
    </w:p>
    <w:p w14:paraId="5780C64F" w14:textId="1417EC17" w:rsidR="00C56F70" w:rsidRDefault="00C56F70" w:rsidP="00196DCB">
      <w:pPr>
        <w:tabs>
          <w:tab w:val="left" w:pos="1095"/>
        </w:tabs>
        <w:spacing w:line="480" w:lineRule="auto"/>
        <w:jc w:val="both"/>
        <w:rPr>
          <w:rFonts w:ascii="Arial" w:hAnsi="Arial" w:cs="Arial"/>
        </w:rPr>
      </w:pPr>
      <w:r w:rsidRPr="00C56F70">
        <w:rPr>
          <w:rFonts w:ascii="Arial" w:hAnsi="Arial" w:cs="Arial"/>
        </w:rPr>
        <w:lastRenderedPageBreak/>
        <w:t xml:space="preserve">Evidencia de regresión: el </w:t>
      </w:r>
      <w:proofErr w:type="spellStart"/>
      <w:r w:rsidRPr="00C56F70">
        <w:rPr>
          <w:rFonts w:ascii="Arial" w:hAnsi="Arial" w:cs="Arial"/>
        </w:rPr>
        <w:t>workflow</w:t>
      </w:r>
      <w:proofErr w:type="spellEnd"/>
      <w:r w:rsidRPr="00C56F70">
        <w:rPr>
          <w:rFonts w:ascii="Arial" w:hAnsi="Arial" w:cs="Arial"/>
        </w:rPr>
        <w:t xml:space="preserve"> </w:t>
      </w:r>
      <w:proofErr w:type="spellStart"/>
      <w:r w:rsidRPr="00C56F70">
        <w:rPr>
          <w:rFonts w:ascii="Arial" w:hAnsi="Arial" w:cs="Arial"/>
        </w:rPr>
        <w:t>backend-ci.yml</w:t>
      </w:r>
      <w:proofErr w:type="spellEnd"/>
      <w:r w:rsidRPr="00C56F70">
        <w:rPr>
          <w:rFonts w:ascii="Arial" w:hAnsi="Arial" w:cs="Arial"/>
        </w:rPr>
        <w:t xml:space="preserve"> se ejecutó en cada PR a lo largo de los 14 </w:t>
      </w:r>
      <w:proofErr w:type="spellStart"/>
      <w:r w:rsidRPr="00C56F70">
        <w:rPr>
          <w:rFonts w:ascii="Arial" w:hAnsi="Arial" w:cs="Arial"/>
        </w:rPr>
        <w:t>sprints</w:t>
      </w:r>
      <w:proofErr w:type="spellEnd"/>
      <w:r w:rsidRPr="00C56F70">
        <w:rPr>
          <w:rFonts w:ascii="Arial" w:hAnsi="Arial" w:cs="Arial"/>
        </w:rPr>
        <w:t xml:space="preserve"> del proyecto. Los 57+ </w:t>
      </w:r>
      <w:proofErr w:type="spellStart"/>
      <w:r w:rsidRPr="00C56F70">
        <w:rPr>
          <w:rFonts w:ascii="Arial" w:hAnsi="Arial" w:cs="Arial"/>
        </w:rPr>
        <w:t>PRs</w:t>
      </w:r>
      <w:proofErr w:type="spellEnd"/>
      <w:r w:rsidRPr="00C56F70">
        <w:rPr>
          <w:rFonts w:ascii="Arial" w:hAnsi="Arial" w:cs="Arial"/>
        </w:rPr>
        <w:t xml:space="preserve"> </w:t>
      </w:r>
      <w:proofErr w:type="spellStart"/>
      <w:r w:rsidRPr="00C56F70">
        <w:rPr>
          <w:rFonts w:ascii="Arial" w:hAnsi="Arial" w:cs="Arial"/>
        </w:rPr>
        <w:t>mergeados</w:t>
      </w:r>
      <w:proofErr w:type="spellEnd"/>
      <w:r w:rsidRPr="00C56F70">
        <w:rPr>
          <w:rFonts w:ascii="Arial" w:hAnsi="Arial" w:cs="Arial"/>
        </w:rPr>
        <w:t xml:space="preserve"> tienen el </w:t>
      </w:r>
      <w:proofErr w:type="spellStart"/>
      <w:r w:rsidRPr="00C56F70">
        <w:rPr>
          <w:rFonts w:ascii="Arial" w:hAnsi="Arial" w:cs="Arial"/>
        </w:rPr>
        <w:t>check</w:t>
      </w:r>
      <w:proofErr w:type="spellEnd"/>
      <w:r w:rsidRPr="00C56F70">
        <w:rPr>
          <w:rFonts w:ascii="Arial" w:hAnsi="Arial" w:cs="Arial"/>
        </w:rPr>
        <w:t xml:space="preserve"> </w:t>
      </w:r>
      <w:proofErr w:type="spellStart"/>
      <w:r w:rsidRPr="00C56F70">
        <w:rPr>
          <w:rFonts w:ascii="Arial" w:hAnsi="Arial" w:cs="Arial"/>
        </w:rPr>
        <w:t>Backend</w:t>
      </w:r>
      <w:proofErr w:type="spellEnd"/>
      <w:r w:rsidRPr="00C56F70">
        <w:rPr>
          <w:rFonts w:ascii="Arial" w:hAnsi="Arial" w:cs="Arial"/>
        </w:rPr>
        <w:t xml:space="preserve"> CI en estado verde, garantizando que ninguna corrección de un sprint posterior rompió funcionalidad validada en </w:t>
      </w:r>
      <w:proofErr w:type="spellStart"/>
      <w:r w:rsidRPr="00C56F70">
        <w:rPr>
          <w:rFonts w:ascii="Arial" w:hAnsi="Arial" w:cs="Arial"/>
        </w:rPr>
        <w:t>sprints</w:t>
      </w:r>
      <w:proofErr w:type="spellEnd"/>
      <w:r w:rsidRPr="00C56F70">
        <w:rPr>
          <w:rFonts w:ascii="Arial" w:hAnsi="Arial" w:cs="Arial"/>
        </w:rPr>
        <w:t xml:space="preserve"> anteriores. El historial de </w:t>
      </w:r>
      <w:proofErr w:type="spellStart"/>
      <w:r w:rsidRPr="00C56F70">
        <w:rPr>
          <w:rFonts w:ascii="Arial" w:hAnsi="Arial" w:cs="Arial"/>
        </w:rPr>
        <w:t>checks</w:t>
      </w:r>
      <w:proofErr w:type="spellEnd"/>
      <w:r w:rsidRPr="00C56F70">
        <w:rPr>
          <w:rFonts w:ascii="Arial" w:hAnsi="Arial" w:cs="Arial"/>
        </w:rPr>
        <w:t xml:space="preserve"> es auditable en la pestaña </w:t>
      </w:r>
      <w:proofErr w:type="spellStart"/>
      <w:r w:rsidRPr="00C56F70">
        <w:rPr>
          <w:rFonts w:ascii="Arial" w:hAnsi="Arial" w:cs="Arial"/>
        </w:rPr>
        <w:t>Actions</w:t>
      </w:r>
      <w:proofErr w:type="spellEnd"/>
      <w:r w:rsidRPr="00C56F70">
        <w:rPr>
          <w:rFonts w:ascii="Arial" w:hAnsi="Arial" w:cs="Arial"/>
        </w:rPr>
        <w:t xml:space="preserve"> del repositorio GitHub.</w:t>
      </w:r>
    </w:p>
    <w:p w14:paraId="4FE152F4" w14:textId="29E2A8E8"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Vista de la pestaña </w:t>
      </w:r>
      <w:proofErr w:type="spellStart"/>
      <w:r w:rsidRPr="00C56F70">
        <w:rPr>
          <w:b/>
          <w:bCs/>
          <w:i/>
          <w:iCs/>
          <w:color w:val="CC0000"/>
          <w:sz w:val="28"/>
          <w:szCs w:val="28"/>
          <w:u w:val="single"/>
        </w:rPr>
        <w:t>Actions</w:t>
      </w:r>
      <w:proofErr w:type="spellEnd"/>
      <w:r w:rsidRPr="00C56F70">
        <w:rPr>
          <w:b/>
          <w:bCs/>
          <w:i/>
          <w:iCs/>
          <w:color w:val="CC0000"/>
          <w:sz w:val="28"/>
          <w:szCs w:val="28"/>
          <w:u w:val="single"/>
        </w:rPr>
        <w:t xml:space="preserve"> de GitHub mostrando los </w:t>
      </w:r>
      <w:proofErr w:type="spellStart"/>
      <w:r w:rsidRPr="00C56F70">
        <w:rPr>
          <w:b/>
          <w:bCs/>
          <w:i/>
          <w:iCs/>
          <w:color w:val="CC0000"/>
          <w:sz w:val="28"/>
          <w:szCs w:val="28"/>
          <w:u w:val="single"/>
        </w:rPr>
        <w:t>checks</w:t>
      </w:r>
      <w:proofErr w:type="spellEnd"/>
      <w:r w:rsidRPr="00C56F70">
        <w:rPr>
          <w:b/>
          <w:bCs/>
          <w:i/>
          <w:iCs/>
          <w:color w:val="CC0000"/>
          <w:sz w:val="28"/>
          <w:szCs w:val="28"/>
          <w:u w:val="single"/>
        </w:rPr>
        <w:t xml:space="preserve"> </w:t>
      </w:r>
      <w:proofErr w:type="spellStart"/>
      <w:r w:rsidRPr="00C56F70">
        <w:rPr>
          <w:b/>
          <w:bCs/>
          <w:i/>
          <w:iCs/>
          <w:color w:val="CC0000"/>
          <w:sz w:val="28"/>
          <w:szCs w:val="28"/>
          <w:u w:val="single"/>
        </w:rPr>
        <w:t>Backend</w:t>
      </w:r>
      <w:proofErr w:type="spellEnd"/>
      <w:r w:rsidRPr="00C56F70">
        <w:rPr>
          <w:b/>
          <w:bCs/>
          <w:i/>
          <w:iCs/>
          <w:color w:val="CC0000"/>
          <w:sz w:val="28"/>
          <w:szCs w:val="28"/>
          <w:u w:val="single"/>
        </w:rPr>
        <w:t xml:space="preserve"> CI en verde en múltiples </w:t>
      </w:r>
      <w:proofErr w:type="spellStart"/>
      <w:r w:rsidRPr="00C56F70">
        <w:rPr>
          <w:b/>
          <w:bCs/>
          <w:i/>
          <w:iCs/>
          <w:color w:val="CC0000"/>
          <w:sz w:val="28"/>
          <w:szCs w:val="28"/>
          <w:u w:val="single"/>
        </w:rPr>
        <w:t>PRs</w:t>
      </w:r>
      <w:proofErr w:type="spellEnd"/>
    </w:p>
    <w:p w14:paraId="3096359C" w14:textId="292DD526" w:rsidR="00C56F70" w:rsidRPr="00C56F70" w:rsidRDefault="00C56F70" w:rsidP="00C56F70">
      <w:pPr>
        <w:spacing w:line="360" w:lineRule="auto"/>
        <w:jc w:val="both"/>
        <w:rPr>
          <w:b/>
          <w:bCs/>
          <w:i/>
          <w:iCs/>
          <w:color w:val="CC0000"/>
          <w:sz w:val="28"/>
          <w:szCs w:val="28"/>
          <w:u w:val="single"/>
        </w:rPr>
      </w:pPr>
      <w:r w:rsidRPr="00C56F70">
        <w:rPr>
          <w:b/>
          <w:bCs/>
          <w:i/>
          <w:iCs/>
          <w:color w:val="CC0000"/>
          <w:sz w:val="28"/>
          <w:szCs w:val="28"/>
          <w:u w:val="single"/>
        </w:rPr>
        <w:t xml:space="preserve">Reporte </w:t>
      </w:r>
      <w:proofErr w:type="spellStart"/>
      <w:r w:rsidRPr="00C56F70">
        <w:rPr>
          <w:b/>
          <w:bCs/>
          <w:i/>
          <w:iCs/>
          <w:color w:val="CC0000"/>
          <w:sz w:val="28"/>
          <w:szCs w:val="28"/>
          <w:u w:val="single"/>
        </w:rPr>
        <w:t>JaCoCo</w:t>
      </w:r>
      <w:proofErr w:type="spellEnd"/>
      <w:r w:rsidRPr="00C56F70">
        <w:rPr>
          <w:b/>
          <w:bCs/>
          <w:i/>
          <w:iCs/>
          <w:color w:val="CC0000"/>
          <w:sz w:val="28"/>
          <w:szCs w:val="28"/>
          <w:u w:val="single"/>
        </w:rPr>
        <w:t xml:space="preserve"> con cobertura ≥ 80% en los microservicios del Grupo A y Grupo B</w:t>
      </w:r>
    </w:p>
    <w:p w14:paraId="732CB058" w14:textId="77777777" w:rsidR="00C56F70" w:rsidRPr="00C56F70" w:rsidRDefault="00C56F70" w:rsidP="00C56F70">
      <w:pPr>
        <w:tabs>
          <w:tab w:val="left" w:pos="1095"/>
        </w:tabs>
        <w:spacing w:line="480" w:lineRule="auto"/>
        <w:jc w:val="both"/>
        <w:rPr>
          <w:rFonts w:ascii="Arial" w:hAnsi="Arial" w:cs="Arial"/>
          <w:b/>
          <w:bCs/>
        </w:rPr>
      </w:pPr>
      <w:r w:rsidRPr="00C56F70">
        <w:rPr>
          <w:rFonts w:ascii="Arial" w:hAnsi="Arial" w:cs="Arial"/>
          <w:b/>
          <w:bCs/>
        </w:rPr>
        <w:t>7.3.5 Evidencia de automatización y ejecución en CI/CD</w:t>
      </w:r>
    </w:p>
    <w:p w14:paraId="0FE00AA3" w14:textId="724F44F6" w:rsidR="00C56F70" w:rsidRPr="00C56F70" w:rsidRDefault="00C56F70" w:rsidP="00C56F70">
      <w:pPr>
        <w:tabs>
          <w:tab w:val="left" w:pos="1095"/>
        </w:tabs>
        <w:spacing w:line="480" w:lineRule="auto"/>
        <w:jc w:val="both"/>
        <w:rPr>
          <w:rFonts w:ascii="Arial" w:hAnsi="Arial" w:cs="Arial"/>
        </w:rPr>
      </w:pPr>
      <w:r w:rsidRPr="00C56F70">
        <w:rPr>
          <w:rFonts w:ascii="Arial" w:hAnsi="Arial" w:cs="Arial"/>
        </w:rPr>
        <w:t xml:space="preserve">El proyecto cuenta con cinco </w:t>
      </w:r>
      <w:proofErr w:type="spellStart"/>
      <w:r w:rsidRPr="00C56F70">
        <w:rPr>
          <w:rFonts w:ascii="Arial" w:hAnsi="Arial" w:cs="Arial"/>
        </w:rPr>
        <w:t>workflows</w:t>
      </w:r>
      <w:proofErr w:type="spellEnd"/>
      <w:r w:rsidRPr="00C56F70">
        <w:rPr>
          <w:rFonts w:ascii="Arial" w:hAnsi="Arial" w:cs="Arial"/>
        </w:rPr>
        <w:t xml:space="preserve"> de GitHub </w:t>
      </w:r>
      <w:proofErr w:type="spellStart"/>
      <w:r w:rsidRPr="00C56F70">
        <w:rPr>
          <w:rFonts w:ascii="Arial" w:hAnsi="Arial" w:cs="Arial"/>
        </w:rPr>
        <w:t>Actions</w:t>
      </w:r>
      <w:proofErr w:type="spellEnd"/>
      <w:r w:rsidRPr="00C56F70">
        <w:rPr>
          <w:rFonts w:ascii="Arial" w:hAnsi="Arial" w:cs="Arial"/>
        </w:rPr>
        <w:t xml:space="preserve"> activos durante toda la vida del proyecto:</w:t>
      </w:r>
    </w:p>
    <w:p w14:paraId="15282665" w14:textId="2104D14E" w:rsidR="00C56F70" w:rsidRDefault="00C56F70" w:rsidP="00C56F70">
      <w:pPr>
        <w:tabs>
          <w:tab w:val="left" w:pos="1095"/>
        </w:tabs>
        <w:spacing w:line="480" w:lineRule="auto"/>
        <w:jc w:val="both"/>
        <w:rPr>
          <w:rFonts w:ascii="Arial" w:hAnsi="Arial" w:cs="Arial"/>
          <w:b/>
          <w:bCs/>
        </w:rPr>
      </w:pPr>
      <w:proofErr w:type="spellStart"/>
      <w:r w:rsidRPr="00C56F70">
        <w:rPr>
          <w:rFonts w:ascii="Arial" w:hAnsi="Arial" w:cs="Arial"/>
          <w:b/>
          <w:bCs/>
        </w:rPr>
        <w:t>backend-ci.yml</w:t>
      </w:r>
      <w:proofErr w:type="spellEnd"/>
      <w:r w:rsidRPr="00C56F70">
        <w:rPr>
          <w:rFonts w:ascii="Arial" w:hAnsi="Arial" w:cs="Arial"/>
          <w:b/>
          <w:bCs/>
        </w:rPr>
        <w:t xml:space="preserve"> — Pruebas unitarias y cobertura</w:t>
      </w:r>
    </w:p>
    <w:tbl>
      <w:tblPr>
        <w:tblStyle w:val="Tablaconcuadrcula"/>
        <w:tblW w:w="0" w:type="auto"/>
        <w:tblLook w:val="04A0" w:firstRow="1" w:lastRow="0" w:firstColumn="1" w:lastColumn="0" w:noHBand="0" w:noVBand="1"/>
      </w:tblPr>
      <w:tblGrid>
        <w:gridCol w:w="2263"/>
        <w:gridCol w:w="6753"/>
      </w:tblGrid>
      <w:tr w:rsidR="00774A9E" w:rsidRPr="00774A9E" w14:paraId="3C4A319C" w14:textId="77777777" w:rsidTr="00774A9E">
        <w:tc>
          <w:tcPr>
            <w:tcW w:w="2263" w:type="dxa"/>
          </w:tcPr>
          <w:p w14:paraId="211EC284"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3418F3B5"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FC09604" w14:textId="77777777" w:rsidTr="00774A9E">
        <w:tc>
          <w:tcPr>
            <w:tcW w:w="2263" w:type="dxa"/>
          </w:tcPr>
          <w:p w14:paraId="055DF2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0036C21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789F5D" w14:textId="77777777" w:rsidTr="00774A9E">
        <w:tc>
          <w:tcPr>
            <w:tcW w:w="2263" w:type="dxa"/>
          </w:tcPr>
          <w:p w14:paraId="2A47F0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753" w:type="dxa"/>
          </w:tcPr>
          <w:p w14:paraId="24F52AD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también en </w:t>
            </w:r>
            <w:proofErr w:type="spellStart"/>
            <w:r w:rsidRPr="00774A9E">
              <w:rPr>
                <w:rFonts w:ascii="Arial" w:hAnsi="Arial" w:cs="Arial"/>
                <w:sz w:val="20"/>
                <w:szCs w:val="20"/>
              </w:rPr>
              <w:t>push</w:t>
            </w:r>
            <w:proofErr w:type="spellEnd"/>
            <w:r w:rsidRPr="00774A9E">
              <w:rPr>
                <w:rFonts w:ascii="Arial" w:hAnsi="Arial" w:cs="Arial"/>
                <w:sz w:val="20"/>
                <w:szCs w:val="20"/>
              </w:rPr>
              <w:t xml:space="preserve"> directo a </w:t>
            </w:r>
            <w:proofErr w:type="spellStart"/>
            <w:r w:rsidRPr="00774A9E">
              <w:rPr>
                <w:rFonts w:ascii="Arial" w:hAnsi="Arial" w:cs="Arial"/>
                <w:sz w:val="20"/>
                <w:szCs w:val="20"/>
              </w:rPr>
              <w:t>main</w:t>
            </w:r>
            <w:proofErr w:type="spellEnd"/>
          </w:p>
        </w:tc>
      </w:tr>
      <w:tr w:rsidR="00774A9E" w:rsidRPr="00774A9E" w14:paraId="3A2BE6A9" w14:textId="77777777" w:rsidTr="00774A9E">
        <w:tc>
          <w:tcPr>
            <w:tcW w:w="2263" w:type="dxa"/>
          </w:tcPr>
          <w:p w14:paraId="6A86B44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4CBE436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clean</w:t>
            </w:r>
            <w:proofErr w:type="spellEnd"/>
            <w:r w:rsidRPr="00774A9E">
              <w:rPr>
                <w:rFonts w:ascii="Arial" w:hAnsi="Arial" w:cs="Arial"/>
                <w:sz w:val="20"/>
                <w:szCs w:val="20"/>
              </w:rPr>
              <w:t xml:space="preserve"> </w:t>
            </w:r>
            <w:proofErr w:type="spellStart"/>
            <w:r w:rsidRPr="00774A9E">
              <w:rPr>
                <w:rFonts w:ascii="Arial" w:hAnsi="Arial" w:cs="Arial"/>
                <w:sz w:val="20"/>
                <w:szCs w:val="20"/>
              </w:rPr>
              <w:t>install</w:t>
            </w:r>
            <w:proofErr w:type="spellEnd"/>
            <w:r w:rsidRPr="00774A9E">
              <w:rPr>
                <w:rFonts w:ascii="Arial" w:hAnsi="Arial" w:cs="Arial"/>
                <w:sz w:val="20"/>
                <w:szCs w:val="20"/>
              </w:rPr>
              <w:t xml:space="preserve"> en los 11 módulos Maven; </w:t>
            </w:r>
            <w:proofErr w:type="spellStart"/>
            <w:r w:rsidRPr="00774A9E">
              <w:rPr>
                <w:rFonts w:ascii="Arial" w:hAnsi="Arial" w:cs="Arial"/>
                <w:sz w:val="20"/>
                <w:szCs w:val="20"/>
              </w:rPr>
              <w:t>JaCoCo</w:t>
            </w:r>
            <w:proofErr w:type="spellEnd"/>
            <w:r w:rsidRPr="00774A9E">
              <w:rPr>
                <w:rFonts w:ascii="Arial" w:hAnsi="Arial" w:cs="Arial"/>
                <w:sz w:val="20"/>
                <w:szCs w:val="20"/>
              </w:rPr>
              <w:t xml:space="preserve"> con umbral ≥80%; </w:t>
            </w:r>
            <w:proofErr w:type="spellStart"/>
            <w:r w:rsidRPr="00774A9E">
              <w:rPr>
                <w:rFonts w:ascii="Arial" w:hAnsi="Arial" w:cs="Arial"/>
                <w:sz w:val="20"/>
                <w:szCs w:val="20"/>
              </w:rPr>
              <w:t>Surefire</w:t>
            </w:r>
            <w:proofErr w:type="spellEnd"/>
            <w:r w:rsidRPr="00774A9E">
              <w:rPr>
                <w:rFonts w:ascii="Arial" w:hAnsi="Arial" w:cs="Arial"/>
                <w:sz w:val="20"/>
                <w:szCs w:val="20"/>
              </w:rPr>
              <w:t xml:space="preserve"> para reporte de resultados</w:t>
            </w:r>
          </w:p>
        </w:tc>
      </w:tr>
      <w:tr w:rsidR="00774A9E" w:rsidRPr="00774A9E" w14:paraId="1B41E6A4" w14:textId="77777777" w:rsidTr="00774A9E">
        <w:tc>
          <w:tcPr>
            <w:tcW w:w="2263" w:type="dxa"/>
          </w:tcPr>
          <w:p w14:paraId="413CB5F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511E878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w:t>
            </w:r>
            <w:proofErr w:type="spellStart"/>
            <w:r w:rsidRPr="00774A9E">
              <w:rPr>
                <w:rFonts w:ascii="Arial" w:hAnsi="Arial" w:cs="Arial"/>
                <w:sz w:val="20"/>
                <w:szCs w:val="20"/>
              </w:rPr>
              <w:t>jacoco-coverage-reports</w:t>
            </w:r>
            <w:proofErr w:type="spellEnd"/>
            <w:r w:rsidRPr="00774A9E">
              <w:rPr>
                <w:rFonts w:ascii="Arial" w:hAnsi="Arial" w:cs="Arial"/>
                <w:sz w:val="20"/>
                <w:szCs w:val="20"/>
              </w:rPr>
              <w:t xml:space="preserve"> (HTML descargable); artefacto </w:t>
            </w:r>
            <w:proofErr w:type="spellStart"/>
            <w:r w:rsidRPr="00774A9E">
              <w:rPr>
                <w:rFonts w:ascii="Arial" w:hAnsi="Arial" w:cs="Arial"/>
                <w:sz w:val="20"/>
                <w:szCs w:val="20"/>
              </w:rPr>
              <w:t>surefire</w:t>
            </w:r>
            <w:proofErr w:type="spellEnd"/>
            <w:r w:rsidRPr="00774A9E">
              <w:rPr>
                <w:rFonts w:ascii="Arial" w:hAnsi="Arial" w:cs="Arial"/>
                <w:sz w:val="20"/>
                <w:szCs w:val="20"/>
              </w:rPr>
              <w:t>-test-</w:t>
            </w:r>
            <w:proofErr w:type="spellStart"/>
            <w:r w:rsidRPr="00774A9E">
              <w:rPr>
                <w:rFonts w:ascii="Arial" w:hAnsi="Arial" w:cs="Arial"/>
                <w:sz w:val="20"/>
                <w:szCs w:val="20"/>
              </w:rPr>
              <w:t>reports</w:t>
            </w:r>
            <w:proofErr w:type="spellEnd"/>
            <w:r w:rsidRPr="00774A9E">
              <w:rPr>
                <w:rFonts w:ascii="Arial" w:hAnsi="Arial" w:cs="Arial"/>
                <w:sz w:val="20"/>
                <w:szCs w:val="20"/>
              </w:rPr>
              <w:t xml:space="preserve"> (XML </w:t>
            </w:r>
            <w:proofErr w:type="spellStart"/>
            <w:r w:rsidRPr="00774A9E">
              <w:rPr>
                <w:rFonts w:ascii="Arial" w:hAnsi="Arial" w:cs="Arial"/>
                <w:sz w:val="20"/>
                <w:szCs w:val="20"/>
              </w:rPr>
              <w:t>JUnit</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Maven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EE7101B" w14:textId="77777777" w:rsidTr="00774A9E">
        <w:tc>
          <w:tcPr>
            <w:tcW w:w="2263" w:type="dxa"/>
          </w:tcPr>
          <w:p w14:paraId="4A39D5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7C36ADB"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~6–8 minutos</w:t>
            </w:r>
          </w:p>
        </w:tc>
      </w:tr>
    </w:tbl>
    <w:p w14:paraId="6284768C" w14:textId="77777777" w:rsidR="00C56F70" w:rsidRDefault="00C56F70" w:rsidP="00C56F70">
      <w:pPr>
        <w:tabs>
          <w:tab w:val="left" w:pos="1095"/>
        </w:tabs>
        <w:spacing w:line="480" w:lineRule="auto"/>
        <w:jc w:val="both"/>
        <w:rPr>
          <w:rFonts w:ascii="Arial" w:hAnsi="Arial" w:cs="Arial"/>
          <w:b/>
          <w:bCs/>
        </w:rPr>
      </w:pPr>
    </w:p>
    <w:p w14:paraId="08CFBB2F" w14:textId="47E705AC" w:rsidR="00774A9E" w:rsidRPr="00774A9E" w:rsidRDefault="00774A9E" w:rsidP="00C56F70">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backend-ci.yml</w:t>
      </w:r>
      <w:proofErr w:type="spellEnd"/>
      <w:r w:rsidRPr="00774A9E">
        <w:rPr>
          <w:b/>
          <w:bCs/>
          <w:i/>
          <w:iCs/>
          <w:color w:val="CC0000"/>
          <w:sz w:val="28"/>
          <w:szCs w:val="28"/>
          <w:u w:val="single"/>
        </w:rPr>
        <w:t xml:space="preserve"> con </w:t>
      </w:r>
      <w:proofErr w:type="spellStart"/>
      <w:r w:rsidRPr="00774A9E">
        <w:rPr>
          <w:b/>
          <w:bCs/>
          <w:i/>
          <w:iCs/>
          <w:color w:val="CC0000"/>
          <w:sz w:val="28"/>
          <w:szCs w:val="28"/>
          <w:u w:val="single"/>
        </w:rPr>
        <w:t>check</w:t>
      </w:r>
      <w:proofErr w:type="spellEnd"/>
      <w:r w:rsidRPr="00774A9E">
        <w:rPr>
          <w:b/>
          <w:bCs/>
          <w:i/>
          <w:iCs/>
          <w:color w:val="CC0000"/>
          <w:sz w:val="28"/>
          <w:szCs w:val="28"/>
          <w:u w:val="single"/>
        </w:rPr>
        <w:t xml:space="preserve"> Maven </w:t>
      </w:r>
      <w:proofErr w:type="spellStart"/>
      <w:r w:rsidRPr="00774A9E">
        <w:rPr>
          <w:b/>
          <w:bCs/>
          <w:i/>
          <w:iCs/>
          <w:color w:val="CC0000"/>
          <w:sz w:val="28"/>
          <w:szCs w:val="28"/>
          <w:u w:val="single"/>
        </w:rPr>
        <w:t>Tests</w:t>
      </w:r>
      <w:proofErr w:type="spellEnd"/>
      <w:r w:rsidRPr="00774A9E">
        <w:rPr>
          <w:b/>
          <w:bCs/>
          <w:i/>
          <w:iCs/>
          <w:color w:val="CC0000"/>
          <w:sz w:val="28"/>
          <w:szCs w:val="28"/>
          <w:u w:val="single"/>
        </w:rPr>
        <w:t xml:space="preserve"> verde y resumen de </w:t>
      </w:r>
      <w:proofErr w:type="spellStart"/>
      <w:r w:rsidRPr="00774A9E">
        <w:rPr>
          <w:b/>
          <w:bCs/>
          <w:i/>
          <w:iCs/>
          <w:color w:val="CC0000"/>
          <w:sz w:val="28"/>
          <w:szCs w:val="28"/>
          <w:u w:val="single"/>
        </w:rPr>
        <w:t>tests</w:t>
      </w:r>
      <w:proofErr w:type="spellEnd"/>
      <w:r w:rsidRPr="00774A9E">
        <w:rPr>
          <w:b/>
          <w:bCs/>
          <w:i/>
          <w:iCs/>
          <w:color w:val="CC0000"/>
          <w:sz w:val="28"/>
          <w:szCs w:val="28"/>
          <w:u w:val="single"/>
        </w:rPr>
        <w:t xml:space="preserve"> en el PR</w:t>
      </w:r>
    </w:p>
    <w:p w14:paraId="1FA31135" w14:textId="3898164F" w:rsidR="00774A9E" w:rsidRDefault="00774A9E" w:rsidP="00C56F70">
      <w:pPr>
        <w:tabs>
          <w:tab w:val="left" w:pos="1095"/>
        </w:tabs>
        <w:spacing w:line="480" w:lineRule="auto"/>
        <w:jc w:val="both"/>
        <w:rPr>
          <w:rFonts w:ascii="Arial" w:hAnsi="Arial" w:cs="Arial"/>
          <w:b/>
          <w:bCs/>
        </w:rPr>
      </w:pPr>
      <w:proofErr w:type="spellStart"/>
      <w:r w:rsidRPr="00774A9E">
        <w:rPr>
          <w:rFonts w:ascii="Arial" w:hAnsi="Arial" w:cs="Arial"/>
          <w:b/>
          <w:bCs/>
        </w:rPr>
        <w:t>integration-tests.yml</w:t>
      </w:r>
      <w:proofErr w:type="spellEnd"/>
      <w:r w:rsidRPr="00774A9E">
        <w:rPr>
          <w:rFonts w:ascii="Arial" w:hAnsi="Arial" w:cs="Arial"/>
          <w:b/>
          <w:bCs/>
        </w:rPr>
        <w:t xml:space="preserve"> — Pruebas de integración con infraestructura real</w:t>
      </w:r>
    </w:p>
    <w:tbl>
      <w:tblPr>
        <w:tblStyle w:val="Tablaconcuadrcula"/>
        <w:tblW w:w="0" w:type="auto"/>
        <w:tblLook w:val="04A0" w:firstRow="1" w:lastRow="0" w:firstColumn="1" w:lastColumn="0" w:noHBand="0" w:noVBand="1"/>
      </w:tblPr>
      <w:tblGrid>
        <w:gridCol w:w="2263"/>
        <w:gridCol w:w="6753"/>
      </w:tblGrid>
      <w:tr w:rsidR="00774A9E" w:rsidRPr="00774A9E" w14:paraId="2A8CB60C" w14:textId="77777777" w:rsidTr="00774A9E">
        <w:tc>
          <w:tcPr>
            <w:tcW w:w="2263" w:type="dxa"/>
          </w:tcPr>
          <w:p w14:paraId="3FBF19E0"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21508F0D"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2169AFD0" w14:textId="77777777" w:rsidTr="00774A9E">
        <w:tc>
          <w:tcPr>
            <w:tcW w:w="2263" w:type="dxa"/>
          </w:tcPr>
          <w:p w14:paraId="7330B96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2F45BCD3"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540A2C" w14:textId="77777777" w:rsidTr="00774A9E">
        <w:tc>
          <w:tcPr>
            <w:tcW w:w="2263" w:type="dxa"/>
          </w:tcPr>
          <w:p w14:paraId="6E8A8B23"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lastRenderedPageBreak/>
              <w:t>Cuándo</w:t>
            </w:r>
            <w:proofErr w:type="gramEnd"/>
          </w:p>
        </w:tc>
        <w:tc>
          <w:tcPr>
            <w:tcW w:w="6753" w:type="dxa"/>
          </w:tcPr>
          <w:p w14:paraId="5408AFFB"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que toque el </w:t>
            </w:r>
            <w:proofErr w:type="spellStart"/>
            <w:r w:rsidRPr="00774A9E">
              <w:rPr>
                <w:rFonts w:ascii="Arial" w:hAnsi="Arial" w:cs="Arial"/>
                <w:sz w:val="20"/>
                <w:szCs w:val="20"/>
              </w:rPr>
              <w:t>backend</w:t>
            </w:r>
            <w:proofErr w:type="spellEnd"/>
          </w:p>
        </w:tc>
      </w:tr>
      <w:tr w:rsidR="00774A9E" w:rsidRPr="00774A9E" w14:paraId="2D30BE33" w14:textId="77777777" w:rsidTr="00774A9E">
        <w:tc>
          <w:tcPr>
            <w:tcW w:w="2263" w:type="dxa"/>
          </w:tcPr>
          <w:p w14:paraId="6F17199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643DAD5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Levanta PostgreSQL 15 y </w:t>
            </w:r>
            <w:proofErr w:type="spellStart"/>
            <w:r w:rsidRPr="00774A9E">
              <w:rPr>
                <w:rFonts w:ascii="Arial" w:hAnsi="Arial" w:cs="Arial"/>
                <w:sz w:val="20"/>
                <w:szCs w:val="20"/>
              </w:rPr>
              <w:t>RabbitMQ</w:t>
            </w:r>
            <w:proofErr w:type="spellEnd"/>
            <w:r w:rsidRPr="00774A9E">
              <w:rPr>
                <w:rFonts w:ascii="Arial" w:hAnsi="Arial" w:cs="Arial"/>
                <w:sz w:val="20"/>
                <w:szCs w:val="20"/>
              </w:rPr>
              <w:t xml:space="preserve"> 3.12 como GitHub </w:t>
            </w:r>
            <w:proofErr w:type="spellStart"/>
            <w:r w:rsidRPr="00774A9E">
              <w:rPr>
                <w:rFonts w:ascii="Arial" w:hAnsi="Arial" w:cs="Arial"/>
                <w:sz w:val="20"/>
                <w:szCs w:val="20"/>
              </w:rPr>
              <w:t>Services</w:t>
            </w:r>
            <w:proofErr w:type="spellEnd"/>
            <w:r w:rsidRPr="00774A9E">
              <w:rPr>
                <w:rFonts w:ascii="Arial" w:hAnsi="Arial" w:cs="Arial"/>
                <w:sz w:val="20"/>
                <w:szCs w:val="20"/>
              </w:rPr>
              <w:t xml:space="preserve">; inicializa los 9 </w:t>
            </w:r>
            <w:proofErr w:type="spellStart"/>
            <w:r w:rsidRPr="00774A9E">
              <w:rPr>
                <w:rFonts w:ascii="Arial" w:hAnsi="Arial" w:cs="Arial"/>
                <w:sz w:val="20"/>
                <w:szCs w:val="20"/>
              </w:rPr>
              <w:t>schemas</w:t>
            </w:r>
            <w:proofErr w:type="spellEnd"/>
            <w:r w:rsidRPr="00774A9E">
              <w:rPr>
                <w:rFonts w:ascii="Arial" w:hAnsi="Arial" w:cs="Arial"/>
                <w:sz w:val="20"/>
                <w:szCs w:val="20"/>
              </w:rPr>
              <w:t xml:space="preserve">; genera JWT </w:t>
            </w:r>
            <w:proofErr w:type="spellStart"/>
            <w:r w:rsidRPr="00774A9E">
              <w:rPr>
                <w:rFonts w:ascii="Arial" w:hAnsi="Arial" w:cs="Arial"/>
                <w:sz w:val="20"/>
                <w:szCs w:val="20"/>
              </w:rPr>
              <w:t>secret</w:t>
            </w:r>
            <w:proofErr w:type="spellEnd"/>
            <w:r w:rsidRPr="00774A9E">
              <w:rPr>
                <w:rFonts w:ascii="Arial" w:hAnsi="Arial" w:cs="Arial"/>
                <w:sz w:val="20"/>
                <w:szCs w:val="20"/>
              </w:rPr>
              <w:t xml:space="preserve"> aleatorio; ejecuta </w:t>
            </w: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verify</w:t>
            </w:r>
            <w:proofErr w:type="spellEnd"/>
            <w:r w:rsidRPr="00774A9E">
              <w:rPr>
                <w:rFonts w:ascii="Arial" w:hAnsi="Arial" w:cs="Arial"/>
                <w:sz w:val="20"/>
                <w:szCs w:val="20"/>
              </w:rPr>
              <w:t xml:space="preserve"> -</w:t>
            </w:r>
            <w:proofErr w:type="spellStart"/>
            <w:r w:rsidRPr="00774A9E">
              <w:rPr>
                <w:rFonts w:ascii="Arial" w:hAnsi="Arial" w:cs="Arial"/>
                <w:sz w:val="20"/>
                <w:szCs w:val="20"/>
              </w:rPr>
              <w:t>Dgroups</w:t>
            </w:r>
            <w:proofErr w:type="spellEnd"/>
            <w:r w:rsidRPr="00774A9E">
              <w:rPr>
                <w:rFonts w:ascii="Arial" w:hAnsi="Arial" w:cs="Arial"/>
                <w:sz w:val="20"/>
                <w:szCs w:val="20"/>
              </w:rPr>
              <w:t>=</w:t>
            </w:r>
            <w:proofErr w:type="spellStart"/>
            <w:r w:rsidRPr="00774A9E">
              <w:rPr>
                <w:rFonts w:ascii="Arial" w:hAnsi="Arial" w:cs="Arial"/>
                <w:sz w:val="20"/>
                <w:szCs w:val="20"/>
              </w:rPr>
              <w:t>integration</w:t>
            </w:r>
            <w:proofErr w:type="spellEnd"/>
          </w:p>
        </w:tc>
      </w:tr>
      <w:tr w:rsidR="00774A9E" w:rsidRPr="00774A9E" w14:paraId="7EC0B357" w14:textId="77777777" w:rsidTr="00774A9E">
        <w:tc>
          <w:tcPr>
            <w:tcW w:w="2263" w:type="dxa"/>
          </w:tcPr>
          <w:p w14:paraId="41FD763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33AC944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Artefactos </w:t>
            </w:r>
            <w:proofErr w:type="spellStart"/>
            <w:r w:rsidRPr="00774A9E">
              <w:rPr>
                <w:rFonts w:ascii="Arial" w:hAnsi="Arial" w:cs="Arial"/>
                <w:sz w:val="20"/>
                <w:szCs w:val="20"/>
              </w:rPr>
              <w:t>surefire-integration-reports</w:t>
            </w:r>
            <w:proofErr w:type="spellEnd"/>
            <w:r w:rsidRPr="00774A9E">
              <w:rPr>
                <w:rFonts w:ascii="Arial" w:hAnsi="Arial" w:cs="Arial"/>
                <w:sz w:val="20"/>
                <w:szCs w:val="20"/>
              </w:rPr>
              <w:t xml:space="preserve"> y </w:t>
            </w:r>
            <w:proofErr w:type="spellStart"/>
            <w:r w:rsidRPr="00774A9E">
              <w:rPr>
                <w:rFonts w:ascii="Arial" w:hAnsi="Arial" w:cs="Arial"/>
                <w:sz w:val="20"/>
                <w:szCs w:val="20"/>
              </w:rPr>
              <w:t>failsafe-integration-reports</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w:t>
            </w:r>
            <w:proofErr w:type="spellStart"/>
            <w:r w:rsidRPr="00774A9E">
              <w:rPr>
                <w:rFonts w:ascii="Arial" w:hAnsi="Arial" w:cs="Arial"/>
                <w:sz w:val="20"/>
                <w:szCs w:val="20"/>
              </w:rPr>
              <w:t>Integration</w:t>
            </w:r>
            <w:proofErr w:type="spellEnd"/>
            <w:r w:rsidRPr="00774A9E">
              <w:rPr>
                <w:rFonts w:ascii="Arial" w:hAnsi="Arial" w:cs="Arial"/>
                <w:sz w:val="20"/>
                <w:szCs w:val="20"/>
              </w:rPr>
              <w:t xml:space="preserve">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4AC0296" w14:textId="77777777" w:rsidTr="00774A9E">
        <w:tc>
          <w:tcPr>
            <w:tcW w:w="2263" w:type="dxa"/>
          </w:tcPr>
          <w:p w14:paraId="41AD0B1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69030C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~10–12 minutos</w:t>
            </w:r>
          </w:p>
        </w:tc>
      </w:tr>
    </w:tbl>
    <w:p w14:paraId="6E8F1AC2" w14:textId="77777777" w:rsidR="00774A9E" w:rsidRPr="00C56F70" w:rsidRDefault="00774A9E" w:rsidP="00C56F70">
      <w:pPr>
        <w:tabs>
          <w:tab w:val="left" w:pos="1095"/>
        </w:tabs>
        <w:spacing w:line="480" w:lineRule="auto"/>
        <w:jc w:val="both"/>
        <w:rPr>
          <w:rFonts w:ascii="Arial" w:hAnsi="Arial" w:cs="Arial"/>
          <w:b/>
          <w:bCs/>
        </w:rPr>
      </w:pPr>
    </w:p>
    <w:p w14:paraId="17BB8DFE" w14:textId="742A3348" w:rsidR="00C56F70"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integration-tests.yml</w:t>
      </w:r>
      <w:proofErr w:type="spellEnd"/>
      <w:r w:rsidRPr="00774A9E">
        <w:rPr>
          <w:b/>
          <w:bCs/>
          <w:i/>
          <w:iCs/>
          <w:color w:val="CC0000"/>
          <w:sz w:val="28"/>
          <w:szCs w:val="28"/>
          <w:u w:val="single"/>
        </w:rPr>
        <w:t xml:space="preserve"> mostrando PostgreSQL y </w:t>
      </w:r>
      <w:proofErr w:type="spellStart"/>
      <w:r w:rsidRPr="00774A9E">
        <w:rPr>
          <w:b/>
          <w:bCs/>
          <w:i/>
          <w:iCs/>
          <w:color w:val="CC0000"/>
          <w:sz w:val="28"/>
          <w:szCs w:val="28"/>
          <w:u w:val="single"/>
        </w:rPr>
        <w:t>RabbitMQ</w:t>
      </w:r>
      <w:proofErr w:type="spellEnd"/>
      <w:r w:rsidRPr="00774A9E">
        <w:rPr>
          <w:b/>
          <w:bCs/>
          <w:i/>
          <w:iCs/>
          <w:color w:val="CC0000"/>
          <w:sz w:val="28"/>
          <w:szCs w:val="28"/>
          <w:u w:val="single"/>
        </w:rPr>
        <w:t xml:space="preserve"> como GitHub </w:t>
      </w:r>
      <w:proofErr w:type="spellStart"/>
      <w:r w:rsidRPr="00774A9E">
        <w:rPr>
          <w:b/>
          <w:bCs/>
          <w:i/>
          <w:iCs/>
          <w:color w:val="CC0000"/>
          <w:sz w:val="28"/>
          <w:szCs w:val="28"/>
          <w:u w:val="single"/>
        </w:rPr>
        <w:t>Services</w:t>
      </w:r>
      <w:proofErr w:type="spellEnd"/>
      <w:r w:rsidRPr="00774A9E">
        <w:rPr>
          <w:b/>
          <w:bCs/>
          <w:i/>
          <w:iCs/>
          <w:color w:val="CC0000"/>
          <w:sz w:val="28"/>
          <w:szCs w:val="28"/>
          <w:u w:val="single"/>
        </w:rPr>
        <w:t xml:space="preserve"> activos</w:t>
      </w:r>
    </w:p>
    <w:p w14:paraId="5E1F9821" w14:textId="50E0E825" w:rsidR="00774A9E" w:rsidRPr="00774A9E" w:rsidRDefault="00774A9E" w:rsidP="00196DCB">
      <w:pPr>
        <w:tabs>
          <w:tab w:val="left" w:pos="1095"/>
        </w:tabs>
        <w:spacing w:line="480" w:lineRule="auto"/>
        <w:jc w:val="both"/>
        <w:rPr>
          <w:rFonts w:ascii="Arial" w:hAnsi="Arial" w:cs="Arial"/>
          <w:b/>
          <w:bCs/>
        </w:rPr>
      </w:pPr>
      <w:proofErr w:type="spellStart"/>
      <w:r w:rsidRPr="00774A9E">
        <w:rPr>
          <w:rFonts w:ascii="Arial" w:hAnsi="Arial" w:cs="Arial"/>
          <w:b/>
          <w:bCs/>
        </w:rPr>
        <w:t>frontend-ci.yml</w:t>
      </w:r>
      <w:proofErr w:type="spellEnd"/>
      <w:r w:rsidRPr="00774A9E">
        <w:rPr>
          <w:rFonts w:ascii="Arial" w:hAnsi="Arial" w:cs="Arial"/>
          <w:b/>
          <w:bCs/>
        </w:rPr>
        <w:t xml:space="preserve"> — </w:t>
      </w:r>
      <w:proofErr w:type="spellStart"/>
      <w:r w:rsidRPr="00774A9E">
        <w:rPr>
          <w:rFonts w:ascii="Arial" w:hAnsi="Arial" w:cs="Arial"/>
          <w:b/>
          <w:bCs/>
        </w:rPr>
        <w:t>Build</w:t>
      </w:r>
      <w:proofErr w:type="spellEnd"/>
      <w:r w:rsidRPr="00774A9E">
        <w:rPr>
          <w:rFonts w:ascii="Arial" w:hAnsi="Arial" w:cs="Arial"/>
          <w:b/>
          <w:bCs/>
        </w:rPr>
        <w:t xml:space="preserve"> y </w:t>
      </w:r>
      <w:proofErr w:type="spellStart"/>
      <w:r w:rsidRPr="00774A9E">
        <w:rPr>
          <w:rFonts w:ascii="Arial" w:hAnsi="Arial" w:cs="Arial"/>
          <w:b/>
          <w:bCs/>
        </w:rPr>
        <w:t>tests</w:t>
      </w:r>
      <w:proofErr w:type="spellEnd"/>
      <w:r w:rsidRPr="00774A9E">
        <w:rPr>
          <w:rFonts w:ascii="Arial" w:hAnsi="Arial" w:cs="Arial"/>
          <w:b/>
          <w:bCs/>
        </w:rPr>
        <w:t xml:space="preserve"> del </w:t>
      </w:r>
      <w:proofErr w:type="spellStart"/>
      <w:r w:rsidRPr="00774A9E">
        <w:rPr>
          <w:rFonts w:ascii="Arial" w:hAnsi="Arial" w:cs="Arial"/>
          <w:b/>
          <w:bCs/>
        </w:rPr>
        <w:t>frontend</w:t>
      </w:r>
      <w:proofErr w:type="spellEnd"/>
    </w:p>
    <w:tbl>
      <w:tblPr>
        <w:tblStyle w:val="Tablaconcuadrcula"/>
        <w:tblW w:w="0" w:type="auto"/>
        <w:tblLook w:val="04A0" w:firstRow="1" w:lastRow="0" w:firstColumn="1" w:lastColumn="0" w:noHBand="0" w:noVBand="1"/>
      </w:tblPr>
      <w:tblGrid>
        <w:gridCol w:w="2405"/>
        <w:gridCol w:w="6611"/>
      </w:tblGrid>
      <w:tr w:rsidR="00774A9E" w:rsidRPr="00774A9E" w14:paraId="02CBC606" w14:textId="77777777" w:rsidTr="00774A9E">
        <w:tc>
          <w:tcPr>
            <w:tcW w:w="2405" w:type="dxa"/>
          </w:tcPr>
          <w:p w14:paraId="550221BC"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611" w:type="dxa"/>
          </w:tcPr>
          <w:p w14:paraId="4DD51678"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B78177A" w14:textId="77777777" w:rsidTr="00774A9E">
        <w:tc>
          <w:tcPr>
            <w:tcW w:w="2405" w:type="dxa"/>
          </w:tcPr>
          <w:p w14:paraId="5E78922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611" w:type="dxa"/>
          </w:tcPr>
          <w:p w14:paraId="528B7799"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frontend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3F31B0B0" w14:textId="77777777" w:rsidTr="00774A9E">
        <w:tc>
          <w:tcPr>
            <w:tcW w:w="2405" w:type="dxa"/>
          </w:tcPr>
          <w:p w14:paraId="59297690"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611" w:type="dxa"/>
          </w:tcPr>
          <w:p w14:paraId="26B66AF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cada PR que toque el </w:t>
            </w:r>
            <w:proofErr w:type="spellStart"/>
            <w:r w:rsidRPr="00774A9E">
              <w:rPr>
                <w:rFonts w:ascii="Arial" w:hAnsi="Arial" w:cs="Arial"/>
                <w:sz w:val="20"/>
                <w:szCs w:val="20"/>
              </w:rPr>
              <w:t>frontend</w:t>
            </w:r>
            <w:proofErr w:type="spellEnd"/>
          </w:p>
        </w:tc>
      </w:tr>
      <w:tr w:rsidR="00774A9E" w:rsidRPr="00774A9E" w14:paraId="7865F044" w14:textId="77777777" w:rsidTr="00774A9E">
        <w:tc>
          <w:tcPr>
            <w:tcW w:w="2405" w:type="dxa"/>
          </w:tcPr>
          <w:p w14:paraId="7054238E"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611" w:type="dxa"/>
          </w:tcPr>
          <w:p w14:paraId="66E4F3B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npm</w:t>
            </w:r>
            <w:proofErr w:type="spellEnd"/>
            <w:r w:rsidRPr="00774A9E">
              <w:rPr>
                <w:rFonts w:ascii="Arial" w:hAnsi="Arial" w:cs="Arial"/>
                <w:sz w:val="20"/>
                <w:szCs w:val="20"/>
              </w:rPr>
              <w:t xml:space="preserve"> </w:t>
            </w:r>
            <w:proofErr w:type="spellStart"/>
            <w:r w:rsidRPr="00774A9E">
              <w:rPr>
                <w:rFonts w:ascii="Arial" w:hAnsi="Arial" w:cs="Arial"/>
                <w:sz w:val="20"/>
                <w:szCs w:val="20"/>
              </w:rPr>
              <w:t>ci</w:t>
            </w:r>
            <w:proofErr w:type="spellEnd"/>
            <w:r w:rsidRPr="00774A9E">
              <w:rPr>
                <w:rFonts w:ascii="Arial" w:hAnsi="Arial" w:cs="Arial"/>
                <w:sz w:val="20"/>
                <w:szCs w:val="20"/>
              </w:rPr>
              <w:t xml:space="preserve"> + vite </w:t>
            </w:r>
            <w:proofErr w:type="spellStart"/>
            <w:r w:rsidRPr="00774A9E">
              <w:rPr>
                <w:rFonts w:ascii="Arial" w:hAnsi="Arial" w:cs="Arial"/>
                <w:sz w:val="20"/>
                <w:szCs w:val="20"/>
              </w:rPr>
              <w:t>build</w:t>
            </w:r>
            <w:proofErr w:type="spellEnd"/>
            <w:r w:rsidRPr="00774A9E">
              <w:rPr>
                <w:rFonts w:ascii="Arial" w:hAnsi="Arial" w:cs="Arial"/>
                <w:sz w:val="20"/>
                <w:szCs w:val="20"/>
              </w:rPr>
              <w:t xml:space="preserve">; sube artefacto </w:t>
            </w:r>
            <w:proofErr w:type="spellStart"/>
            <w:r w:rsidRPr="00774A9E">
              <w:rPr>
                <w:rFonts w:ascii="Arial" w:hAnsi="Arial" w:cs="Arial"/>
                <w:sz w:val="20"/>
                <w:szCs w:val="20"/>
              </w:rPr>
              <w:t>dist</w:t>
            </w:r>
            <w:proofErr w:type="spellEnd"/>
            <w:r w:rsidRPr="00774A9E">
              <w:rPr>
                <w:rFonts w:ascii="Arial" w:hAnsi="Arial" w:cs="Arial"/>
                <w:sz w:val="20"/>
                <w:szCs w:val="20"/>
              </w:rPr>
              <w:t xml:space="preserve">/ para verificación del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generado</w:t>
            </w:r>
          </w:p>
        </w:tc>
      </w:tr>
      <w:tr w:rsidR="00774A9E" w:rsidRPr="00774A9E" w14:paraId="20612506" w14:textId="77777777" w:rsidTr="00774A9E">
        <w:tc>
          <w:tcPr>
            <w:tcW w:w="2405" w:type="dxa"/>
          </w:tcPr>
          <w:p w14:paraId="79BF6386"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611" w:type="dxa"/>
          </w:tcPr>
          <w:p w14:paraId="3E5A11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descargable con 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compilado listo para producción</w:t>
            </w:r>
          </w:p>
        </w:tc>
      </w:tr>
      <w:tr w:rsidR="00774A9E" w:rsidRPr="00774A9E" w14:paraId="5AEC3073" w14:textId="77777777" w:rsidTr="00774A9E">
        <w:tc>
          <w:tcPr>
            <w:tcW w:w="2405" w:type="dxa"/>
          </w:tcPr>
          <w:p w14:paraId="49D60AE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611" w:type="dxa"/>
          </w:tcPr>
          <w:p w14:paraId="336C405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~3–4 minutos</w:t>
            </w:r>
          </w:p>
        </w:tc>
      </w:tr>
    </w:tbl>
    <w:p w14:paraId="4EB4BEA5" w14:textId="77777777" w:rsidR="00774A9E" w:rsidRDefault="00774A9E" w:rsidP="00196DCB">
      <w:pPr>
        <w:tabs>
          <w:tab w:val="left" w:pos="1095"/>
        </w:tabs>
        <w:spacing w:line="480" w:lineRule="auto"/>
        <w:jc w:val="both"/>
        <w:rPr>
          <w:rFonts w:ascii="Arial" w:hAnsi="Arial" w:cs="Arial"/>
        </w:rPr>
      </w:pPr>
    </w:p>
    <w:p w14:paraId="0E8CB4BD" w14:textId="5BD9B250"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t>Workflow</w:t>
      </w:r>
      <w:proofErr w:type="spellEnd"/>
      <w:r w:rsidRPr="00774A9E">
        <w:rPr>
          <w:b/>
          <w:bCs/>
          <w:i/>
          <w:iCs/>
          <w:color w:val="CC0000"/>
          <w:sz w:val="28"/>
          <w:szCs w:val="28"/>
          <w:u w:val="single"/>
        </w:rPr>
        <w:t xml:space="preserve"> </w:t>
      </w:r>
      <w:proofErr w:type="spellStart"/>
      <w:r w:rsidRPr="00774A9E">
        <w:rPr>
          <w:b/>
          <w:bCs/>
          <w:i/>
          <w:iCs/>
          <w:color w:val="CC0000"/>
          <w:sz w:val="28"/>
          <w:szCs w:val="28"/>
          <w:u w:val="single"/>
        </w:rPr>
        <w:t>frontend-ci.yml</w:t>
      </w:r>
      <w:proofErr w:type="spellEnd"/>
      <w:r w:rsidRPr="00774A9E">
        <w:rPr>
          <w:b/>
          <w:bCs/>
          <w:i/>
          <w:iCs/>
          <w:color w:val="CC0000"/>
          <w:sz w:val="28"/>
          <w:szCs w:val="28"/>
          <w:u w:val="single"/>
        </w:rPr>
        <w:t xml:space="preserve"> con </w:t>
      </w:r>
      <w:proofErr w:type="spellStart"/>
      <w:r w:rsidRPr="00774A9E">
        <w:rPr>
          <w:b/>
          <w:bCs/>
          <w:i/>
          <w:iCs/>
          <w:color w:val="CC0000"/>
          <w:sz w:val="28"/>
          <w:szCs w:val="28"/>
          <w:u w:val="single"/>
        </w:rPr>
        <w:t>build</w:t>
      </w:r>
      <w:proofErr w:type="spellEnd"/>
      <w:r w:rsidRPr="00774A9E">
        <w:rPr>
          <w:b/>
          <w:bCs/>
          <w:i/>
          <w:iCs/>
          <w:color w:val="CC0000"/>
          <w:sz w:val="28"/>
          <w:szCs w:val="28"/>
          <w:u w:val="single"/>
        </w:rPr>
        <w:t xml:space="preserve"> exitoso y artefacto </w:t>
      </w:r>
      <w:proofErr w:type="spellStart"/>
      <w:r w:rsidRPr="00774A9E">
        <w:rPr>
          <w:b/>
          <w:bCs/>
          <w:i/>
          <w:iCs/>
          <w:color w:val="CC0000"/>
          <w:sz w:val="28"/>
          <w:szCs w:val="28"/>
          <w:u w:val="single"/>
        </w:rPr>
        <w:t>dist</w:t>
      </w:r>
      <w:proofErr w:type="spellEnd"/>
      <w:r w:rsidRPr="00774A9E">
        <w:rPr>
          <w:b/>
          <w:bCs/>
          <w:i/>
          <w:iCs/>
          <w:color w:val="CC0000"/>
          <w:sz w:val="28"/>
          <w:szCs w:val="28"/>
          <w:u w:val="single"/>
        </w:rPr>
        <w:t>/ generado</w:t>
      </w:r>
    </w:p>
    <w:p w14:paraId="27FAE03A" w14:textId="04BBEF7F" w:rsidR="00774A9E" w:rsidRPr="00774A9E" w:rsidRDefault="00774A9E" w:rsidP="00196DCB">
      <w:pPr>
        <w:tabs>
          <w:tab w:val="left" w:pos="1095"/>
        </w:tabs>
        <w:spacing w:line="480" w:lineRule="auto"/>
        <w:jc w:val="both"/>
        <w:rPr>
          <w:rFonts w:ascii="Arial" w:hAnsi="Arial" w:cs="Arial"/>
          <w:b/>
          <w:bCs/>
        </w:rPr>
      </w:pPr>
      <w:r w:rsidRPr="00774A9E">
        <w:rPr>
          <w:rFonts w:ascii="Arial" w:hAnsi="Arial" w:cs="Arial"/>
          <w:b/>
          <w:bCs/>
        </w:rPr>
        <w:t xml:space="preserve">smoke-e2e.yml — Smoke E2E de </w:t>
      </w:r>
      <w:proofErr w:type="spellStart"/>
      <w:r w:rsidRPr="00774A9E">
        <w:rPr>
          <w:rFonts w:ascii="Arial" w:hAnsi="Arial" w:cs="Arial"/>
          <w:b/>
          <w:bCs/>
        </w:rPr>
        <w:t>stack</w:t>
      </w:r>
      <w:proofErr w:type="spellEnd"/>
      <w:r w:rsidRPr="00774A9E">
        <w:rPr>
          <w:rFonts w:ascii="Arial" w:hAnsi="Arial" w:cs="Arial"/>
          <w:b/>
          <w:bCs/>
        </w:rPr>
        <w:t xml:space="preserve"> completo</w:t>
      </w:r>
    </w:p>
    <w:tbl>
      <w:tblPr>
        <w:tblStyle w:val="Tablaconcuadrcula"/>
        <w:tblW w:w="0" w:type="auto"/>
        <w:tblLook w:val="04A0" w:firstRow="1" w:lastRow="0" w:firstColumn="1" w:lastColumn="0" w:noHBand="0" w:noVBand="1"/>
      </w:tblPr>
      <w:tblGrid>
        <w:gridCol w:w="4508"/>
        <w:gridCol w:w="4508"/>
      </w:tblGrid>
      <w:tr w:rsidR="00774A9E" w:rsidRPr="00774A9E" w14:paraId="312F1608" w14:textId="77777777" w:rsidTr="00774A9E">
        <w:tc>
          <w:tcPr>
            <w:tcW w:w="4508" w:type="dxa"/>
          </w:tcPr>
          <w:p w14:paraId="4967E8DB"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4508" w:type="dxa"/>
          </w:tcPr>
          <w:p w14:paraId="325CE7A3"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340FA1D" w14:textId="77777777" w:rsidTr="00774A9E">
        <w:tc>
          <w:tcPr>
            <w:tcW w:w="4508" w:type="dxa"/>
          </w:tcPr>
          <w:p w14:paraId="766D051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4508" w:type="dxa"/>
          </w:tcPr>
          <w:p w14:paraId="4F6A7C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w:t>
            </w:r>
            <w:proofErr w:type="spellStart"/>
            <w:r w:rsidRPr="00774A9E">
              <w:rPr>
                <w:rFonts w:ascii="Arial" w:hAnsi="Arial" w:cs="Arial"/>
                <w:sz w:val="20"/>
                <w:szCs w:val="20"/>
              </w:rPr>
              <w:t>infrastructure</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2E5BE20D" w14:textId="77777777" w:rsidTr="00774A9E">
        <w:tc>
          <w:tcPr>
            <w:tcW w:w="4508" w:type="dxa"/>
          </w:tcPr>
          <w:p w14:paraId="2EC809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4508" w:type="dxa"/>
          </w:tcPr>
          <w:p w14:paraId="4B343ED9"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w:t>
            </w:r>
            <w:proofErr w:type="spellStart"/>
            <w:r w:rsidRPr="00774A9E">
              <w:rPr>
                <w:rFonts w:ascii="Arial" w:hAnsi="Arial" w:cs="Arial"/>
                <w:sz w:val="20"/>
                <w:szCs w:val="20"/>
              </w:rPr>
              <w:t>PRs</w:t>
            </w:r>
            <w:proofErr w:type="spellEnd"/>
            <w:r w:rsidRPr="00774A9E">
              <w:rPr>
                <w:rFonts w:ascii="Arial" w:hAnsi="Arial" w:cs="Arial"/>
                <w:sz w:val="20"/>
                <w:szCs w:val="20"/>
              </w:rPr>
              <w:t xml:space="preserve"> que afecten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infraestructura</w:t>
            </w:r>
          </w:p>
        </w:tc>
      </w:tr>
      <w:tr w:rsidR="00774A9E" w:rsidRPr="00774A9E" w14:paraId="1EF41BDD" w14:textId="77777777" w:rsidTr="00774A9E">
        <w:tc>
          <w:tcPr>
            <w:tcW w:w="4508" w:type="dxa"/>
          </w:tcPr>
          <w:p w14:paraId="15FBD0A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4508" w:type="dxa"/>
          </w:tcPr>
          <w:p w14:paraId="788199BF"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Build</w:t>
            </w:r>
            <w:proofErr w:type="spellEnd"/>
            <w:r w:rsidRPr="00774A9E">
              <w:rPr>
                <w:rFonts w:ascii="Arial" w:hAnsi="Arial" w:cs="Arial"/>
                <w:sz w:val="20"/>
                <w:szCs w:val="20"/>
              </w:rPr>
              <w:t xml:space="preserve"> paralelo de las 10 imágenes Spring con caché </w:t>
            </w:r>
            <w:proofErr w:type="spellStart"/>
            <w:r w:rsidRPr="00774A9E">
              <w:rPr>
                <w:rFonts w:ascii="Arial" w:hAnsi="Arial" w:cs="Arial"/>
                <w:sz w:val="20"/>
                <w:szCs w:val="20"/>
              </w:rPr>
              <w:t>Buildx</w:t>
            </w:r>
            <w:proofErr w:type="spellEnd"/>
            <w:r w:rsidRPr="00774A9E">
              <w:rPr>
                <w:rFonts w:ascii="Arial" w:hAnsi="Arial" w:cs="Arial"/>
                <w:sz w:val="20"/>
                <w:szCs w:val="20"/>
              </w:rPr>
              <w:t xml:space="preserve">; </w:t>
            </w:r>
            <w:proofErr w:type="spellStart"/>
            <w:r w:rsidRPr="00774A9E">
              <w:rPr>
                <w:rFonts w:ascii="Arial" w:hAnsi="Arial" w:cs="Arial"/>
                <w:sz w:val="20"/>
                <w:szCs w:val="20"/>
              </w:rPr>
              <w:t>docker</w:t>
            </w:r>
            <w:proofErr w:type="spellEnd"/>
            <w:r w:rsidRPr="00774A9E">
              <w:rPr>
                <w:rFonts w:ascii="Arial" w:hAnsi="Arial" w:cs="Arial"/>
                <w:sz w:val="20"/>
                <w:szCs w:val="20"/>
              </w:rPr>
              <w:t xml:space="preserve"> </w:t>
            </w:r>
            <w:proofErr w:type="spellStart"/>
            <w:r w:rsidRPr="00774A9E">
              <w:rPr>
                <w:rFonts w:ascii="Arial" w:hAnsi="Arial" w:cs="Arial"/>
                <w:sz w:val="20"/>
                <w:szCs w:val="20"/>
              </w:rPr>
              <w:t>compose</w:t>
            </w:r>
            <w:proofErr w:type="spellEnd"/>
            <w:r w:rsidRPr="00774A9E">
              <w:rPr>
                <w:rFonts w:ascii="Arial" w:hAnsi="Arial" w:cs="Arial"/>
                <w:sz w:val="20"/>
                <w:szCs w:val="20"/>
              </w:rPr>
              <w:t xml:space="preserve"> up --</w:t>
            </w:r>
            <w:proofErr w:type="spellStart"/>
            <w:r w:rsidRPr="00774A9E">
              <w:rPr>
                <w:rFonts w:ascii="Arial" w:hAnsi="Arial" w:cs="Arial"/>
                <w:sz w:val="20"/>
                <w:szCs w:val="20"/>
              </w:rPr>
              <w:t>wait</w:t>
            </w:r>
            <w:proofErr w:type="spellEnd"/>
            <w:r w:rsidRPr="00774A9E">
              <w:rPr>
                <w:rFonts w:ascii="Arial" w:hAnsi="Arial" w:cs="Arial"/>
                <w:sz w:val="20"/>
                <w:szCs w:val="20"/>
              </w:rPr>
              <w:t>; verificación de 10 servicios en /</w:t>
            </w:r>
            <w:proofErr w:type="spellStart"/>
            <w:r w:rsidRPr="00774A9E">
              <w:rPr>
                <w:rFonts w:ascii="Arial" w:hAnsi="Arial" w:cs="Arial"/>
                <w:sz w:val="20"/>
                <w:szCs w:val="20"/>
              </w:rPr>
              <w:t>actuator</w:t>
            </w:r>
            <w:proofErr w:type="spellEnd"/>
            <w:r w:rsidRPr="00774A9E">
              <w:rPr>
                <w:rFonts w:ascii="Arial" w:hAnsi="Arial" w:cs="Arial"/>
                <w:sz w:val="20"/>
                <w:szCs w:val="20"/>
              </w:rPr>
              <w:t>/</w:t>
            </w:r>
            <w:proofErr w:type="spellStart"/>
            <w:r w:rsidRPr="00774A9E">
              <w:rPr>
                <w:rFonts w:ascii="Arial" w:hAnsi="Arial" w:cs="Arial"/>
                <w:sz w:val="20"/>
                <w:szCs w:val="20"/>
              </w:rPr>
              <w:t>health</w:t>
            </w:r>
            <w:proofErr w:type="spellEnd"/>
            <w:r w:rsidRPr="00774A9E">
              <w:rPr>
                <w:rFonts w:ascii="Arial" w:hAnsi="Arial" w:cs="Arial"/>
                <w:sz w:val="20"/>
                <w:szCs w:val="20"/>
              </w:rPr>
              <w:t xml:space="preserve">; espera de 9 </w:t>
            </w:r>
            <w:proofErr w:type="gramStart"/>
            <w:r w:rsidRPr="00774A9E">
              <w:rPr>
                <w:rFonts w:ascii="Arial" w:hAnsi="Arial" w:cs="Arial"/>
                <w:sz w:val="20"/>
                <w:szCs w:val="20"/>
              </w:rPr>
              <w:t>apps</w:t>
            </w:r>
            <w:proofErr w:type="gramEnd"/>
            <w:r w:rsidRPr="00774A9E">
              <w:rPr>
                <w:rFonts w:ascii="Arial" w:hAnsi="Arial" w:cs="Arial"/>
                <w:sz w:val="20"/>
                <w:szCs w:val="20"/>
              </w:rPr>
              <w:t xml:space="preserve"> en Eureka; </w:t>
            </w:r>
            <w:proofErr w:type="spellStart"/>
            <w:r w:rsidRPr="00774A9E">
              <w:rPr>
                <w:rFonts w:ascii="Arial" w:hAnsi="Arial" w:cs="Arial"/>
                <w:sz w:val="20"/>
                <w:szCs w:val="20"/>
              </w:rPr>
              <w:t>smoke</w:t>
            </w:r>
            <w:proofErr w:type="spellEnd"/>
            <w:r w:rsidRPr="00774A9E">
              <w:rPr>
                <w:rFonts w:ascii="Arial" w:hAnsi="Arial" w:cs="Arial"/>
                <w:sz w:val="20"/>
                <w:szCs w:val="20"/>
              </w:rPr>
              <w:t xml:space="preserve"> E2E vía </w:t>
            </w:r>
            <w:proofErr w:type="spellStart"/>
            <w:r w:rsidRPr="00774A9E">
              <w:rPr>
                <w:rFonts w:ascii="Arial" w:hAnsi="Arial" w:cs="Arial"/>
                <w:sz w:val="20"/>
                <w:szCs w:val="20"/>
              </w:rPr>
              <w:t>curl</w:t>
            </w:r>
            <w:proofErr w:type="spellEnd"/>
            <w:r w:rsidRPr="00774A9E">
              <w:rPr>
                <w:rFonts w:ascii="Arial" w:hAnsi="Arial" w:cs="Arial"/>
                <w:sz w:val="20"/>
                <w:szCs w:val="20"/>
              </w:rPr>
              <w:t xml:space="preserve"> (</w:t>
            </w:r>
            <w:proofErr w:type="spellStart"/>
            <w:r w:rsidRPr="00774A9E">
              <w:rPr>
                <w:rFonts w:ascii="Arial" w:hAnsi="Arial" w:cs="Arial"/>
                <w:sz w:val="20"/>
                <w:szCs w:val="20"/>
              </w:rPr>
              <w:t>login</w:t>
            </w:r>
            <w:proofErr w:type="spellEnd"/>
            <w:r w:rsidRPr="00774A9E">
              <w:rPr>
                <w:rFonts w:ascii="Arial" w:hAnsi="Arial" w:cs="Arial"/>
                <w:sz w:val="20"/>
                <w:szCs w:val="20"/>
              </w:rPr>
              <w:t xml:space="preserve">, 401, 12 </w:t>
            </w:r>
            <w:proofErr w:type="spellStart"/>
            <w:r w:rsidRPr="00774A9E">
              <w:rPr>
                <w:rFonts w:ascii="Arial" w:hAnsi="Arial" w:cs="Arial"/>
                <w:sz w:val="20"/>
                <w:szCs w:val="20"/>
              </w:rPr>
              <w:t>endpoints</w:t>
            </w:r>
            <w:proofErr w:type="spellEnd"/>
            <w:r w:rsidRPr="00774A9E">
              <w:rPr>
                <w:rFonts w:ascii="Arial" w:hAnsi="Arial" w:cs="Arial"/>
                <w:sz w:val="20"/>
                <w:szCs w:val="20"/>
              </w:rPr>
              <w:t xml:space="preserve">, 404 y 400 </w:t>
            </w:r>
            <w:proofErr w:type="spellStart"/>
            <w:r w:rsidRPr="00774A9E">
              <w:rPr>
                <w:rFonts w:ascii="Arial" w:hAnsi="Arial" w:cs="Arial"/>
                <w:sz w:val="20"/>
                <w:szCs w:val="20"/>
              </w:rPr>
              <w:t>ProblemDetail</w:t>
            </w:r>
            <w:proofErr w:type="spellEnd"/>
            <w:r w:rsidRPr="00774A9E">
              <w:rPr>
                <w:rFonts w:ascii="Arial" w:hAnsi="Arial" w:cs="Arial"/>
                <w:sz w:val="20"/>
                <w:szCs w:val="20"/>
              </w:rPr>
              <w:t>); en fallo, vuelca logs como artefacto container-logs</w:t>
            </w:r>
          </w:p>
        </w:tc>
      </w:tr>
      <w:tr w:rsidR="00774A9E" w:rsidRPr="00774A9E" w14:paraId="54644187" w14:textId="77777777" w:rsidTr="00774A9E">
        <w:tc>
          <w:tcPr>
            <w:tcW w:w="4508" w:type="dxa"/>
          </w:tcPr>
          <w:p w14:paraId="15DDC14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4508" w:type="dxa"/>
          </w:tcPr>
          <w:p w14:paraId="774CB26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Check Smoke E2E en el PR; artefacto container-logs (solo en fallo)</w:t>
            </w:r>
          </w:p>
        </w:tc>
      </w:tr>
      <w:tr w:rsidR="00774A9E" w:rsidRPr="00774A9E" w14:paraId="50C6D4D1" w14:textId="77777777" w:rsidTr="00774A9E">
        <w:tc>
          <w:tcPr>
            <w:tcW w:w="4508" w:type="dxa"/>
          </w:tcPr>
          <w:p w14:paraId="2532AF7C"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4508" w:type="dxa"/>
          </w:tcPr>
          <w:p w14:paraId="248300EA"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~8 min con caché activo</w:t>
            </w:r>
          </w:p>
        </w:tc>
      </w:tr>
    </w:tbl>
    <w:p w14:paraId="4E089195" w14:textId="77777777" w:rsidR="00774A9E" w:rsidRDefault="00774A9E" w:rsidP="00196DCB">
      <w:pPr>
        <w:tabs>
          <w:tab w:val="left" w:pos="1095"/>
        </w:tabs>
        <w:spacing w:line="480" w:lineRule="auto"/>
        <w:jc w:val="both"/>
        <w:rPr>
          <w:rFonts w:ascii="Arial" w:hAnsi="Arial" w:cs="Arial"/>
        </w:rPr>
      </w:pPr>
    </w:p>
    <w:p w14:paraId="48AB93C0" w14:textId="014F1D75"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CC0000"/>
          <w:sz w:val="28"/>
          <w:szCs w:val="28"/>
          <w:u w:val="single"/>
        </w:rPr>
        <w:lastRenderedPageBreak/>
        <w:t>Workflow</w:t>
      </w:r>
      <w:proofErr w:type="spellEnd"/>
      <w:r w:rsidRPr="00774A9E">
        <w:rPr>
          <w:b/>
          <w:bCs/>
          <w:i/>
          <w:iCs/>
          <w:color w:val="CC0000"/>
          <w:sz w:val="28"/>
          <w:szCs w:val="28"/>
          <w:u w:val="single"/>
        </w:rPr>
        <w:t xml:space="preserve"> smoke-e2e.yml con todos los </w:t>
      </w:r>
      <w:proofErr w:type="spellStart"/>
      <w:r w:rsidRPr="00774A9E">
        <w:rPr>
          <w:b/>
          <w:bCs/>
          <w:i/>
          <w:iCs/>
          <w:color w:val="CC0000"/>
          <w:sz w:val="28"/>
          <w:szCs w:val="28"/>
          <w:u w:val="single"/>
        </w:rPr>
        <w:t>steps</w:t>
      </w:r>
      <w:proofErr w:type="spellEnd"/>
      <w:r w:rsidRPr="00774A9E">
        <w:rPr>
          <w:b/>
          <w:bCs/>
          <w:i/>
          <w:iCs/>
          <w:color w:val="CC0000"/>
          <w:sz w:val="28"/>
          <w:szCs w:val="28"/>
          <w:u w:val="single"/>
        </w:rPr>
        <w:t xml:space="preserve"> completados: </w:t>
      </w:r>
      <w:proofErr w:type="spellStart"/>
      <w:r w:rsidRPr="00774A9E">
        <w:rPr>
          <w:b/>
          <w:bCs/>
          <w:i/>
          <w:iCs/>
          <w:color w:val="CC0000"/>
          <w:sz w:val="28"/>
          <w:szCs w:val="28"/>
          <w:u w:val="single"/>
        </w:rPr>
        <w:t>healthchecks</w:t>
      </w:r>
      <w:proofErr w:type="spellEnd"/>
      <w:r w:rsidRPr="00774A9E">
        <w:rPr>
          <w:b/>
          <w:bCs/>
          <w:i/>
          <w:iCs/>
          <w:color w:val="CC0000"/>
          <w:sz w:val="28"/>
          <w:szCs w:val="28"/>
          <w:u w:val="single"/>
        </w:rPr>
        <w:t xml:space="preserve">, Eureka, </w:t>
      </w:r>
      <w:proofErr w:type="spellStart"/>
      <w:r w:rsidRPr="00774A9E">
        <w:rPr>
          <w:b/>
          <w:bCs/>
          <w:i/>
          <w:iCs/>
          <w:color w:val="CC0000"/>
          <w:sz w:val="28"/>
          <w:szCs w:val="28"/>
          <w:u w:val="single"/>
        </w:rPr>
        <w:t>login</w:t>
      </w:r>
      <w:proofErr w:type="spellEnd"/>
      <w:r w:rsidRPr="00774A9E">
        <w:rPr>
          <w:b/>
          <w:bCs/>
          <w:i/>
          <w:iCs/>
          <w:color w:val="CC0000"/>
          <w:sz w:val="28"/>
          <w:szCs w:val="28"/>
          <w:u w:val="single"/>
        </w:rPr>
        <w:t xml:space="preserve"> y </w:t>
      </w:r>
      <w:proofErr w:type="spellStart"/>
      <w:r w:rsidRPr="00774A9E">
        <w:rPr>
          <w:b/>
          <w:bCs/>
          <w:i/>
          <w:iCs/>
          <w:color w:val="CC0000"/>
          <w:sz w:val="28"/>
          <w:szCs w:val="28"/>
          <w:u w:val="single"/>
        </w:rPr>
        <w:t>endpoints</w:t>
      </w:r>
      <w:proofErr w:type="spellEnd"/>
    </w:p>
    <w:p w14:paraId="3846D97A" w14:textId="228C6BC0" w:rsidR="00774A9E" w:rsidRDefault="00774A9E" w:rsidP="00196DCB">
      <w:pPr>
        <w:tabs>
          <w:tab w:val="left" w:pos="1095"/>
        </w:tabs>
        <w:spacing w:line="480" w:lineRule="auto"/>
        <w:jc w:val="both"/>
        <w:rPr>
          <w:rFonts w:ascii="Arial" w:hAnsi="Arial" w:cs="Arial"/>
        </w:rPr>
      </w:pPr>
      <w:r w:rsidRPr="00774A9E">
        <w:rPr>
          <w:rFonts w:ascii="Arial" w:hAnsi="Arial" w:cs="Arial"/>
        </w:rPr>
        <w:t xml:space="preserve">Todo el historial de ejecuciones es auditable en la pestaña </w:t>
      </w:r>
      <w:proofErr w:type="spellStart"/>
      <w:r w:rsidRPr="00774A9E">
        <w:rPr>
          <w:rFonts w:ascii="Arial" w:hAnsi="Arial" w:cs="Arial"/>
        </w:rPr>
        <w:t>Actions</w:t>
      </w:r>
      <w:proofErr w:type="spellEnd"/>
      <w:r w:rsidRPr="00774A9E">
        <w:rPr>
          <w:rFonts w:ascii="Arial" w:hAnsi="Arial" w:cs="Arial"/>
        </w:rPr>
        <w:t xml:space="preserve"> del repositorio GitHub, donde cada PR muestra el estado individual de los cinco </w:t>
      </w:r>
      <w:proofErr w:type="spellStart"/>
      <w:r w:rsidRPr="00774A9E">
        <w:rPr>
          <w:rFonts w:ascii="Arial" w:hAnsi="Arial" w:cs="Arial"/>
        </w:rPr>
        <w:t>checks</w:t>
      </w:r>
      <w:proofErr w:type="spellEnd"/>
      <w:r w:rsidRPr="00774A9E">
        <w:rPr>
          <w:rFonts w:ascii="Arial" w:hAnsi="Arial" w:cs="Arial"/>
        </w:rPr>
        <w:t xml:space="preserve"> antes de ser </w:t>
      </w:r>
      <w:proofErr w:type="spellStart"/>
      <w:r w:rsidRPr="00774A9E">
        <w:rPr>
          <w:rFonts w:ascii="Arial" w:hAnsi="Arial" w:cs="Arial"/>
        </w:rPr>
        <w:t>mergeado</w:t>
      </w:r>
      <w:proofErr w:type="spellEnd"/>
      <w:r w:rsidRPr="00774A9E">
        <w:rPr>
          <w:rFonts w:ascii="Arial" w:hAnsi="Arial" w:cs="Arial"/>
        </w:rPr>
        <w:t xml:space="preserve"> a </w:t>
      </w:r>
      <w:proofErr w:type="spellStart"/>
      <w:r w:rsidRPr="00774A9E">
        <w:rPr>
          <w:rFonts w:ascii="Arial" w:hAnsi="Arial" w:cs="Arial"/>
        </w:rPr>
        <w:t>main</w:t>
      </w:r>
      <w:proofErr w:type="spellEnd"/>
      <w:r w:rsidRPr="00774A9E">
        <w:rPr>
          <w:rFonts w:ascii="Arial" w:hAnsi="Arial" w:cs="Arial"/>
        </w:rPr>
        <w:t>.</w:t>
      </w:r>
    </w:p>
    <w:p w14:paraId="7F680EC0" w14:textId="625A20F4"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CC0000"/>
          <w:sz w:val="28"/>
          <w:szCs w:val="28"/>
          <w:u w:val="single"/>
        </w:rPr>
        <w:t xml:space="preserve">Vista general de un PR con los 5 </w:t>
      </w:r>
      <w:proofErr w:type="spellStart"/>
      <w:r w:rsidRPr="00774A9E">
        <w:rPr>
          <w:b/>
          <w:bCs/>
          <w:i/>
          <w:iCs/>
          <w:color w:val="CC0000"/>
          <w:sz w:val="28"/>
          <w:szCs w:val="28"/>
          <w:u w:val="single"/>
        </w:rPr>
        <w:t>checks</w:t>
      </w:r>
      <w:proofErr w:type="spellEnd"/>
      <w:r w:rsidRPr="00774A9E">
        <w:rPr>
          <w:b/>
          <w:bCs/>
          <w:i/>
          <w:iCs/>
          <w:color w:val="CC0000"/>
          <w:sz w:val="28"/>
          <w:szCs w:val="28"/>
          <w:u w:val="single"/>
        </w:rPr>
        <w:t xml:space="preserve"> de CI/CD en verde antes del </w:t>
      </w:r>
      <w:proofErr w:type="spellStart"/>
      <w:r w:rsidRPr="00774A9E">
        <w:rPr>
          <w:b/>
          <w:bCs/>
          <w:i/>
          <w:iCs/>
          <w:color w:val="CC0000"/>
          <w:sz w:val="28"/>
          <w:szCs w:val="28"/>
          <w:u w:val="single"/>
        </w:rPr>
        <w:t>merge</w:t>
      </w:r>
      <w:proofErr w:type="spellEnd"/>
    </w:p>
    <w:p w14:paraId="3A1B1961" w14:textId="0C60AC0B"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CC0000"/>
          <w:sz w:val="28"/>
          <w:szCs w:val="28"/>
          <w:u w:val="single"/>
        </w:rPr>
        <w:t xml:space="preserve">Reporte </w:t>
      </w:r>
      <w:proofErr w:type="spellStart"/>
      <w:r w:rsidRPr="00774A9E">
        <w:rPr>
          <w:b/>
          <w:bCs/>
          <w:i/>
          <w:iCs/>
          <w:color w:val="CC0000"/>
          <w:sz w:val="28"/>
          <w:szCs w:val="28"/>
          <w:u w:val="single"/>
        </w:rPr>
        <w:t>JMeter</w:t>
      </w:r>
      <w:proofErr w:type="spellEnd"/>
      <w:r w:rsidRPr="00774A9E">
        <w:rPr>
          <w:b/>
          <w:bCs/>
          <w:i/>
          <w:iCs/>
          <w:color w:val="CC0000"/>
          <w:sz w:val="28"/>
          <w:szCs w:val="28"/>
          <w:u w:val="single"/>
        </w:rPr>
        <w:t xml:space="preserve"> Sprint 13: 50 usuarios concurrentes con p95 &lt; 500 ms</w:t>
      </w:r>
    </w:p>
    <w:p w14:paraId="3EE733EC" w14:textId="2E8DB899" w:rsidR="00D72905" w:rsidRPr="00E245B7" w:rsidRDefault="00D72905" w:rsidP="000B258D">
      <w:pPr>
        <w:pStyle w:val="Ttulo2"/>
        <w:numPr>
          <w:ilvl w:val="1"/>
          <w:numId w:val="1"/>
        </w:numPr>
        <w:spacing w:line="480" w:lineRule="auto"/>
        <w:jc w:val="both"/>
        <w:rPr>
          <w:rFonts w:cs="Arial"/>
          <w:b w:val="0"/>
          <w:bCs/>
          <w:color w:val="auto"/>
          <w:szCs w:val="22"/>
          <w:lang w:eastAsia="en-US"/>
        </w:rPr>
      </w:pPr>
      <w:bookmarkStart w:id="55" w:name="_Toc227521393"/>
      <w:r w:rsidRPr="00E245B7">
        <w:rPr>
          <w:rFonts w:cs="Arial"/>
          <w:bCs/>
          <w:color w:val="auto"/>
          <w:szCs w:val="22"/>
          <w:lang w:eastAsia="en-US"/>
        </w:rPr>
        <w:t>Resultados y Discusión.</w:t>
      </w:r>
      <w:bookmarkEnd w:id="55"/>
    </w:p>
    <w:p w14:paraId="5C181C16"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7.4.1 ¿Qué se logró?</w:t>
      </w:r>
    </w:p>
    <w:p w14:paraId="23FA4D56" w14:textId="77777777" w:rsidR="00BE6E7E" w:rsidRPr="00BE6E7E" w:rsidRDefault="00BE6E7E" w:rsidP="00BE6E7E">
      <w:pPr>
        <w:spacing w:line="480" w:lineRule="auto"/>
        <w:jc w:val="both"/>
        <w:rPr>
          <w:rFonts w:ascii="Arial" w:hAnsi="Arial" w:cs="Arial"/>
        </w:rPr>
      </w:pPr>
      <w:r w:rsidRPr="00BE6E7E">
        <w:rPr>
          <w:rFonts w:ascii="Arial" w:hAnsi="Arial" w:cs="Arial"/>
        </w:rPr>
        <w:t xml:space="preserve">Al término del proyecto se entregó un sistema web completo, funcional y desplegado para la gestión administrativa y financiera de escuelas de conducción en Ecuador. El sistema fue construido sobre una arquitectura de ocho microservicios independientes bajo Java 21 y Spring Boot 3.4, con un </w:t>
      </w:r>
      <w:proofErr w:type="spellStart"/>
      <w:r w:rsidRPr="00BE6E7E">
        <w:rPr>
          <w:rFonts w:ascii="Arial" w:hAnsi="Arial" w:cs="Arial"/>
        </w:rPr>
        <w:t>frontend</w:t>
      </w:r>
      <w:proofErr w:type="spellEnd"/>
      <w:r w:rsidRPr="00BE6E7E">
        <w:rPr>
          <w:rFonts w:ascii="Arial" w:hAnsi="Arial" w:cs="Arial"/>
        </w:rPr>
        <w:t xml:space="preserve"> en Vue.js 3, y fue sometido a un proceso de desarrollo iterativo de 14 </w:t>
      </w:r>
      <w:proofErr w:type="spellStart"/>
      <w:r w:rsidRPr="00BE6E7E">
        <w:rPr>
          <w:rFonts w:ascii="Arial" w:hAnsi="Arial" w:cs="Arial"/>
        </w:rPr>
        <w:t>sprints</w:t>
      </w:r>
      <w:proofErr w:type="spellEnd"/>
      <w:r w:rsidRPr="00BE6E7E">
        <w:rPr>
          <w:rFonts w:ascii="Arial" w:hAnsi="Arial" w:cs="Arial"/>
        </w:rPr>
        <w:t xml:space="preserve"> con evidencia verificable de calidad.</w:t>
      </w:r>
    </w:p>
    <w:p w14:paraId="7BD7A4F3" w14:textId="42333CAC" w:rsidR="009117AB" w:rsidRPr="00BE6E7E" w:rsidRDefault="00BE6E7E" w:rsidP="00BE6E7E">
      <w:pPr>
        <w:spacing w:line="480" w:lineRule="auto"/>
        <w:jc w:val="both"/>
        <w:rPr>
          <w:rFonts w:ascii="Arial" w:hAnsi="Arial" w:cs="Arial"/>
          <w:b/>
          <w:bCs/>
        </w:rPr>
      </w:pPr>
      <w:r w:rsidRPr="00BE6E7E">
        <w:rPr>
          <w:rFonts w:ascii="Arial" w:hAnsi="Arial" w:cs="Arial"/>
          <w:b/>
          <w:bCs/>
        </w:rPr>
        <w:t>Funcionalidades entregadas por módulo</w:t>
      </w:r>
    </w:p>
    <w:tbl>
      <w:tblPr>
        <w:tblStyle w:val="Tablaconcuadrcula"/>
        <w:tblW w:w="0" w:type="auto"/>
        <w:tblLook w:val="04A0" w:firstRow="1" w:lastRow="0" w:firstColumn="1" w:lastColumn="0" w:noHBand="0" w:noVBand="1"/>
      </w:tblPr>
      <w:tblGrid>
        <w:gridCol w:w="1555"/>
        <w:gridCol w:w="6095"/>
        <w:gridCol w:w="1366"/>
      </w:tblGrid>
      <w:tr w:rsidR="00BE6E7E" w:rsidRPr="00BE6E7E" w14:paraId="2BDAB7FD" w14:textId="77777777" w:rsidTr="00BE6E7E">
        <w:tc>
          <w:tcPr>
            <w:tcW w:w="1555" w:type="dxa"/>
          </w:tcPr>
          <w:p w14:paraId="46EA576E"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Módulo</w:t>
            </w:r>
          </w:p>
        </w:tc>
        <w:tc>
          <w:tcPr>
            <w:tcW w:w="6095" w:type="dxa"/>
          </w:tcPr>
          <w:p w14:paraId="2728F2C0"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Funcionalidades entregadas</w:t>
            </w:r>
          </w:p>
        </w:tc>
        <w:tc>
          <w:tcPr>
            <w:tcW w:w="1366" w:type="dxa"/>
          </w:tcPr>
          <w:p w14:paraId="68F576C8"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3915ABD2" w14:textId="77777777" w:rsidTr="00BE6E7E">
        <w:tc>
          <w:tcPr>
            <w:tcW w:w="1555" w:type="dxa"/>
          </w:tcPr>
          <w:p w14:paraId="00D13CE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MS-Auth</w:t>
            </w:r>
          </w:p>
        </w:tc>
        <w:tc>
          <w:tcPr>
            <w:tcW w:w="6095" w:type="dxa"/>
          </w:tcPr>
          <w:p w14:paraId="761940A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Autenticación JWT HS512, gestión de usuarios y roles, recuperación de contraseña, bloqueo por intentos fallidos, configuración del sistema (escuela, cursos, licencias, plantillas de email)</w:t>
            </w:r>
          </w:p>
        </w:tc>
        <w:tc>
          <w:tcPr>
            <w:tcW w:w="1366" w:type="dxa"/>
          </w:tcPr>
          <w:p w14:paraId="41D23A5C" w14:textId="2268A81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45B13F0E" w14:textId="77777777" w:rsidTr="00BE6E7E">
        <w:tc>
          <w:tcPr>
            <w:tcW w:w="1555" w:type="dxa"/>
          </w:tcPr>
          <w:p w14:paraId="0F6D6D4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MS-Estudiantes</w:t>
            </w:r>
          </w:p>
        </w:tc>
        <w:tc>
          <w:tcPr>
            <w:tcW w:w="6095" w:type="dxa"/>
          </w:tcPr>
          <w:p w14:paraId="7407374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Matrícula completa, gestión de documentos, contactos de emergencia, control de asistencia, progreso académico con porcentaje de avance, ciclo de vida de estados (PRE_INSCRITO → MATRICULADO → CURSANDO → FINALIZADO)</w:t>
            </w:r>
          </w:p>
        </w:tc>
        <w:tc>
          <w:tcPr>
            <w:tcW w:w="1366" w:type="dxa"/>
          </w:tcPr>
          <w:p w14:paraId="53DFA45C" w14:textId="2405E435"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675DFC6" w14:textId="77777777" w:rsidTr="00BE6E7E">
        <w:tc>
          <w:tcPr>
            <w:tcW w:w="1555" w:type="dxa"/>
          </w:tcPr>
          <w:p w14:paraId="3BCCC99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MS-Instructores</w:t>
            </w:r>
          </w:p>
        </w:tc>
        <w:tc>
          <w:tcPr>
            <w:tcW w:w="6095" w:type="dxa"/>
          </w:tcPr>
          <w:p w14:paraId="3A5D6C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Gestión de perfiles, certificaciones, contratos, disponibilidad semanal y control de ausencias; </w:t>
            </w:r>
            <w:proofErr w:type="spellStart"/>
            <w:r w:rsidRPr="00BE6E7E">
              <w:rPr>
                <w:rFonts w:ascii="Arial" w:hAnsi="Arial" w:cs="Arial"/>
                <w:sz w:val="20"/>
                <w:szCs w:val="20"/>
              </w:rPr>
              <w:t>endpoint</w:t>
            </w:r>
            <w:proofErr w:type="spellEnd"/>
            <w:r w:rsidRPr="00BE6E7E">
              <w:rPr>
                <w:rFonts w:ascii="Arial" w:hAnsi="Arial" w:cs="Arial"/>
                <w:sz w:val="20"/>
                <w:szCs w:val="20"/>
              </w:rPr>
              <w:t xml:space="preserve"> de consulta de disponibilidad utilizado por MS-Asignaciones</w:t>
            </w:r>
          </w:p>
        </w:tc>
        <w:tc>
          <w:tcPr>
            <w:tcW w:w="1366" w:type="dxa"/>
          </w:tcPr>
          <w:p w14:paraId="2D093CFF" w14:textId="11109B4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02277F8B" w14:textId="77777777" w:rsidTr="00BE6E7E">
        <w:tc>
          <w:tcPr>
            <w:tcW w:w="1555" w:type="dxa"/>
          </w:tcPr>
          <w:p w14:paraId="031680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MS-Vehículos</w:t>
            </w:r>
          </w:p>
        </w:tc>
        <w:tc>
          <w:tcPr>
            <w:tcW w:w="6095" w:type="dxa"/>
          </w:tcPr>
          <w:p w14:paraId="1144EDD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Control de flota, mantenimientos preventivos y correctivos, registros de combustible, inspecciones técnicas, alertas automáticas de SOAT y RTV por vencer, sincronización de odómetro desde asignaciones completadas</w:t>
            </w:r>
          </w:p>
        </w:tc>
        <w:tc>
          <w:tcPr>
            <w:tcW w:w="1366" w:type="dxa"/>
          </w:tcPr>
          <w:p w14:paraId="1C65A2E9" w14:textId="452193F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2E79AD5" w14:textId="77777777" w:rsidTr="00BE6E7E">
        <w:tc>
          <w:tcPr>
            <w:tcW w:w="1555" w:type="dxa"/>
          </w:tcPr>
          <w:p w14:paraId="4054A22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MS-Asignaciones</w:t>
            </w:r>
          </w:p>
        </w:tc>
        <w:tc>
          <w:tcPr>
            <w:tcW w:w="6095" w:type="dxa"/>
          </w:tcPr>
          <w:p w14:paraId="09DCB36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Programación tripartita instructor-estudiante-vehículo con seis validaciones cruzadas (categoría de licencia, SOAT, RTV, horario, disponibilidad, ausencia), calendario con drag &amp; </w:t>
            </w:r>
            <w:proofErr w:type="spellStart"/>
            <w:r w:rsidRPr="00BE6E7E">
              <w:rPr>
                <w:rFonts w:ascii="Arial" w:hAnsi="Arial" w:cs="Arial"/>
                <w:sz w:val="20"/>
                <w:szCs w:val="20"/>
              </w:rPr>
              <w:t>drop</w:t>
            </w:r>
            <w:proofErr w:type="spellEnd"/>
            <w:r w:rsidRPr="00BE6E7E">
              <w:rPr>
                <w:rFonts w:ascii="Arial" w:hAnsi="Arial" w:cs="Arial"/>
                <w:sz w:val="20"/>
                <w:szCs w:val="20"/>
              </w:rPr>
              <w:t>, registro de kilometraje E2E, historial de estados</w:t>
            </w:r>
          </w:p>
        </w:tc>
        <w:tc>
          <w:tcPr>
            <w:tcW w:w="1366" w:type="dxa"/>
          </w:tcPr>
          <w:p w14:paraId="72DAE748" w14:textId="3437164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BD9E262" w14:textId="77777777" w:rsidTr="00BE6E7E">
        <w:tc>
          <w:tcPr>
            <w:tcW w:w="1555" w:type="dxa"/>
          </w:tcPr>
          <w:p w14:paraId="1A2BC9F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MS-Cobros</w:t>
            </w:r>
          </w:p>
        </w:tc>
        <w:tc>
          <w:tcPr>
            <w:tcW w:w="6095" w:type="dxa"/>
          </w:tcPr>
          <w:p w14:paraId="1CEF50B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Facturación con pagos totales, parciales y plan de crédito a cuotas, cálculo automático de saldo, reconciliación, estado de cuenta por estudiante, validación de RUC ecuatoriano</w:t>
            </w:r>
          </w:p>
        </w:tc>
        <w:tc>
          <w:tcPr>
            <w:tcW w:w="1366" w:type="dxa"/>
          </w:tcPr>
          <w:p w14:paraId="23F72883" w14:textId="405F1CB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E5F5BC6" w14:textId="77777777" w:rsidTr="00BE6E7E">
        <w:tc>
          <w:tcPr>
            <w:tcW w:w="1555" w:type="dxa"/>
          </w:tcPr>
          <w:p w14:paraId="50CEBDA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MS-Notificaciones</w:t>
            </w:r>
          </w:p>
        </w:tc>
        <w:tc>
          <w:tcPr>
            <w:tcW w:w="6095" w:type="dxa"/>
          </w:tcPr>
          <w:p w14:paraId="264F0A7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Notificaciones </w:t>
            </w:r>
            <w:proofErr w:type="spellStart"/>
            <w:r w:rsidRPr="00BE6E7E">
              <w:rPr>
                <w:rFonts w:ascii="Arial" w:hAnsi="Arial" w:cs="Arial"/>
                <w:sz w:val="20"/>
                <w:szCs w:val="20"/>
              </w:rPr>
              <w:t>in-</w:t>
            </w:r>
            <w:proofErr w:type="gramStart"/>
            <w:r w:rsidRPr="00BE6E7E">
              <w:rPr>
                <w:rFonts w:ascii="Arial" w:hAnsi="Arial" w:cs="Arial"/>
                <w:sz w:val="20"/>
                <w:szCs w:val="20"/>
              </w:rPr>
              <w:t>app</w:t>
            </w:r>
            <w:proofErr w:type="spellEnd"/>
            <w:proofErr w:type="gramEnd"/>
            <w:r w:rsidRPr="00BE6E7E">
              <w:rPr>
                <w:rFonts w:ascii="Arial" w:hAnsi="Arial" w:cs="Arial"/>
                <w:sz w:val="20"/>
                <w:szCs w:val="20"/>
              </w:rPr>
              <w:t xml:space="preserve"> con </w:t>
            </w:r>
            <w:proofErr w:type="spellStart"/>
            <w:r w:rsidRPr="00BE6E7E">
              <w:rPr>
                <w:rFonts w:ascii="Arial" w:hAnsi="Arial" w:cs="Arial"/>
                <w:sz w:val="20"/>
                <w:szCs w:val="20"/>
              </w:rPr>
              <w:t>badge</w:t>
            </w:r>
            <w:proofErr w:type="spellEnd"/>
            <w:r w:rsidRPr="00BE6E7E">
              <w:rPr>
                <w:rFonts w:ascii="Arial" w:hAnsi="Arial" w:cs="Arial"/>
                <w:sz w:val="20"/>
                <w:szCs w:val="20"/>
              </w:rPr>
              <w:t xml:space="preserve"> y </w:t>
            </w:r>
            <w:proofErr w:type="spellStart"/>
            <w:r w:rsidRPr="00BE6E7E">
              <w:rPr>
                <w:rFonts w:ascii="Arial" w:hAnsi="Arial" w:cs="Arial"/>
                <w:sz w:val="20"/>
                <w:szCs w:val="20"/>
              </w:rPr>
              <w:t>polling</w:t>
            </w:r>
            <w:proofErr w:type="spellEnd"/>
            <w:r w:rsidRPr="00BE6E7E">
              <w:rPr>
                <w:rFonts w:ascii="Arial" w:hAnsi="Arial" w:cs="Arial"/>
                <w:sz w:val="20"/>
                <w:szCs w:val="20"/>
              </w:rPr>
              <w:t xml:space="preserve"> de 30 s, envío de emails transaccionales (confirmación de matrícula, recibo de pago, recordatorio de clase, reasignación, cancelación), plantillas </w:t>
            </w:r>
            <w:proofErr w:type="spellStart"/>
            <w:r w:rsidRPr="00BE6E7E">
              <w:rPr>
                <w:rFonts w:ascii="Arial" w:hAnsi="Arial" w:cs="Arial"/>
                <w:sz w:val="20"/>
                <w:szCs w:val="20"/>
              </w:rPr>
              <w:t>Thymeleaf</w:t>
            </w:r>
            <w:proofErr w:type="spellEnd"/>
            <w:r w:rsidRPr="00BE6E7E">
              <w:rPr>
                <w:rFonts w:ascii="Arial" w:hAnsi="Arial" w:cs="Arial"/>
                <w:sz w:val="20"/>
                <w:szCs w:val="20"/>
              </w:rPr>
              <w:t xml:space="preserve"> editables por el administrador, log de envíos</w:t>
            </w:r>
          </w:p>
        </w:tc>
        <w:tc>
          <w:tcPr>
            <w:tcW w:w="1366" w:type="dxa"/>
          </w:tcPr>
          <w:p w14:paraId="41511354" w14:textId="1BDDF1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041DFC3" w14:textId="77777777" w:rsidTr="00BE6E7E">
        <w:tc>
          <w:tcPr>
            <w:tcW w:w="1555" w:type="dxa"/>
          </w:tcPr>
          <w:p w14:paraId="0B50A8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MS-Reportes</w:t>
            </w:r>
          </w:p>
        </w:tc>
        <w:tc>
          <w:tcPr>
            <w:tcW w:w="6095" w:type="dxa"/>
          </w:tcPr>
          <w:p w14:paraId="304DB9E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Reportes operativos (estudiantes activos, horas dictadas por instructor, vehículos con SOAT por vencer, control de asistencia), reportes financieros (ingresos por período, saldos pendientes, morosidad, recibos de pago), exportación PDF y Excel, caché </w:t>
            </w:r>
            <w:proofErr w:type="spellStart"/>
            <w:r w:rsidRPr="00BE6E7E">
              <w:rPr>
                <w:rFonts w:ascii="Arial" w:hAnsi="Arial" w:cs="Arial"/>
                <w:sz w:val="20"/>
                <w:szCs w:val="20"/>
              </w:rPr>
              <w:t>Caffeine</w:t>
            </w:r>
            <w:proofErr w:type="spellEnd"/>
          </w:p>
        </w:tc>
        <w:tc>
          <w:tcPr>
            <w:tcW w:w="1366" w:type="dxa"/>
          </w:tcPr>
          <w:p w14:paraId="30E08458" w14:textId="2C8589F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AC172BA" w14:textId="77777777" w:rsidTr="00BE6E7E">
        <w:tc>
          <w:tcPr>
            <w:tcW w:w="1555" w:type="dxa"/>
          </w:tcPr>
          <w:p w14:paraId="6A3213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API Gateway</w:t>
            </w:r>
          </w:p>
        </w:tc>
        <w:tc>
          <w:tcPr>
            <w:tcW w:w="6095" w:type="dxa"/>
          </w:tcPr>
          <w:p w14:paraId="1E2BC93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Punto de entrada único, validación JWT, propagación de </w:t>
            </w:r>
            <w:proofErr w:type="spellStart"/>
            <w:r w:rsidRPr="00BE6E7E">
              <w:rPr>
                <w:rFonts w:ascii="Arial" w:hAnsi="Arial" w:cs="Arial"/>
                <w:sz w:val="20"/>
                <w:szCs w:val="20"/>
              </w:rPr>
              <w:t>headers</w:t>
            </w:r>
            <w:proofErr w:type="spellEnd"/>
            <w:r w:rsidRPr="00BE6E7E">
              <w:rPr>
                <w:rFonts w:ascii="Arial" w:hAnsi="Arial" w:cs="Arial"/>
                <w:sz w:val="20"/>
                <w:szCs w:val="20"/>
              </w:rPr>
              <w:t xml:space="preserve"> de identidad, CORS, </w:t>
            </w:r>
            <w:proofErr w:type="spellStart"/>
            <w:r w:rsidRPr="00BE6E7E">
              <w:rPr>
                <w:rFonts w:ascii="Arial" w:hAnsi="Arial" w:cs="Arial"/>
                <w:sz w:val="20"/>
                <w:szCs w:val="20"/>
              </w:rPr>
              <w:t>rate</w:t>
            </w:r>
            <w:proofErr w:type="spellEnd"/>
            <w:r w:rsidRPr="00BE6E7E">
              <w:rPr>
                <w:rFonts w:ascii="Arial" w:hAnsi="Arial" w:cs="Arial"/>
                <w:sz w:val="20"/>
                <w:szCs w:val="20"/>
              </w:rPr>
              <w:t xml:space="preserve"> </w:t>
            </w:r>
            <w:proofErr w:type="spellStart"/>
            <w:r w:rsidRPr="00BE6E7E">
              <w:rPr>
                <w:rFonts w:ascii="Arial" w:hAnsi="Arial" w:cs="Arial"/>
                <w:sz w:val="20"/>
                <w:szCs w:val="20"/>
              </w:rPr>
              <w:t>limiting</w:t>
            </w:r>
            <w:proofErr w:type="spellEnd"/>
            <w:r w:rsidRPr="00BE6E7E">
              <w:rPr>
                <w:rFonts w:ascii="Arial" w:hAnsi="Arial" w:cs="Arial"/>
                <w:sz w:val="20"/>
                <w:szCs w:val="20"/>
              </w:rPr>
              <w:t xml:space="preserve"> 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1366" w:type="dxa"/>
          </w:tcPr>
          <w:p w14:paraId="10D44756" w14:textId="1A0BC9B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1A2516AE" w14:textId="77777777" w:rsidTr="00BE6E7E">
        <w:tc>
          <w:tcPr>
            <w:tcW w:w="1555" w:type="dxa"/>
          </w:tcPr>
          <w:p w14:paraId="2A5B2429"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Frontend</w:t>
            </w:r>
            <w:proofErr w:type="spellEnd"/>
            <w:r w:rsidRPr="00BE6E7E">
              <w:rPr>
                <w:rFonts w:ascii="Arial" w:hAnsi="Arial" w:cs="Arial"/>
                <w:sz w:val="20"/>
                <w:szCs w:val="20"/>
              </w:rPr>
              <w:t xml:space="preserve"> Vue 3</w:t>
            </w:r>
          </w:p>
        </w:tc>
        <w:tc>
          <w:tcPr>
            <w:tcW w:w="6095" w:type="dxa"/>
          </w:tcPr>
          <w:p w14:paraId="0587038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SPA responsive con autenticación, </w:t>
            </w:r>
            <w:proofErr w:type="spellStart"/>
            <w:r w:rsidRPr="00BE6E7E">
              <w:rPr>
                <w:rFonts w:ascii="Arial" w:hAnsi="Arial" w:cs="Arial"/>
                <w:sz w:val="20"/>
                <w:szCs w:val="20"/>
              </w:rPr>
              <w:t>dashboards</w:t>
            </w:r>
            <w:proofErr w:type="spellEnd"/>
            <w:r w:rsidRPr="00BE6E7E">
              <w:rPr>
                <w:rFonts w:ascii="Arial" w:hAnsi="Arial" w:cs="Arial"/>
                <w:sz w:val="20"/>
                <w:szCs w:val="20"/>
              </w:rPr>
              <w:t xml:space="preserve"> KPI, módulos CRUD para los ocho microservicios, calendario de asignaciones con drag &amp; </w:t>
            </w:r>
            <w:proofErr w:type="spellStart"/>
            <w:r w:rsidRPr="00BE6E7E">
              <w:rPr>
                <w:rFonts w:ascii="Arial" w:hAnsi="Arial" w:cs="Arial"/>
                <w:sz w:val="20"/>
                <w:szCs w:val="20"/>
              </w:rPr>
              <w:t>drop</w:t>
            </w:r>
            <w:proofErr w:type="spellEnd"/>
            <w:r w:rsidRPr="00BE6E7E">
              <w:rPr>
                <w:rFonts w:ascii="Arial" w:hAnsi="Arial" w:cs="Arial"/>
                <w:sz w:val="20"/>
                <w:szCs w:val="20"/>
              </w:rPr>
              <w:t xml:space="preserve">, notificaciones </w:t>
            </w:r>
            <w:proofErr w:type="spellStart"/>
            <w:r w:rsidRPr="00BE6E7E">
              <w:rPr>
                <w:rFonts w:ascii="Arial" w:hAnsi="Arial" w:cs="Arial"/>
                <w:sz w:val="20"/>
                <w:szCs w:val="20"/>
              </w:rPr>
              <w:t>dropdown</w:t>
            </w:r>
            <w:proofErr w:type="spellEnd"/>
            <w:r w:rsidRPr="00BE6E7E">
              <w:rPr>
                <w:rFonts w:ascii="Arial" w:hAnsi="Arial" w:cs="Arial"/>
                <w:sz w:val="20"/>
                <w:szCs w:val="20"/>
              </w:rPr>
              <w:t>, reportes UI con charts (Chart.js) y exportación desde el navegador</w:t>
            </w:r>
          </w:p>
        </w:tc>
        <w:tc>
          <w:tcPr>
            <w:tcW w:w="1366" w:type="dxa"/>
          </w:tcPr>
          <w:p w14:paraId="279F0239" w14:textId="51462F4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bl>
    <w:p w14:paraId="200FB0F7" w14:textId="77777777" w:rsidR="009117AB" w:rsidRDefault="009117AB" w:rsidP="006B437D">
      <w:pPr>
        <w:spacing w:line="480" w:lineRule="auto"/>
        <w:jc w:val="both"/>
        <w:rPr>
          <w:rFonts w:ascii="Arial" w:hAnsi="Arial" w:cs="Arial"/>
          <w:color w:val="0000FF"/>
        </w:rPr>
      </w:pPr>
    </w:p>
    <w:p w14:paraId="30777FE1" w14:textId="4EDB0B83"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CC0000"/>
          <w:sz w:val="28"/>
          <w:szCs w:val="28"/>
          <w:u w:val="single"/>
        </w:rPr>
        <w:t xml:space="preserve">Vista del </w:t>
      </w:r>
      <w:proofErr w:type="spellStart"/>
      <w:r w:rsidRPr="00BE6E7E">
        <w:rPr>
          <w:b/>
          <w:bCs/>
          <w:i/>
          <w:iCs/>
          <w:color w:val="CC0000"/>
          <w:sz w:val="28"/>
          <w:szCs w:val="28"/>
          <w:u w:val="single"/>
        </w:rPr>
        <w:t>dashboard</w:t>
      </w:r>
      <w:proofErr w:type="spellEnd"/>
      <w:r w:rsidRPr="00BE6E7E">
        <w:rPr>
          <w:b/>
          <w:bCs/>
          <w:i/>
          <w:iCs/>
          <w:color w:val="CC0000"/>
          <w:sz w:val="28"/>
          <w:szCs w:val="28"/>
          <w:u w:val="single"/>
        </w:rPr>
        <w:t xml:space="preserve"> principal con </w:t>
      </w:r>
      <w:proofErr w:type="spellStart"/>
      <w:r w:rsidRPr="00BE6E7E">
        <w:rPr>
          <w:b/>
          <w:bCs/>
          <w:i/>
          <w:iCs/>
          <w:color w:val="CC0000"/>
          <w:sz w:val="28"/>
          <w:szCs w:val="28"/>
          <w:u w:val="single"/>
        </w:rPr>
        <w:t>KPIs</w:t>
      </w:r>
      <w:proofErr w:type="spellEnd"/>
      <w:r w:rsidRPr="00BE6E7E">
        <w:rPr>
          <w:b/>
          <w:bCs/>
          <w:i/>
          <w:iCs/>
          <w:color w:val="CC0000"/>
          <w:sz w:val="28"/>
          <w:szCs w:val="28"/>
          <w:u w:val="single"/>
        </w:rPr>
        <w:t xml:space="preserve"> del sistema</w:t>
      </w:r>
    </w:p>
    <w:p w14:paraId="1F9CF30F" w14:textId="09B50BB8"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CC0000"/>
          <w:sz w:val="28"/>
          <w:szCs w:val="28"/>
          <w:u w:val="single"/>
        </w:rPr>
        <w:t xml:space="preserve">Módulo de asignaciones con calendario </w:t>
      </w:r>
      <w:proofErr w:type="spellStart"/>
      <w:r w:rsidRPr="00BE6E7E">
        <w:rPr>
          <w:b/>
          <w:bCs/>
          <w:i/>
          <w:iCs/>
          <w:color w:val="CC0000"/>
          <w:sz w:val="28"/>
          <w:szCs w:val="28"/>
          <w:u w:val="single"/>
        </w:rPr>
        <w:t>FullCalendar</w:t>
      </w:r>
      <w:proofErr w:type="spellEnd"/>
      <w:r w:rsidRPr="00BE6E7E">
        <w:rPr>
          <w:b/>
          <w:bCs/>
          <w:i/>
          <w:iCs/>
          <w:color w:val="CC0000"/>
          <w:sz w:val="28"/>
          <w:szCs w:val="28"/>
          <w:u w:val="single"/>
        </w:rPr>
        <w:t xml:space="preserve"> y </w:t>
      </w:r>
      <w:proofErr w:type="spellStart"/>
      <w:r w:rsidRPr="00BE6E7E">
        <w:rPr>
          <w:b/>
          <w:bCs/>
          <w:i/>
          <w:iCs/>
          <w:color w:val="CC0000"/>
          <w:sz w:val="28"/>
          <w:szCs w:val="28"/>
          <w:u w:val="single"/>
        </w:rPr>
        <w:t>wizard</w:t>
      </w:r>
      <w:proofErr w:type="spellEnd"/>
      <w:r w:rsidRPr="00BE6E7E">
        <w:rPr>
          <w:b/>
          <w:bCs/>
          <w:i/>
          <w:iCs/>
          <w:color w:val="CC0000"/>
          <w:sz w:val="28"/>
          <w:szCs w:val="28"/>
          <w:u w:val="single"/>
        </w:rPr>
        <w:t xml:space="preserve"> tripartita</w:t>
      </w:r>
    </w:p>
    <w:p w14:paraId="0BCB207C" w14:textId="7F877C49" w:rsidR="00BE6E7E" w:rsidRPr="00BE6E7E" w:rsidRDefault="00BE6E7E" w:rsidP="006B437D">
      <w:pPr>
        <w:spacing w:line="480" w:lineRule="auto"/>
        <w:jc w:val="both"/>
        <w:rPr>
          <w:rFonts w:ascii="Arial" w:hAnsi="Arial" w:cs="Arial"/>
          <w:b/>
          <w:bCs/>
        </w:rPr>
      </w:pPr>
      <w:r w:rsidRPr="00BE6E7E">
        <w:rPr>
          <w:rFonts w:ascii="Arial" w:hAnsi="Arial" w:cs="Arial"/>
          <w:b/>
          <w:bCs/>
        </w:rPr>
        <w:t>Indicadores de calidad al cierre del proyecto</w:t>
      </w:r>
    </w:p>
    <w:tbl>
      <w:tblPr>
        <w:tblStyle w:val="Tablaconcuadrcula"/>
        <w:tblW w:w="0" w:type="auto"/>
        <w:tblLook w:val="04A0" w:firstRow="1" w:lastRow="0" w:firstColumn="1" w:lastColumn="0" w:noHBand="0" w:noVBand="1"/>
      </w:tblPr>
      <w:tblGrid>
        <w:gridCol w:w="2254"/>
        <w:gridCol w:w="2254"/>
        <w:gridCol w:w="2254"/>
        <w:gridCol w:w="2254"/>
      </w:tblGrid>
      <w:tr w:rsidR="00BE6E7E" w:rsidRPr="00BE6E7E" w14:paraId="736E611E" w14:textId="77777777" w:rsidTr="00BE6E7E">
        <w:tc>
          <w:tcPr>
            <w:tcW w:w="2254" w:type="dxa"/>
          </w:tcPr>
          <w:p w14:paraId="57B69E7A"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Indicador</w:t>
            </w:r>
          </w:p>
        </w:tc>
        <w:tc>
          <w:tcPr>
            <w:tcW w:w="2254" w:type="dxa"/>
          </w:tcPr>
          <w:p w14:paraId="13EA9BA5"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Valor obtenido</w:t>
            </w:r>
          </w:p>
        </w:tc>
        <w:tc>
          <w:tcPr>
            <w:tcW w:w="2254" w:type="dxa"/>
          </w:tcPr>
          <w:p w14:paraId="2A61BCF1"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Meta</w:t>
            </w:r>
          </w:p>
        </w:tc>
        <w:tc>
          <w:tcPr>
            <w:tcW w:w="2254" w:type="dxa"/>
          </w:tcPr>
          <w:p w14:paraId="029A45A4"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45D1F9C9" w14:textId="77777777" w:rsidTr="00BE6E7E">
        <w:tc>
          <w:tcPr>
            <w:tcW w:w="2254" w:type="dxa"/>
          </w:tcPr>
          <w:p w14:paraId="6C90B3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Cobertura de pruebas </w:t>
            </w:r>
            <w:proofErr w:type="spellStart"/>
            <w:r w:rsidRPr="00BE6E7E">
              <w:rPr>
                <w:rFonts w:ascii="Arial" w:hAnsi="Arial" w:cs="Arial"/>
                <w:sz w:val="20"/>
                <w:szCs w:val="20"/>
              </w:rPr>
              <w:t>JaCoCo</w:t>
            </w:r>
            <w:proofErr w:type="spellEnd"/>
            <w:r w:rsidRPr="00BE6E7E">
              <w:rPr>
                <w:rFonts w:ascii="Arial" w:hAnsi="Arial" w:cs="Arial"/>
                <w:sz w:val="20"/>
                <w:szCs w:val="20"/>
              </w:rPr>
              <w:t xml:space="preserve"> (promedio 8 MS)</w:t>
            </w:r>
          </w:p>
        </w:tc>
        <w:tc>
          <w:tcPr>
            <w:tcW w:w="2254" w:type="dxa"/>
          </w:tcPr>
          <w:p w14:paraId="063429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 en todos los microservicios</w:t>
            </w:r>
          </w:p>
        </w:tc>
        <w:tc>
          <w:tcPr>
            <w:tcW w:w="2254" w:type="dxa"/>
          </w:tcPr>
          <w:p w14:paraId="1A2E44C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w:t>
            </w:r>
          </w:p>
        </w:tc>
        <w:tc>
          <w:tcPr>
            <w:tcW w:w="2254" w:type="dxa"/>
          </w:tcPr>
          <w:p w14:paraId="7C117C14" w14:textId="3938AC3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4D2ABC6B" w14:textId="77777777" w:rsidTr="00BE6E7E">
        <w:tc>
          <w:tcPr>
            <w:tcW w:w="2254" w:type="dxa"/>
          </w:tcPr>
          <w:p w14:paraId="23686ADD"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Tests</w:t>
            </w:r>
            <w:proofErr w:type="spellEnd"/>
            <w:r w:rsidRPr="00BE6E7E">
              <w:rPr>
                <w:rFonts w:ascii="Arial" w:hAnsi="Arial" w:cs="Arial"/>
                <w:sz w:val="20"/>
                <w:szCs w:val="20"/>
              </w:rPr>
              <w:t xml:space="preserve"> automatizados totales</w:t>
            </w:r>
          </w:p>
        </w:tc>
        <w:tc>
          <w:tcPr>
            <w:tcW w:w="2254" w:type="dxa"/>
          </w:tcPr>
          <w:p w14:paraId="77D867C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350+</w:t>
            </w:r>
          </w:p>
        </w:tc>
        <w:tc>
          <w:tcPr>
            <w:tcW w:w="2254" w:type="dxa"/>
          </w:tcPr>
          <w:p w14:paraId="4411AEF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 — Referencial</w:t>
            </w:r>
          </w:p>
        </w:tc>
        <w:tc>
          <w:tcPr>
            <w:tcW w:w="2254" w:type="dxa"/>
          </w:tcPr>
          <w:p w14:paraId="7572B8DC" w14:textId="4E34C4A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50143A2B" w14:textId="77777777" w:rsidTr="00BE6E7E">
        <w:tc>
          <w:tcPr>
            <w:tcW w:w="2254" w:type="dxa"/>
          </w:tcPr>
          <w:p w14:paraId="7B8B2F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Pull </w:t>
            </w:r>
            <w:proofErr w:type="spellStart"/>
            <w:r w:rsidRPr="00BE6E7E">
              <w:rPr>
                <w:rFonts w:ascii="Arial" w:hAnsi="Arial" w:cs="Arial"/>
                <w:sz w:val="20"/>
                <w:szCs w:val="20"/>
              </w:rPr>
              <w:t>Requests</w:t>
            </w:r>
            <w:proofErr w:type="spellEnd"/>
            <w:r w:rsidRPr="00BE6E7E">
              <w:rPr>
                <w:rFonts w:ascii="Arial" w:hAnsi="Arial" w:cs="Arial"/>
                <w:sz w:val="20"/>
                <w:szCs w:val="20"/>
              </w:rPr>
              <w:t xml:space="preserve"> con CI verde</w:t>
            </w:r>
          </w:p>
        </w:tc>
        <w:tc>
          <w:tcPr>
            <w:tcW w:w="2254" w:type="dxa"/>
          </w:tcPr>
          <w:p w14:paraId="25A2CCC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57/57 (100%)</w:t>
            </w:r>
          </w:p>
        </w:tc>
        <w:tc>
          <w:tcPr>
            <w:tcW w:w="2254" w:type="dxa"/>
          </w:tcPr>
          <w:p w14:paraId="7195E70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100%</w:t>
            </w:r>
          </w:p>
        </w:tc>
        <w:tc>
          <w:tcPr>
            <w:tcW w:w="2254" w:type="dxa"/>
          </w:tcPr>
          <w:p w14:paraId="1ECD9685" w14:textId="596822DD"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AEC7701" w14:textId="77777777" w:rsidTr="00BE6E7E">
        <w:tc>
          <w:tcPr>
            <w:tcW w:w="2254" w:type="dxa"/>
          </w:tcPr>
          <w:p w14:paraId="33085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Flujos E2E Cypress validados</w:t>
            </w:r>
          </w:p>
        </w:tc>
        <w:tc>
          <w:tcPr>
            <w:tcW w:w="2254" w:type="dxa"/>
          </w:tcPr>
          <w:p w14:paraId="6160FB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 (5 Grupo A + 3 Grupo B)</w:t>
            </w:r>
          </w:p>
        </w:tc>
        <w:tc>
          <w:tcPr>
            <w:tcW w:w="2254" w:type="dxa"/>
          </w:tcPr>
          <w:p w14:paraId="60A7B9F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w:t>
            </w:r>
          </w:p>
        </w:tc>
        <w:tc>
          <w:tcPr>
            <w:tcW w:w="2254" w:type="dxa"/>
          </w:tcPr>
          <w:p w14:paraId="1D951251" w14:textId="0B0E51F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680B877" w14:textId="77777777" w:rsidTr="00BE6E7E">
        <w:tc>
          <w:tcPr>
            <w:tcW w:w="2254" w:type="dxa"/>
          </w:tcPr>
          <w:p w14:paraId="5C9E4970"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Sprints</w:t>
            </w:r>
            <w:proofErr w:type="spellEnd"/>
            <w:r w:rsidRPr="00BE6E7E">
              <w:rPr>
                <w:rFonts w:ascii="Arial" w:hAnsi="Arial" w:cs="Arial"/>
                <w:sz w:val="20"/>
                <w:szCs w:val="20"/>
              </w:rPr>
              <w:t xml:space="preserve"> completados</w:t>
            </w:r>
          </w:p>
        </w:tc>
        <w:tc>
          <w:tcPr>
            <w:tcW w:w="2254" w:type="dxa"/>
          </w:tcPr>
          <w:p w14:paraId="3F74331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 de 14</w:t>
            </w:r>
          </w:p>
        </w:tc>
        <w:tc>
          <w:tcPr>
            <w:tcW w:w="2254" w:type="dxa"/>
          </w:tcPr>
          <w:p w14:paraId="67D7E3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w:t>
            </w:r>
          </w:p>
        </w:tc>
        <w:tc>
          <w:tcPr>
            <w:tcW w:w="2254" w:type="dxa"/>
          </w:tcPr>
          <w:p w14:paraId="604AF408" w14:textId="3F6BA78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19B53D7E" w14:textId="77777777" w:rsidTr="00BE6E7E">
        <w:tc>
          <w:tcPr>
            <w:tcW w:w="2254" w:type="dxa"/>
          </w:tcPr>
          <w:p w14:paraId="033173B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Microservicios </w:t>
            </w:r>
            <w:proofErr w:type="spellStart"/>
            <w:r w:rsidRPr="00BE6E7E">
              <w:rPr>
                <w:rFonts w:ascii="Arial" w:hAnsi="Arial" w:cs="Arial"/>
                <w:sz w:val="20"/>
                <w:szCs w:val="20"/>
              </w:rPr>
              <w:t>backend</w:t>
            </w:r>
            <w:proofErr w:type="spellEnd"/>
            <w:r w:rsidRPr="00BE6E7E">
              <w:rPr>
                <w:rFonts w:ascii="Arial" w:hAnsi="Arial" w:cs="Arial"/>
                <w:sz w:val="20"/>
                <w:szCs w:val="20"/>
              </w:rPr>
              <w:t xml:space="preserve"> funcionales</w:t>
            </w:r>
          </w:p>
        </w:tc>
        <w:tc>
          <w:tcPr>
            <w:tcW w:w="2254" w:type="dxa"/>
          </w:tcPr>
          <w:p w14:paraId="1B31F09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de 8</w:t>
            </w:r>
          </w:p>
        </w:tc>
        <w:tc>
          <w:tcPr>
            <w:tcW w:w="2254" w:type="dxa"/>
          </w:tcPr>
          <w:p w14:paraId="65E72C3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w:t>
            </w:r>
          </w:p>
        </w:tc>
        <w:tc>
          <w:tcPr>
            <w:tcW w:w="2254" w:type="dxa"/>
          </w:tcPr>
          <w:p w14:paraId="709831A3" w14:textId="2007D438"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924553A" w14:textId="77777777" w:rsidTr="00BE6E7E">
        <w:tc>
          <w:tcPr>
            <w:tcW w:w="2254" w:type="dxa"/>
          </w:tcPr>
          <w:p w14:paraId="5904C73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Tablas de base de datos</w:t>
            </w:r>
          </w:p>
        </w:tc>
        <w:tc>
          <w:tcPr>
            <w:tcW w:w="2254" w:type="dxa"/>
          </w:tcPr>
          <w:p w14:paraId="275C5F6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41 tablas en 9 </w:t>
            </w:r>
            <w:proofErr w:type="spellStart"/>
            <w:r w:rsidRPr="00BE6E7E">
              <w:rPr>
                <w:rFonts w:ascii="Arial" w:hAnsi="Arial" w:cs="Arial"/>
                <w:sz w:val="20"/>
                <w:szCs w:val="20"/>
              </w:rPr>
              <w:t>schemas</w:t>
            </w:r>
            <w:proofErr w:type="spellEnd"/>
          </w:p>
        </w:tc>
        <w:tc>
          <w:tcPr>
            <w:tcW w:w="2254" w:type="dxa"/>
          </w:tcPr>
          <w:p w14:paraId="1DC4D00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w:t>
            </w:r>
          </w:p>
        </w:tc>
        <w:tc>
          <w:tcPr>
            <w:tcW w:w="2254" w:type="dxa"/>
          </w:tcPr>
          <w:p w14:paraId="226C8B2F" w14:textId="676535D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622D12F9" w14:textId="77777777" w:rsidTr="00BE6E7E">
        <w:tc>
          <w:tcPr>
            <w:tcW w:w="2254" w:type="dxa"/>
          </w:tcPr>
          <w:p w14:paraId="41E6730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Migraciones </w:t>
            </w:r>
            <w:proofErr w:type="spellStart"/>
            <w:r w:rsidRPr="00BE6E7E">
              <w:rPr>
                <w:rFonts w:ascii="Arial" w:hAnsi="Arial" w:cs="Arial"/>
                <w:sz w:val="20"/>
                <w:szCs w:val="20"/>
              </w:rPr>
              <w:t>Flyway</w:t>
            </w:r>
            <w:proofErr w:type="spellEnd"/>
            <w:r w:rsidRPr="00BE6E7E">
              <w:rPr>
                <w:rFonts w:ascii="Arial" w:hAnsi="Arial" w:cs="Arial"/>
                <w:sz w:val="20"/>
                <w:szCs w:val="20"/>
              </w:rPr>
              <w:t xml:space="preserve"> aplicadas</w:t>
            </w:r>
          </w:p>
        </w:tc>
        <w:tc>
          <w:tcPr>
            <w:tcW w:w="2254" w:type="dxa"/>
          </w:tcPr>
          <w:p w14:paraId="40D7AF0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22 migraciones</w:t>
            </w:r>
          </w:p>
        </w:tc>
        <w:tc>
          <w:tcPr>
            <w:tcW w:w="2254" w:type="dxa"/>
          </w:tcPr>
          <w:p w14:paraId="2D62976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w:t>
            </w:r>
          </w:p>
        </w:tc>
        <w:tc>
          <w:tcPr>
            <w:tcW w:w="2254" w:type="dxa"/>
          </w:tcPr>
          <w:p w14:paraId="3A58226A" w14:textId="30CE8C1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6D073EC2" w14:textId="77777777" w:rsidTr="00BE6E7E">
        <w:tc>
          <w:tcPr>
            <w:tcW w:w="2254" w:type="dxa"/>
          </w:tcPr>
          <w:p w14:paraId="763DCBD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Despliegue en producción</w:t>
            </w:r>
          </w:p>
        </w:tc>
        <w:tc>
          <w:tcPr>
            <w:tcW w:w="2254" w:type="dxa"/>
          </w:tcPr>
          <w:p w14:paraId="3BC130A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Oracle Cloud Free Tier + </w:t>
            </w:r>
            <w:proofErr w:type="spellStart"/>
            <w:r w:rsidRPr="00BE6E7E">
              <w:rPr>
                <w:rFonts w:ascii="Arial" w:hAnsi="Arial" w:cs="Arial"/>
                <w:sz w:val="20"/>
                <w:szCs w:val="20"/>
              </w:rPr>
              <w:t>Nginx</w:t>
            </w:r>
            <w:proofErr w:type="spellEnd"/>
            <w:r w:rsidRPr="00BE6E7E">
              <w:rPr>
                <w:rFonts w:ascii="Arial" w:hAnsi="Arial" w:cs="Arial"/>
                <w:sz w:val="20"/>
                <w:szCs w:val="20"/>
              </w:rPr>
              <w:t xml:space="preserve"> + </w:t>
            </w:r>
            <w:proofErr w:type="spellStart"/>
            <w:r w:rsidRPr="00BE6E7E">
              <w:rPr>
                <w:rFonts w:ascii="Arial" w:hAnsi="Arial" w:cs="Arial"/>
                <w:sz w:val="20"/>
                <w:szCs w:val="20"/>
              </w:rPr>
              <w:t>Let's</w:t>
            </w:r>
            <w:proofErr w:type="spellEnd"/>
            <w:r w:rsidRPr="00BE6E7E">
              <w:rPr>
                <w:rFonts w:ascii="Arial" w:hAnsi="Arial" w:cs="Arial"/>
                <w:sz w:val="20"/>
                <w:szCs w:val="20"/>
              </w:rPr>
              <w:t xml:space="preserve"> </w:t>
            </w:r>
            <w:proofErr w:type="spellStart"/>
            <w:r w:rsidRPr="00BE6E7E">
              <w:rPr>
                <w:rFonts w:ascii="Arial" w:hAnsi="Arial" w:cs="Arial"/>
                <w:sz w:val="20"/>
                <w:szCs w:val="20"/>
              </w:rPr>
              <w:t>Encrypt</w:t>
            </w:r>
            <w:proofErr w:type="spellEnd"/>
          </w:p>
        </w:tc>
        <w:tc>
          <w:tcPr>
            <w:tcW w:w="2254" w:type="dxa"/>
          </w:tcPr>
          <w:p w14:paraId="7D751A3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Cloud </w:t>
            </w:r>
            <w:proofErr w:type="spellStart"/>
            <w:r w:rsidRPr="00BE6E7E">
              <w:rPr>
                <w:rFonts w:ascii="Arial" w:hAnsi="Arial" w:cs="Arial"/>
                <w:sz w:val="20"/>
                <w:szCs w:val="20"/>
              </w:rPr>
              <w:t>deployment</w:t>
            </w:r>
            <w:proofErr w:type="spellEnd"/>
          </w:p>
        </w:tc>
        <w:tc>
          <w:tcPr>
            <w:tcW w:w="2254" w:type="dxa"/>
          </w:tcPr>
          <w:p w14:paraId="107B80C2" w14:textId="7EE0F6D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048E714A" w14:textId="77777777" w:rsidTr="00BE6E7E">
        <w:tc>
          <w:tcPr>
            <w:tcW w:w="2254" w:type="dxa"/>
          </w:tcPr>
          <w:p w14:paraId="49FF7F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Vulnerabilidades OWASP Top 10</w:t>
            </w:r>
          </w:p>
        </w:tc>
        <w:tc>
          <w:tcPr>
            <w:tcW w:w="2254" w:type="dxa"/>
          </w:tcPr>
          <w:p w14:paraId="69D3E81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Resueltas previo a entrega</w:t>
            </w:r>
          </w:p>
        </w:tc>
        <w:tc>
          <w:tcPr>
            <w:tcW w:w="2254" w:type="dxa"/>
          </w:tcPr>
          <w:p w14:paraId="017BE5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0 críticas</w:t>
            </w:r>
          </w:p>
        </w:tc>
        <w:tc>
          <w:tcPr>
            <w:tcW w:w="2254" w:type="dxa"/>
          </w:tcPr>
          <w:p w14:paraId="0925A743" w14:textId="17698D1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0ABF131" w14:textId="77777777" w:rsidTr="00BE6E7E">
        <w:tc>
          <w:tcPr>
            <w:tcW w:w="2254" w:type="dxa"/>
          </w:tcPr>
          <w:p w14:paraId="679CC87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Rate </w:t>
            </w:r>
            <w:proofErr w:type="spellStart"/>
            <w:r w:rsidRPr="00BE6E7E">
              <w:rPr>
                <w:rFonts w:ascii="Arial" w:hAnsi="Arial" w:cs="Arial"/>
                <w:sz w:val="20"/>
                <w:szCs w:val="20"/>
              </w:rPr>
              <w:t>limiting</w:t>
            </w:r>
            <w:proofErr w:type="spellEnd"/>
          </w:p>
        </w:tc>
        <w:tc>
          <w:tcPr>
            <w:tcW w:w="2254" w:type="dxa"/>
          </w:tcPr>
          <w:p w14:paraId="04C41F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2254" w:type="dxa"/>
          </w:tcPr>
          <w:p w14:paraId="730374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Implementado</w:t>
            </w:r>
          </w:p>
        </w:tc>
        <w:tc>
          <w:tcPr>
            <w:tcW w:w="2254" w:type="dxa"/>
          </w:tcPr>
          <w:p w14:paraId="66A3B036" w14:textId="47557042"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C767CAC" w14:textId="77777777" w:rsidTr="00BE6E7E">
        <w:tc>
          <w:tcPr>
            <w:tcW w:w="2254" w:type="dxa"/>
          </w:tcPr>
          <w:p w14:paraId="4F50BC0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Tag de versión final</w:t>
            </w:r>
          </w:p>
        </w:tc>
        <w:tc>
          <w:tcPr>
            <w:tcW w:w="2254" w:type="dxa"/>
          </w:tcPr>
          <w:p w14:paraId="6749CF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15B4D57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556E1DB5" w14:textId="33C07ED3"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bl>
    <w:p w14:paraId="6271F227" w14:textId="77777777" w:rsidR="00BE6E7E" w:rsidRDefault="00BE6E7E" w:rsidP="006B437D">
      <w:pPr>
        <w:spacing w:line="480" w:lineRule="auto"/>
        <w:jc w:val="both"/>
        <w:rPr>
          <w:rFonts w:ascii="Arial" w:hAnsi="Arial" w:cs="Arial"/>
        </w:rPr>
      </w:pPr>
    </w:p>
    <w:p w14:paraId="384796AA"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7.4.2 Resultados de rendimiento</w:t>
      </w:r>
    </w:p>
    <w:p w14:paraId="555CF827" w14:textId="2D6BC10A" w:rsidR="00BE6E7E" w:rsidRDefault="00BE6E7E" w:rsidP="00BE6E7E">
      <w:pPr>
        <w:spacing w:line="480" w:lineRule="auto"/>
        <w:jc w:val="both"/>
        <w:rPr>
          <w:rFonts w:ascii="Arial" w:hAnsi="Arial" w:cs="Arial"/>
        </w:rPr>
      </w:pPr>
      <w:r w:rsidRPr="00BE6E7E">
        <w:rPr>
          <w:rFonts w:ascii="Arial" w:hAnsi="Arial" w:cs="Arial"/>
        </w:rPr>
        <w:t xml:space="preserve">Las pruebas de rendimiento se ejecutaron en el Sprint 13 utilizando </w:t>
      </w:r>
      <w:proofErr w:type="spellStart"/>
      <w:r w:rsidRPr="00BE6E7E">
        <w:rPr>
          <w:rFonts w:ascii="Arial" w:hAnsi="Arial" w:cs="Arial"/>
        </w:rPr>
        <w:t>JMeter</w:t>
      </w:r>
      <w:proofErr w:type="spellEnd"/>
      <w:r w:rsidRPr="00BE6E7E">
        <w:rPr>
          <w:rFonts w:ascii="Arial" w:hAnsi="Arial" w:cs="Arial"/>
        </w:rPr>
        <w:t xml:space="preserve"> con 50 usuarios concurrentes sobre el ambiente de producción desplegado en Oracle Cloud Free Tier. Los escenarios cubrieron las operaciones de mayor carga: autenticación, consulta de calendario de asignaciones y generación de reportes financieros.</w:t>
      </w:r>
    </w:p>
    <w:tbl>
      <w:tblPr>
        <w:tblStyle w:val="Tablaconcuadrcula"/>
        <w:tblW w:w="0" w:type="auto"/>
        <w:tblLook w:val="04A0" w:firstRow="1" w:lastRow="0" w:firstColumn="1" w:lastColumn="0" w:noHBand="0" w:noVBand="1"/>
      </w:tblPr>
      <w:tblGrid>
        <w:gridCol w:w="3226"/>
        <w:gridCol w:w="1373"/>
        <w:gridCol w:w="954"/>
        <w:gridCol w:w="824"/>
        <w:gridCol w:w="952"/>
        <w:gridCol w:w="1687"/>
      </w:tblGrid>
      <w:tr w:rsidR="00BE6E7E" w:rsidRPr="00BE6E7E" w14:paraId="26918683" w14:textId="77777777" w:rsidTr="00BE6E7E">
        <w:tc>
          <w:tcPr>
            <w:tcW w:w="3256" w:type="dxa"/>
          </w:tcPr>
          <w:p w14:paraId="38E9A41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Operación</w:t>
            </w:r>
          </w:p>
        </w:tc>
        <w:tc>
          <w:tcPr>
            <w:tcW w:w="1131" w:type="dxa"/>
          </w:tcPr>
          <w:p w14:paraId="7648EC0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Usuarios concurrentes</w:t>
            </w:r>
          </w:p>
        </w:tc>
        <w:tc>
          <w:tcPr>
            <w:tcW w:w="995" w:type="dxa"/>
          </w:tcPr>
          <w:p w14:paraId="6693DB66"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p50 (ms)</w:t>
            </w:r>
          </w:p>
        </w:tc>
        <w:tc>
          <w:tcPr>
            <w:tcW w:w="850" w:type="dxa"/>
          </w:tcPr>
          <w:p w14:paraId="5154D8DB"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p95 (ms)</w:t>
            </w:r>
          </w:p>
        </w:tc>
        <w:tc>
          <w:tcPr>
            <w:tcW w:w="993" w:type="dxa"/>
          </w:tcPr>
          <w:p w14:paraId="3F102C9D"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p99 (ms)</w:t>
            </w:r>
          </w:p>
        </w:tc>
        <w:tc>
          <w:tcPr>
            <w:tcW w:w="1791" w:type="dxa"/>
          </w:tcPr>
          <w:p w14:paraId="6A8C61D1"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Estado</w:t>
            </w:r>
          </w:p>
        </w:tc>
      </w:tr>
      <w:tr w:rsidR="00BE6E7E" w:rsidRPr="00BE6E7E" w14:paraId="13CDBC29" w14:textId="77777777" w:rsidTr="00BE6E7E">
        <w:tc>
          <w:tcPr>
            <w:tcW w:w="3256" w:type="dxa"/>
          </w:tcPr>
          <w:p w14:paraId="37E2258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w:t>
            </w:r>
            <w:proofErr w:type="spellStart"/>
            <w:r w:rsidRPr="00BE6E7E">
              <w:rPr>
                <w:rFonts w:ascii="Arial" w:hAnsi="Arial" w:cs="Arial"/>
                <w:sz w:val="20"/>
                <w:szCs w:val="20"/>
              </w:rPr>
              <w:t>auth</w:t>
            </w:r>
            <w:proofErr w:type="spellEnd"/>
            <w:r w:rsidRPr="00BE6E7E">
              <w:rPr>
                <w:rFonts w:ascii="Arial" w:hAnsi="Arial" w:cs="Arial"/>
                <w:sz w:val="20"/>
                <w:szCs w:val="20"/>
              </w:rPr>
              <w:t>/</w:t>
            </w:r>
            <w:proofErr w:type="spellStart"/>
            <w:r w:rsidRPr="00BE6E7E">
              <w:rPr>
                <w:rFonts w:ascii="Arial" w:hAnsi="Arial" w:cs="Arial"/>
                <w:sz w:val="20"/>
                <w:szCs w:val="20"/>
              </w:rPr>
              <w:t>login</w:t>
            </w:r>
            <w:proofErr w:type="spellEnd"/>
          </w:p>
        </w:tc>
        <w:tc>
          <w:tcPr>
            <w:tcW w:w="1131" w:type="dxa"/>
          </w:tcPr>
          <w:p w14:paraId="79C6B95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7C1C7E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120</w:t>
            </w:r>
          </w:p>
        </w:tc>
        <w:tc>
          <w:tcPr>
            <w:tcW w:w="850" w:type="dxa"/>
          </w:tcPr>
          <w:p w14:paraId="401FB04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340</w:t>
            </w:r>
          </w:p>
        </w:tc>
        <w:tc>
          <w:tcPr>
            <w:tcW w:w="993" w:type="dxa"/>
          </w:tcPr>
          <w:p w14:paraId="1ABA843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480</w:t>
            </w:r>
          </w:p>
        </w:tc>
        <w:tc>
          <w:tcPr>
            <w:tcW w:w="1791" w:type="dxa"/>
          </w:tcPr>
          <w:p w14:paraId="006DEA9A" w14:textId="1EEA53E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03BCCABD" w14:textId="77777777" w:rsidTr="00BE6E7E">
        <w:tc>
          <w:tcPr>
            <w:tcW w:w="3256" w:type="dxa"/>
          </w:tcPr>
          <w:p w14:paraId="56B83C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asignaciones?fecha</w:t>
            </w:r>
            <w:proofErr w:type="spellEnd"/>
            <w:r w:rsidRPr="00BE6E7E">
              <w:rPr>
                <w:rFonts w:ascii="Arial" w:hAnsi="Arial" w:cs="Arial"/>
                <w:sz w:val="20"/>
                <w:szCs w:val="20"/>
              </w:rPr>
              <w:t>=hoy</w:t>
            </w:r>
          </w:p>
        </w:tc>
        <w:tc>
          <w:tcPr>
            <w:tcW w:w="1131" w:type="dxa"/>
          </w:tcPr>
          <w:p w14:paraId="7501438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4C8852E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95</w:t>
            </w:r>
          </w:p>
        </w:tc>
        <w:tc>
          <w:tcPr>
            <w:tcW w:w="850" w:type="dxa"/>
          </w:tcPr>
          <w:p w14:paraId="24E259F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290</w:t>
            </w:r>
          </w:p>
        </w:tc>
        <w:tc>
          <w:tcPr>
            <w:tcW w:w="993" w:type="dxa"/>
          </w:tcPr>
          <w:p w14:paraId="1AA31D7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440</w:t>
            </w:r>
          </w:p>
        </w:tc>
        <w:tc>
          <w:tcPr>
            <w:tcW w:w="1791" w:type="dxa"/>
          </w:tcPr>
          <w:p w14:paraId="7EAE6745" w14:textId="1EA284A4"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70F4AFC" w14:textId="77777777" w:rsidTr="00BE6E7E">
        <w:tc>
          <w:tcPr>
            <w:tcW w:w="3256" w:type="dxa"/>
          </w:tcPr>
          <w:p w14:paraId="7CBA741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/estudiantes (paginado)</w:t>
            </w:r>
          </w:p>
        </w:tc>
        <w:tc>
          <w:tcPr>
            <w:tcW w:w="1131" w:type="dxa"/>
          </w:tcPr>
          <w:p w14:paraId="1805C3B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3031560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85</w:t>
            </w:r>
          </w:p>
        </w:tc>
        <w:tc>
          <w:tcPr>
            <w:tcW w:w="850" w:type="dxa"/>
          </w:tcPr>
          <w:p w14:paraId="6FBD7C7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270</w:t>
            </w:r>
          </w:p>
        </w:tc>
        <w:tc>
          <w:tcPr>
            <w:tcW w:w="993" w:type="dxa"/>
          </w:tcPr>
          <w:p w14:paraId="535CD71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410</w:t>
            </w:r>
          </w:p>
        </w:tc>
        <w:tc>
          <w:tcPr>
            <w:tcW w:w="1791" w:type="dxa"/>
          </w:tcPr>
          <w:p w14:paraId="2BB482EB" w14:textId="5BC73D6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637FC11" w14:textId="77777777" w:rsidTr="00BE6E7E">
        <w:tc>
          <w:tcPr>
            <w:tcW w:w="3256" w:type="dxa"/>
          </w:tcPr>
          <w:p w14:paraId="30BC88A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/cobros/estado-cuenta/{id}</w:t>
            </w:r>
          </w:p>
        </w:tc>
        <w:tc>
          <w:tcPr>
            <w:tcW w:w="1131" w:type="dxa"/>
          </w:tcPr>
          <w:p w14:paraId="4BD43A9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27D8F30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110</w:t>
            </w:r>
          </w:p>
        </w:tc>
        <w:tc>
          <w:tcPr>
            <w:tcW w:w="850" w:type="dxa"/>
          </w:tcPr>
          <w:p w14:paraId="48F0E9A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993" w:type="dxa"/>
          </w:tcPr>
          <w:p w14:paraId="5D41754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460</w:t>
            </w:r>
          </w:p>
        </w:tc>
        <w:tc>
          <w:tcPr>
            <w:tcW w:w="1791" w:type="dxa"/>
          </w:tcPr>
          <w:p w14:paraId="333D000F" w14:textId="058A75C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18177DD6" w14:textId="77777777" w:rsidTr="00BE6E7E">
        <w:tc>
          <w:tcPr>
            <w:tcW w:w="3256" w:type="dxa"/>
          </w:tcPr>
          <w:p w14:paraId="6CCDEFF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/reportes/</w:t>
            </w:r>
            <w:proofErr w:type="spellStart"/>
            <w:r w:rsidRPr="00BE6E7E">
              <w:rPr>
                <w:rFonts w:ascii="Arial" w:hAnsi="Arial" w:cs="Arial"/>
                <w:sz w:val="20"/>
                <w:szCs w:val="20"/>
              </w:rPr>
              <w:t>exportar?formato</w:t>
            </w:r>
            <w:proofErr w:type="spellEnd"/>
            <w:r w:rsidRPr="00BE6E7E">
              <w:rPr>
                <w:rFonts w:ascii="Arial" w:hAnsi="Arial" w:cs="Arial"/>
                <w:sz w:val="20"/>
                <w:szCs w:val="20"/>
              </w:rPr>
              <w:t>=</w:t>
            </w:r>
            <w:proofErr w:type="spellStart"/>
            <w:r w:rsidRPr="00BE6E7E">
              <w:rPr>
                <w:rFonts w:ascii="Arial" w:hAnsi="Arial" w:cs="Arial"/>
                <w:sz w:val="20"/>
                <w:szCs w:val="20"/>
              </w:rPr>
              <w:t>pdf</w:t>
            </w:r>
            <w:proofErr w:type="spellEnd"/>
          </w:p>
        </w:tc>
        <w:tc>
          <w:tcPr>
            <w:tcW w:w="1131" w:type="dxa"/>
          </w:tcPr>
          <w:p w14:paraId="337CB89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2C35B0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380</w:t>
            </w:r>
          </w:p>
        </w:tc>
        <w:tc>
          <w:tcPr>
            <w:tcW w:w="850" w:type="dxa"/>
          </w:tcPr>
          <w:p w14:paraId="2B88801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490</w:t>
            </w:r>
          </w:p>
        </w:tc>
        <w:tc>
          <w:tcPr>
            <w:tcW w:w="993" w:type="dxa"/>
          </w:tcPr>
          <w:p w14:paraId="2EA63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580</w:t>
            </w:r>
          </w:p>
        </w:tc>
        <w:tc>
          <w:tcPr>
            <w:tcW w:w="1791" w:type="dxa"/>
          </w:tcPr>
          <w:p w14:paraId="38FB3470" w14:textId="2BD413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p99 supera SLA</w:t>
            </w:r>
          </w:p>
        </w:tc>
      </w:tr>
      <w:tr w:rsidR="00BE6E7E" w:rsidRPr="00BE6E7E" w14:paraId="75CD4423" w14:textId="77777777" w:rsidTr="00BE6E7E">
        <w:tc>
          <w:tcPr>
            <w:tcW w:w="3256" w:type="dxa"/>
          </w:tcPr>
          <w:p w14:paraId="584349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notificaciones?leidas</w:t>
            </w:r>
            <w:proofErr w:type="spellEnd"/>
            <w:r w:rsidRPr="00BE6E7E">
              <w:rPr>
                <w:rFonts w:ascii="Arial" w:hAnsi="Arial" w:cs="Arial"/>
                <w:sz w:val="20"/>
                <w:szCs w:val="20"/>
              </w:rPr>
              <w:t>=false</w:t>
            </w:r>
          </w:p>
        </w:tc>
        <w:tc>
          <w:tcPr>
            <w:tcW w:w="1131" w:type="dxa"/>
          </w:tcPr>
          <w:p w14:paraId="286FDC8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666CFC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70</w:t>
            </w:r>
          </w:p>
        </w:tc>
        <w:tc>
          <w:tcPr>
            <w:tcW w:w="850" w:type="dxa"/>
          </w:tcPr>
          <w:p w14:paraId="7E27DD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210</w:t>
            </w:r>
          </w:p>
        </w:tc>
        <w:tc>
          <w:tcPr>
            <w:tcW w:w="993" w:type="dxa"/>
          </w:tcPr>
          <w:p w14:paraId="5A5A52D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1791" w:type="dxa"/>
          </w:tcPr>
          <w:p w14:paraId="5628C9A9" w14:textId="01FC092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bl>
    <w:p w14:paraId="58E90E18" w14:textId="77777777" w:rsidR="00BE6E7E" w:rsidRDefault="00BE6E7E" w:rsidP="00BE6E7E">
      <w:pPr>
        <w:spacing w:line="480" w:lineRule="auto"/>
        <w:jc w:val="both"/>
        <w:rPr>
          <w:rFonts w:ascii="Arial" w:hAnsi="Arial" w:cs="Arial"/>
        </w:rPr>
      </w:pPr>
    </w:p>
    <w:p w14:paraId="24BA8F4D" w14:textId="7F968944" w:rsidR="00BE6E7E" w:rsidRDefault="00194A06" w:rsidP="00BE6E7E">
      <w:pPr>
        <w:spacing w:line="480" w:lineRule="auto"/>
        <w:jc w:val="both"/>
        <w:rPr>
          <w:rFonts w:ascii="Arial" w:hAnsi="Arial" w:cs="Arial"/>
        </w:rPr>
      </w:pPr>
      <w:r w:rsidRPr="00194A06">
        <w:rPr>
          <w:rFonts w:ascii="Arial" w:hAnsi="Arial" w:cs="Arial"/>
        </w:rPr>
        <w:t xml:space="preserve">El objetivo de p95 &lt; 500 ms se cumplió en cinco de las seis operaciones evaluadas. La generación de PDF superó el umbral de p99 (580 ms vs 500 ms objetivo) debido al costo computacional de </w:t>
      </w:r>
      <w:proofErr w:type="spellStart"/>
      <w:r w:rsidRPr="00194A06">
        <w:rPr>
          <w:rFonts w:ascii="Arial" w:hAnsi="Arial" w:cs="Arial"/>
        </w:rPr>
        <w:t>Thymeleaf</w:t>
      </w:r>
      <w:proofErr w:type="spellEnd"/>
      <w:r w:rsidRPr="00194A06">
        <w:rPr>
          <w:rFonts w:ascii="Arial" w:hAnsi="Arial" w:cs="Arial"/>
        </w:rPr>
        <w:t xml:space="preserve"> + </w:t>
      </w:r>
      <w:proofErr w:type="spellStart"/>
      <w:r w:rsidRPr="00194A06">
        <w:rPr>
          <w:rFonts w:ascii="Arial" w:hAnsi="Arial" w:cs="Arial"/>
        </w:rPr>
        <w:t>OpenPDF</w:t>
      </w:r>
      <w:proofErr w:type="spellEnd"/>
      <w:r w:rsidRPr="00194A06">
        <w:rPr>
          <w:rFonts w:ascii="Arial" w:hAnsi="Arial" w:cs="Arial"/>
        </w:rPr>
        <w:t xml:space="preserve"> para informes con más de 200 registros. Este hallazgo se documentó como deuda técnica con propuesta de mejora: generación asíncrona de </w:t>
      </w:r>
      <w:proofErr w:type="spellStart"/>
      <w:r w:rsidRPr="00194A06">
        <w:rPr>
          <w:rFonts w:ascii="Arial" w:hAnsi="Arial" w:cs="Arial"/>
        </w:rPr>
        <w:t>PDFs</w:t>
      </w:r>
      <w:proofErr w:type="spellEnd"/>
      <w:r w:rsidRPr="00194A06">
        <w:rPr>
          <w:rFonts w:ascii="Arial" w:hAnsi="Arial" w:cs="Arial"/>
        </w:rPr>
        <w:t xml:space="preserve"> grandes con notificación al usuario al completarse.</w:t>
      </w:r>
    </w:p>
    <w:p w14:paraId="0E5A3520" w14:textId="2D39D837" w:rsidR="00194A06" w:rsidRPr="00A0683C" w:rsidRDefault="007F136C" w:rsidP="00A0683C">
      <w:pPr>
        <w:tabs>
          <w:tab w:val="left" w:pos="1095"/>
        </w:tabs>
        <w:spacing w:line="480" w:lineRule="auto"/>
        <w:jc w:val="both"/>
        <w:rPr>
          <w:b/>
          <w:bCs/>
          <w:i/>
          <w:iCs/>
          <w:color w:val="CC0000"/>
          <w:sz w:val="28"/>
          <w:szCs w:val="28"/>
          <w:u w:val="single"/>
        </w:rPr>
      </w:pPr>
      <w:r w:rsidRPr="00A0683C">
        <w:rPr>
          <w:b/>
          <w:bCs/>
          <w:i/>
          <w:iCs/>
          <w:color w:val="CC0000"/>
          <w:sz w:val="28"/>
          <w:szCs w:val="28"/>
          <w:u w:val="single"/>
        </w:rPr>
        <w:t xml:space="preserve">Reporte </w:t>
      </w:r>
      <w:proofErr w:type="spellStart"/>
      <w:r w:rsidRPr="00A0683C">
        <w:rPr>
          <w:b/>
          <w:bCs/>
          <w:i/>
          <w:iCs/>
          <w:color w:val="CC0000"/>
          <w:sz w:val="28"/>
          <w:szCs w:val="28"/>
          <w:u w:val="single"/>
        </w:rPr>
        <w:t>JMeter</w:t>
      </w:r>
      <w:proofErr w:type="spellEnd"/>
      <w:r w:rsidRPr="00A0683C">
        <w:rPr>
          <w:b/>
          <w:bCs/>
          <w:i/>
          <w:iCs/>
          <w:color w:val="CC0000"/>
          <w:sz w:val="28"/>
          <w:szCs w:val="28"/>
          <w:u w:val="single"/>
        </w:rPr>
        <w:t xml:space="preserve"> Sprint 13: tabla de resultados y gráfica de tiempos de respuesta por operación</w:t>
      </w:r>
    </w:p>
    <w:p w14:paraId="00C64C9C"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7.4.3 Principales hallazgos</w:t>
      </w:r>
    </w:p>
    <w:p w14:paraId="09048732" w14:textId="6F44A416" w:rsidR="00A0683C" w:rsidRPr="00A0683C" w:rsidRDefault="00A0683C" w:rsidP="00A0683C">
      <w:pPr>
        <w:spacing w:line="480" w:lineRule="auto"/>
        <w:jc w:val="both"/>
        <w:rPr>
          <w:rFonts w:ascii="Arial" w:hAnsi="Arial" w:cs="Arial"/>
        </w:rPr>
      </w:pPr>
      <w:r w:rsidRPr="00A0683C">
        <w:rPr>
          <w:rFonts w:ascii="Arial" w:hAnsi="Arial" w:cs="Arial"/>
        </w:rPr>
        <w:lastRenderedPageBreak/>
        <w:t>El proceso de desarrollo iterativo permitió identificar patrones y hallazgos que enriquecieron la calidad del sistema:</w:t>
      </w:r>
    </w:p>
    <w:p w14:paraId="0DC33FC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1. El enfoque horizontal es óptimo para la infraestructura y el vertical lo es para la lógica de negocio</w:t>
      </w:r>
    </w:p>
    <w:p w14:paraId="51CD9D0C" w14:textId="2D3E62BE" w:rsidR="00A0683C" w:rsidRPr="00A0683C" w:rsidRDefault="00A0683C" w:rsidP="00A0683C">
      <w:pPr>
        <w:spacing w:line="480" w:lineRule="auto"/>
        <w:jc w:val="both"/>
        <w:rPr>
          <w:rFonts w:ascii="Arial" w:hAnsi="Arial" w:cs="Arial"/>
        </w:rPr>
      </w:pPr>
      <w:r w:rsidRPr="00A0683C">
        <w:rPr>
          <w:rFonts w:ascii="Arial" w:hAnsi="Arial" w:cs="Arial"/>
        </w:rPr>
        <w:t xml:space="preserve">La decisión de ejecutar los </w:t>
      </w:r>
      <w:proofErr w:type="spellStart"/>
      <w:r w:rsidRPr="00A0683C">
        <w:rPr>
          <w:rFonts w:ascii="Arial" w:hAnsi="Arial" w:cs="Arial"/>
        </w:rPr>
        <w:t>Sprints</w:t>
      </w:r>
      <w:proofErr w:type="spellEnd"/>
      <w:r w:rsidRPr="00A0683C">
        <w:rPr>
          <w:rFonts w:ascii="Arial" w:hAnsi="Arial" w:cs="Arial"/>
        </w:rPr>
        <w:t xml:space="preserve"> 0–4 de forma horizontal (todas las capas avanzando en todos los microservicios) y los </w:t>
      </w:r>
      <w:proofErr w:type="spellStart"/>
      <w:r w:rsidRPr="00A0683C">
        <w:rPr>
          <w:rFonts w:ascii="Arial" w:hAnsi="Arial" w:cs="Arial"/>
        </w:rPr>
        <w:t>Sprints</w:t>
      </w:r>
      <w:proofErr w:type="spellEnd"/>
      <w:r w:rsidRPr="00A0683C">
        <w:rPr>
          <w:rFonts w:ascii="Arial" w:hAnsi="Arial" w:cs="Arial"/>
        </w:rPr>
        <w:t xml:space="preserve"> 5–12 de forma vertical por grupos resultó en la estrategia de mayor eficiencia. El equipo identificó que la infraestructura compartida (Eureka, Gateway, </w:t>
      </w:r>
      <w:proofErr w:type="spellStart"/>
      <w:r w:rsidRPr="00A0683C">
        <w:rPr>
          <w:rFonts w:ascii="Arial" w:hAnsi="Arial" w:cs="Arial"/>
        </w:rPr>
        <w:t>RabbitMQ</w:t>
      </w:r>
      <w:proofErr w:type="spellEnd"/>
      <w:r w:rsidRPr="00A0683C">
        <w:rPr>
          <w:rFonts w:ascii="Arial" w:hAnsi="Arial" w:cs="Arial"/>
        </w:rPr>
        <w:t xml:space="preserve">, </w:t>
      </w:r>
      <w:proofErr w:type="spellStart"/>
      <w:r w:rsidRPr="00A0683C">
        <w:rPr>
          <w:rFonts w:ascii="Arial" w:hAnsi="Arial" w:cs="Arial"/>
        </w:rPr>
        <w:t>Flyway</w:t>
      </w:r>
      <w:proofErr w:type="spellEnd"/>
      <w:r w:rsidRPr="00A0683C">
        <w:rPr>
          <w:rFonts w:ascii="Arial" w:hAnsi="Arial" w:cs="Arial"/>
        </w:rPr>
        <w:t>) se beneficia de ser diseñada en conjunto, mientras que la lógica de negocio produce entregables de mayor calidad cuando se completa un módulo antes de pasar al siguiente.</w:t>
      </w:r>
    </w:p>
    <w:p w14:paraId="580EB35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2. Las validaciones cruzadas entre microservicios son el mayor riesgo de negocio</w:t>
      </w:r>
    </w:p>
    <w:p w14:paraId="37E282E7" w14:textId="36C04219" w:rsidR="00A0683C" w:rsidRPr="00A0683C" w:rsidRDefault="00A0683C" w:rsidP="00A0683C">
      <w:pPr>
        <w:spacing w:line="480" w:lineRule="auto"/>
        <w:jc w:val="both"/>
        <w:rPr>
          <w:rFonts w:ascii="Arial" w:hAnsi="Arial" w:cs="Arial"/>
        </w:rPr>
      </w:pPr>
      <w:r w:rsidRPr="00A0683C">
        <w:rPr>
          <w:rFonts w:ascii="Arial" w:hAnsi="Arial" w:cs="Arial"/>
        </w:rPr>
        <w:t xml:space="preserve">Las seis validaciones implementadas en el Sprint 9 al crear una asignación (categoría de licencia, SOAT, RTV, horario, disponibilidad del instructor y ausencias) reflejaron casos reales que en el sistema manual causaban errores operativos frecuentes. La carga de validación recae sobre el MS-Asignaciones vía </w:t>
      </w:r>
      <w:proofErr w:type="spellStart"/>
      <w:r w:rsidRPr="00A0683C">
        <w:rPr>
          <w:rFonts w:ascii="Arial" w:hAnsi="Arial" w:cs="Arial"/>
        </w:rPr>
        <w:t>Feign</w:t>
      </w:r>
      <w:proofErr w:type="spellEnd"/>
      <w:r w:rsidRPr="00A0683C">
        <w:rPr>
          <w:rFonts w:ascii="Arial" w:hAnsi="Arial" w:cs="Arial"/>
        </w:rPr>
        <w:t xml:space="preserve">, lo que elevó los tiempos de respuesta de POST /asignaciones en aproximadamente 120 ms adicionales respecto a una inserción simple, </w:t>
      </w:r>
      <w:proofErr w:type="spellStart"/>
      <w:r w:rsidRPr="00A0683C">
        <w:rPr>
          <w:rFonts w:ascii="Arial" w:hAnsi="Arial" w:cs="Arial"/>
        </w:rPr>
        <w:t>trade</w:t>
      </w:r>
      <w:proofErr w:type="spellEnd"/>
      <w:r w:rsidRPr="00A0683C">
        <w:rPr>
          <w:rFonts w:ascii="Arial" w:hAnsi="Arial" w:cs="Arial"/>
        </w:rPr>
        <w:t>-off considerado aceptable dado el valor de negocio.</w:t>
      </w:r>
    </w:p>
    <w:p w14:paraId="07C4BAC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 xml:space="preserve">3. La mensajería asíncrona con </w:t>
      </w:r>
      <w:proofErr w:type="spellStart"/>
      <w:r w:rsidRPr="00A0683C">
        <w:rPr>
          <w:rFonts w:ascii="Arial" w:hAnsi="Arial" w:cs="Arial"/>
          <w:b/>
          <w:bCs/>
        </w:rPr>
        <w:t>RabbitMQ</w:t>
      </w:r>
      <w:proofErr w:type="spellEnd"/>
      <w:r w:rsidRPr="00A0683C">
        <w:rPr>
          <w:rFonts w:ascii="Arial" w:hAnsi="Arial" w:cs="Arial"/>
          <w:b/>
          <w:bCs/>
        </w:rPr>
        <w:t xml:space="preserve"> redujo el </w:t>
      </w:r>
      <w:proofErr w:type="gramStart"/>
      <w:r w:rsidRPr="00A0683C">
        <w:rPr>
          <w:rFonts w:ascii="Arial" w:hAnsi="Arial" w:cs="Arial"/>
          <w:b/>
          <w:bCs/>
        </w:rPr>
        <w:t>acoplamiento</w:t>
      </w:r>
      <w:proofErr w:type="gramEnd"/>
      <w:r w:rsidRPr="00A0683C">
        <w:rPr>
          <w:rFonts w:ascii="Arial" w:hAnsi="Arial" w:cs="Arial"/>
          <w:b/>
          <w:bCs/>
        </w:rPr>
        <w:t xml:space="preserve"> pero introdujo deuda de idempotencia</w:t>
      </w:r>
    </w:p>
    <w:p w14:paraId="213D21A2" w14:textId="77777777" w:rsidR="00A0683C" w:rsidRPr="00A0683C" w:rsidRDefault="00A0683C" w:rsidP="00A0683C">
      <w:pPr>
        <w:spacing w:line="480" w:lineRule="auto"/>
        <w:jc w:val="both"/>
        <w:rPr>
          <w:rFonts w:ascii="Arial" w:hAnsi="Arial" w:cs="Arial"/>
        </w:rPr>
      </w:pPr>
      <w:r w:rsidRPr="00A0683C">
        <w:rPr>
          <w:rFonts w:ascii="Arial" w:hAnsi="Arial" w:cs="Arial"/>
        </w:rPr>
        <w:t xml:space="preserve">La arquitectura de eventos permitió que MS-Notificaciones y MS-Reportes operen de forma completamente desacoplada del Grupo A. Sin embargo, se identificó que la tabla </w:t>
      </w:r>
      <w:proofErr w:type="spellStart"/>
      <w:r w:rsidRPr="00A0683C">
        <w:rPr>
          <w:rFonts w:ascii="Arial" w:hAnsi="Arial" w:cs="Arial"/>
        </w:rPr>
        <w:t>processed_events</w:t>
      </w:r>
      <w:proofErr w:type="spellEnd"/>
      <w:r w:rsidRPr="00A0683C">
        <w:rPr>
          <w:rFonts w:ascii="Arial" w:hAnsi="Arial" w:cs="Arial"/>
        </w:rPr>
        <w:t xml:space="preserve"> con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no soporta múltiples </w:t>
      </w:r>
      <w:proofErr w:type="spellStart"/>
      <w:r w:rsidRPr="00A0683C">
        <w:rPr>
          <w:rFonts w:ascii="Arial" w:hAnsi="Arial" w:cs="Arial"/>
        </w:rPr>
        <w:t>consumers</w:t>
      </w:r>
      <w:proofErr w:type="spellEnd"/>
      <w:r w:rsidRPr="00A0683C">
        <w:rPr>
          <w:rFonts w:ascii="Arial" w:hAnsi="Arial" w:cs="Arial"/>
        </w:rPr>
        <w:t xml:space="preserve"> del mismo microservicio, lo que obligó a eximir al </w:t>
      </w:r>
      <w:proofErr w:type="spellStart"/>
      <w:r w:rsidRPr="00A0683C">
        <w:rPr>
          <w:rFonts w:ascii="Arial" w:hAnsi="Arial" w:cs="Arial"/>
        </w:rPr>
        <w:t>listener</w:t>
      </w:r>
      <w:proofErr w:type="spellEnd"/>
      <w:r w:rsidRPr="00A0683C">
        <w:rPr>
          <w:rFonts w:ascii="Arial" w:hAnsi="Arial" w:cs="Arial"/>
        </w:rPr>
        <w:t xml:space="preserve"> de progreso académico de la idempotencia. Esta limitación quedó documentada como deuda técnica para una versión futura con </w:t>
      </w:r>
      <w:proofErr w:type="spellStart"/>
      <w:r w:rsidRPr="00A0683C">
        <w:rPr>
          <w:rFonts w:ascii="Arial" w:hAnsi="Arial" w:cs="Arial"/>
        </w:rPr>
        <w:t>schema</w:t>
      </w:r>
      <w:proofErr w:type="spellEnd"/>
      <w:r w:rsidRPr="00A0683C">
        <w:rPr>
          <w:rFonts w:ascii="Arial" w:hAnsi="Arial" w:cs="Arial"/>
        </w:rPr>
        <w:t xml:space="preserve"> ampliado a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w:t>
      </w:r>
      <w:proofErr w:type="spellStart"/>
      <w:r w:rsidRPr="00A0683C">
        <w:rPr>
          <w:rFonts w:ascii="Arial" w:hAnsi="Arial" w:cs="Arial"/>
        </w:rPr>
        <w:t>consumer_scope</w:t>
      </w:r>
      <w:proofErr w:type="spellEnd"/>
      <w:r w:rsidRPr="00A0683C">
        <w:rPr>
          <w:rFonts w:ascii="Arial" w:hAnsi="Arial" w:cs="Arial"/>
        </w:rPr>
        <w:t>).</w:t>
      </w:r>
    </w:p>
    <w:p w14:paraId="4E8FDCB8"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lastRenderedPageBreak/>
        <w:t>4. El Sprint de Estabilización (Sprint 9) fue el de mayor impacto en la calidad final</w:t>
      </w:r>
    </w:p>
    <w:p w14:paraId="04CA5A62" w14:textId="05A4AFC3" w:rsidR="00A0683C" w:rsidRPr="00A0683C" w:rsidRDefault="00A0683C" w:rsidP="00A0683C">
      <w:pPr>
        <w:spacing w:line="480" w:lineRule="auto"/>
        <w:jc w:val="both"/>
        <w:rPr>
          <w:rFonts w:ascii="Arial" w:hAnsi="Arial" w:cs="Arial"/>
        </w:rPr>
      </w:pPr>
      <w:r w:rsidRPr="00A0683C">
        <w:rPr>
          <w:rFonts w:ascii="Arial" w:hAnsi="Arial" w:cs="Arial"/>
        </w:rPr>
        <w:t xml:space="preserve">No contemplado en el plan original, el Sprint 9 solucionó seis defectos críticos de plataforma: el desfase de zona horaria UTC vs America/Guayaquil en los contenedores Docker, el hash </w:t>
      </w:r>
      <w:proofErr w:type="spellStart"/>
      <w:r w:rsidRPr="00A0683C">
        <w:rPr>
          <w:rFonts w:ascii="Arial" w:hAnsi="Arial" w:cs="Arial"/>
        </w:rPr>
        <w:t>bcrypt</w:t>
      </w:r>
      <w:proofErr w:type="spellEnd"/>
      <w:r w:rsidRPr="00A0683C">
        <w:rPr>
          <w:rFonts w:ascii="Arial" w:hAnsi="Arial" w:cs="Arial"/>
        </w:rPr>
        <w:t xml:space="preserve"> incorrecto del usuario semilla que impedía el </w:t>
      </w:r>
      <w:proofErr w:type="spellStart"/>
      <w:r w:rsidRPr="00A0683C">
        <w:rPr>
          <w:rFonts w:ascii="Arial" w:hAnsi="Arial" w:cs="Arial"/>
        </w:rPr>
        <w:t>login</w:t>
      </w:r>
      <w:proofErr w:type="spellEnd"/>
      <w:r w:rsidRPr="00A0683C">
        <w:rPr>
          <w:rFonts w:ascii="Arial" w:hAnsi="Arial" w:cs="Arial"/>
        </w:rPr>
        <w:t xml:space="preserve"> en despliegues limpios, los formatos de error 404 y 400 que retornaban HTML en lugar de JSON RFC 7807, y los </w:t>
      </w:r>
      <w:proofErr w:type="spellStart"/>
      <w:r w:rsidRPr="00A0683C">
        <w:rPr>
          <w:rFonts w:ascii="Arial" w:hAnsi="Arial" w:cs="Arial"/>
        </w:rPr>
        <w:t>timeouts</w:t>
      </w:r>
      <w:proofErr w:type="spellEnd"/>
      <w:r w:rsidRPr="00A0683C">
        <w:rPr>
          <w:rFonts w:ascii="Arial" w:hAnsi="Arial" w:cs="Arial"/>
        </w:rPr>
        <w:t xml:space="preserve"> insuficientes para los runners gratuitos de GitHub </w:t>
      </w:r>
      <w:proofErr w:type="spellStart"/>
      <w:r w:rsidRPr="00A0683C">
        <w:rPr>
          <w:rFonts w:ascii="Arial" w:hAnsi="Arial" w:cs="Arial"/>
        </w:rPr>
        <w:t>Actions</w:t>
      </w:r>
      <w:proofErr w:type="spellEnd"/>
      <w:r w:rsidRPr="00A0683C">
        <w:rPr>
          <w:rFonts w:ascii="Arial" w:hAnsi="Arial" w:cs="Arial"/>
        </w:rPr>
        <w:t>. Sin este sprint, el sistema habría llegado a producción con errores silenciosos difíciles de diagnosticar.</w:t>
      </w:r>
    </w:p>
    <w:p w14:paraId="61FA16B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5. La cobertura de 80% resultó en una densidad de defectos detectada en CI del 74%</w:t>
      </w:r>
    </w:p>
    <w:p w14:paraId="7EC3D794" w14:textId="1C9F244F" w:rsidR="00A0683C" w:rsidRPr="00A0683C" w:rsidRDefault="00A0683C" w:rsidP="00A0683C">
      <w:pPr>
        <w:spacing w:line="480" w:lineRule="auto"/>
        <w:jc w:val="both"/>
        <w:rPr>
          <w:rFonts w:ascii="Arial" w:hAnsi="Arial" w:cs="Arial"/>
        </w:rPr>
      </w:pPr>
      <w:r w:rsidRPr="00A0683C">
        <w:rPr>
          <w:rFonts w:ascii="Arial" w:hAnsi="Arial" w:cs="Arial"/>
        </w:rPr>
        <w:t xml:space="preserve">De los 41 defectos identificados a lo largo del proyecto, 30 (73%) fueron detectados y resueltos por el pipeline de CI antes de llegar a cualquier ambiente de integración o producción. Los 11 restantes se detectaron en pruebas manuales E2E o de carga. Este resultado valida la inversión en automatización y en la restricción de rama protegida para </w:t>
      </w:r>
      <w:proofErr w:type="spellStart"/>
      <w:r w:rsidRPr="00A0683C">
        <w:rPr>
          <w:rFonts w:ascii="Arial" w:hAnsi="Arial" w:cs="Arial"/>
        </w:rPr>
        <w:t>main</w:t>
      </w:r>
      <w:proofErr w:type="spellEnd"/>
      <w:r w:rsidRPr="00A0683C">
        <w:rPr>
          <w:rFonts w:ascii="Arial" w:hAnsi="Arial" w:cs="Arial"/>
        </w:rPr>
        <w:t>.</w:t>
      </w:r>
    </w:p>
    <w:p w14:paraId="3A32540F"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7.4.4 Interpretación de resultados y comparativa</w:t>
      </w:r>
    </w:p>
    <w:p w14:paraId="30EF0748" w14:textId="1BF55564" w:rsidR="00A0683C" w:rsidRPr="00A0683C" w:rsidRDefault="00A0683C" w:rsidP="00A0683C">
      <w:pPr>
        <w:spacing w:line="480" w:lineRule="auto"/>
        <w:jc w:val="both"/>
        <w:rPr>
          <w:rFonts w:ascii="Arial" w:hAnsi="Arial" w:cs="Arial"/>
        </w:rPr>
      </w:pPr>
      <w:r w:rsidRPr="00A0683C">
        <w:rPr>
          <w:rFonts w:ascii="Arial" w:hAnsi="Arial" w:cs="Arial"/>
        </w:rPr>
        <w:t>Los resultados obtenidos se interpretan en función de tres dimensiones: calidad técnica, calidad de proceso y alineación con requisitos del dominio.</w:t>
      </w:r>
    </w:p>
    <w:p w14:paraId="6C08F5CC" w14:textId="5CF73058" w:rsidR="00A0683C" w:rsidRPr="00695803" w:rsidRDefault="00A0683C" w:rsidP="00A0683C">
      <w:pPr>
        <w:spacing w:line="480" w:lineRule="auto"/>
        <w:jc w:val="both"/>
        <w:rPr>
          <w:rFonts w:ascii="Arial" w:hAnsi="Arial" w:cs="Arial"/>
          <w:b/>
          <w:bCs/>
        </w:rPr>
      </w:pPr>
      <w:r w:rsidRPr="00695803">
        <w:rPr>
          <w:rFonts w:ascii="Arial" w:hAnsi="Arial" w:cs="Arial"/>
          <w:b/>
          <w:bCs/>
        </w:rPr>
        <w:t>Calidad técnica</w:t>
      </w:r>
    </w:p>
    <w:tbl>
      <w:tblPr>
        <w:tblStyle w:val="Tablaconcuadrcula"/>
        <w:tblW w:w="0" w:type="auto"/>
        <w:tblLook w:val="04A0" w:firstRow="1" w:lastRow="0" w:firstColumn="1" w:lastColumn="0" w:noHBand="0" w:noVBand="1"/>
      </w:tblPr>
      <w:tblGrid>
        <w:gridCol w:w="3005"/>
        <w:gridCol w:w="3005"/>
        <w:gridCol w:w="3006"/>
      </w:tblGrid>
      <w:tr w:rsidR="00695803" w:rsidRPr="00695803" w14:paraId="5E2CCD8E" w14:textId="77777777" w:rsidTr="00695803">
        <w:tc>
          <w:tcPr>
            <w:tcW w:w="3005" w:type="dxa"/>
          </w:tcPr>
          <w:p w14:paraId="677B18D1"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Dimensión</w:t>
            </w:r>
          </w:p>
        </w:tc>
        <w:tc>
          <w:tcPr>
            <w:tcW w:w="3005" w:type="dxa"/>
          </w:tcPr>
          <w:p w14:paraId="7873F718"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Fortaleza identificada</w:t>
            </w:r>
          </w:p>
        </w:tc>
        <w:tc>
          <w:tcPr>
            <w:tcW w:w="3006" w:type="dxa"/>
          </w:tcPr>
          <w:p w14:paraId="13DB4683"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Debilidad / deuda técnica</w:t>
            </w:r>
          </w:p>
        </w:tc>
      </w:tr>
      <w:tr w:rsidR="00695803" w:rsidRPr="00695803" w14:paraId="27F40E1C" w14:textId="77777777" w:rsidTr="00695803">
        <w:tc>
          <w:tcPr>
            <w:tcW w:w="3005" w:type="dxa"/>
          </w:tcPr>
          <w:p w14:paraId="77D6A2BD" w14:textId="77777777" w:rsidR="00695803" w:rsidRPr="00695803" w:rsidRDefault="00695803" w:rsidP="00C70FC3">
            <w:pPr>
              <w:spacing w:before="40" w:after="40"/>
              <w:rPr>
                <w:rFonts w:ascii="Arial" w:hAnsi="Arial" w:cs="Arial"/>
              </w:rPr>
            </w:pPr>
            <w:r w:rsidRPr="00695803">
              <w:rPr>
                <w:rFonts w:ascii="Arial" w:hAnsi="Arial" w:cs="Arial"/>
              </w:rPr>
              <w:t>Seguridad</w:t>
            </w:r>
          </w:p>
        </w:tc>
        <w:tc>
          <w:tcPr>
            <w:tcW w:w="3005" w:type="dxa"/>
          </w:tcPr>
          <w:p w14:paraId="002E2AEB" w14:textId="77777777" w:rsidR="00695803" w:rsidRPr="00695803" w:rsidRDefault="00695803" w:rsidP="00C70FC3">
            <w:pPr>
              <w:spacing w:before="40" w:after="40"/>
              <w:rPr>
                <w:rFonts w:ascii="Arial" w:hAnsi="Arial" w:cs="Arial"/>
              </w:rPr>
            </w:pPr>
            <w:r w:rsidRPr="00695803">
              <w:rPr>
                <w:rFonts w:ascii="Arial" w:hAnsi="Arial" w:cs="Arial"/>
              </w:rPr>
              <w:t xml:space="preserve">JWT HS512 con 512 bits, </w:t>
            </w:r>
            <w:proofErr w:type="spellStart"/>
            <w:r w:rsidRPr="00695803">
              <w:rPr>
                <w:rFonts w:ascii="Arial" w:hAnsi="Arial" w:cs="Arial"/>
              </w:rPr>
              <w:t>HttpOnly</w:t>
            </w:r>
            <w:proofErr w:type="spellEnd"/>
            <w:r w:rsidRPr="00695803">
              <w:rPr>
                <w:rFonts w:ascii="Arial" w:hAnsi="Arial" w:cs="Arial"/>
              </w:rPr>
              <w:t xml:space="preserve"> cookies, </w:t>
            </w:r>
            <w:proofErr w:type="spellStart"/>
            <w:r w:rsidRPr="00695803">
              <w:rPr>
                <w:rFonts w:ascii="Arial" w:hAnsi="Arial" w:cs="Arial"/>
              </w:rPr>
              <w:t>BCrypt</w:t>
            </w:r>
            <w:proofErr w:type="spellEnd"/>
            <w:r w:rsidRPr="00695803">
              <w:rPr>
                <w:rFonts w:ascii="Arial" w:hAnsi="Arial" w:cs="Arial"/>
              </w:rPr>
              <w:t>, bloqueo por intentos, HTTPS en producción, OWASP Top 10 revisado</w:t>
            </w:r>
          </w:p>
        </w:tc>
        <w:tc>
          <w:tcPr>
            <w:tcW w:w="3006" w:type="dxa"/>
          </w:tcPr>
          <w:p w14:paraId="06312F66" w14:textId="77777777" w:rsidR="00695803" w:rsidRPr="00695803" w:rsidRDefault="00695803" w:rsidP="00C70FC3">
            <w:pPr>
              <w:spacing w:before="40" w:after="40"/>
              <w:rPr>
                <w:rFonts w:ascii="Arial" w:hAnsi="Arial" w:cs="Arial"/>
              </w:rPr>
            </w:pPr>
            <w:r w:rsidRPr="00695803">
              <w:rPr>
                <w:rFonts w:ascii="Arial" w:hAnsi="Arial" w:cs="Arial"/>
              </w:rPr>
              <w:t xml:space="preserve">4 vulnerabilidades </w:t>
            </w:r>
            <w:proofErr w:type="spellStart"/>
            <w:r w:rsidRPr="00695803">
              <w:rPr>
                <w:rFonts w:ascii="Arial" w:hAnsi="Arial" w:cs="Arial"/>
              </w:rPr>
              <w:t>dependabot</w:t>
            </w:r>
            <w:proofErr w:type="spellEnd"/>
            <w:r w:rsidRPr="00695803">
              <w:rPr>
                <w:rFonts w:ascii="Arial" w:hAnsi="Arial" w:cs="Arial"/>
              </w:rPr>
              <w:t xml:space="preserve"> de severidad media quedan como deuda para v1.1</w:t>
            </w:r>
          </w:p>
        </w:tc>
      </w:tr>
      <w:tr w:rsidR="00695803" w:rsidRPr="00695803" w14:paraId="219F9A15" w14:textId="77777777" w:rsidTr="00695803">
        <w:tc>
          <w:tcPr>
            <w:tcW w:w="3005" w:type="dxa"/>
          </w:tcPr>
          <w:p w14:paraId="58CE16E8" w14:textId="77777777" w:rsidR="00695803" w:rsidRPr="00695803" w:rsidRDefault="00695803" w:rsidP="00C70FC3">
            <w:pPr>
              <w:spacing w:before="40" w:after="40"/>
              <w:rPr>
                <w:rFonts w:ascii="Arial" w:hAnsi="Arial" w:cs="Arial"/>
              </w:rPr>
            </w:pPr>
            <w:r w:rsidRPr="00695803">
              <w:rPr>
                <w:rFonts w:ascii="Arial" w:hAnsi="Arial" w:cs="Arial"/>
              </w:rPr>
              <w:t>Rendimiento</w:t>
            </w:r>
          </w:p>
        </w:tc>
        <w:tc>
          <w:tcPr>
            <w:tcW w:w="3005" w:type="dxa"/>
          </w:tcPr>
          <w:p w14:paraId="7551A7EB" w14:textId="77777777" w:rsidR="00695803" w:rsidRPr="00695803" w:rsidRDefault="00695803" w:rsidP="00C70FC3">
            <w:pPr>
              <w:spacing w:before="40" w:after="40"/>
              <w:rPr>
                <w:rFonts w:ascii="Arial" w:hAnsi="Arial" w:cs="Arial"/>
              </w:rPr>
            </w:pPr>
            <w:r w:rsidRPr="00695803">
              <w:rPr>
                <w:rFonts w:ascii="Arial" w:hAnsi="Arial" w:cs="Arial"/>
              </w:rPr>
              <w:t>p95 &lt; 500 ms en 5 de 6 operaciones con 50 usuarios concurrentes; índices BD optimizados en Sprint 13</w:t>
            </w:r>
          </w:p>
        </w:tc>
        <w:tc>
          <w:tcPr>
            <w:tcW w:w="3006" w:type="dxa"/>
          </w:tcPr>
          <w:p w14:paraId="58A3DE9A" w14:textId="77777777" w:rsidR="00695803" w:rsidRPr="00695803" w:rsidRDefault="00695803" w:rsidP="00C70FC3">
            <w:pPr>
              <w:spacing w:before="40" w:after="40"/>
              <w:rPr>
                <w:rFonts w:ascii="Arial" w:hAnsi="Arial" w:cs="Arial"/>
              </w:rPr>
            </w:pPr>
            <w:r w:rsidRPr="00695803">
              <w:rPr>
                <w:rFonts w:ascii="Arial" w:hAnsi="Arial" w:cs="Arial"/>
              </w:rPr>
              <w:t xml:space="preserve">Generación de </w:t>
            </w:r>
            <w:proofErr w:type="spellStart"/>
            <w:r w:rsidRPr="00695803">
              <w:rPr>
                <w:rFonts w:ascii="Arial" w:hAnsi="Arial" w:cs="Arial"/>
              </w:rPr>
              <w:t>PDFs</w:t>
            </w:r>
            <w:proofErr w:type="spellEnd"/>
            <w:r w:rsidRPr="00695803">
              <w:rPr>
                <w:rFonts w:ascii="Arial" w:hAnsi="Arial" w:cs="Arial"/>
              </w:rPr>
              <w:t xml:space="preserve"> grandes (&gt;200 registros) supera p99 de 500 ms; solución: generación asíncrona en v1.1</w:t>
            </w:r>
          </w:p>
        </w:tc>
      </w:tr>
      <w:tr w:rsidR="00695803" w:rsidRPr="00695803" w14:paraId="2A7896DF" w14:textId="77777777" w:rsidTr="00695803">
        <w:tc>
          <w:tcPr>
            <w:tcW w:w="3005" w:type="dxa"/>
          </w:tcPr>
          <w:p w14:paraId="02E6CCD5" w14:textId="77777777" w:rsidR="00695803" w:rsidRPr="00695803" w:rsidRDefault="00695803" w:rsidP="00C70FC3">
            <w:pPr>
              <w:spacing w:before="40" w:after="40"/>
              <w:rPr>
                <w:rFonts w:ascii="Arial" w:hAnsi="Arial" w:cs="Arial"/>
              </w:rPr>
            </w:pPr>
            <w:r w:rsidRPr="00695803">
              <w:rPr>
                <w:rFonts w:ascii="Arial" w:hAnsi="Arial" w:cs="Arial"/>
              </w:rPr>
              <w:t>Disponibilidad</w:t>
            </w:r>
          </w:p>
        </w:tc>
        <w:tc>
          <w:tcPr>
            <w:tcW w:w="3005" w:type="dxa"/>
          </w:tcPr>
          <w:p w14:paraId="6B4CB981" w14:textId="77777777" w:rsidR="00695803" w:rsidRPr="00695803" w:rsidRDefault="00695803" w:rsidP="00C70FC3">
            <w:pPr>
              <w:spacing w:before="40" w:after="40"/>
              <w:rPr>
                <w:rFonts w:ascii="Arial" w:hAnsi="Arial" w:cs="Arial"/>
              </w:rPr>
            </w:pPr>
            <w:r w:rsidRPr="00695803">
              <w:rPr>
                <w:rFonts w:ascii="Arial" w:hAnsi="Arial" w:cs="Arial"/>
              </w:rPr>
              <w:t xml:space="preserve">SLA 99.9% objetivo; Oracle Cloud Free Tier con </w:t>
            </w:r>
            <w:proofErr w:type="spellStart"/>
            <w:r w:rsidRPr="00695803">
              <w:rPr>
                <w:rFonts w:ascii="Arial" w:hAnsi="Arial" w:cs="Arial"/>
              </w:rPr>
              <w:t>healthchecks</w:t>
            </w:r>
            <w:proofErr w:type="spellEnd"/>
            <w:r w:rsidRPr="00695803">
              <w:rPr>
                <w:rFonts w:ascii="Arial" w:hAnsi="Arial" w:cs="Arial"/>
              </w:rPr>
              <w:t xml:space="preserve"> automáticos; </w:t>
            </w:r>
            <w:proofErr w:type="spellStart"/>
            <w:r w:rsidRPr="00695803">
              <w:rPr>
                <w:rFonts w:ascii="Arial" w:hAnsi="Arial" w:cs="Arial"/>
              </w:rPr>
              <w:lastRenderedPageBreak/>
              <w:t>backups</w:t>
            </w:r>
            <w:proofErr w:type="spellEnd"/>
            <w:r w:rsidRPr="00695803">
              <w:rPr>
                <w:rFonts w:ascii="Arial" w:hAnsi="Arial" w:cs="Arial"/>
              </w:rPr>
              <w:t xml:space="preserve"> diarios configurados</w:t>
            </w:r>
          </w:p>
        </w:tc>
        <w:tc>
          <w:tcPr>
            <w:tcW w:w="3006" w:type="dxa"/>
          </w:tcPr>
          <w:p w14:paraId="7975778F"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Stack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si el servidor falla, no hay </w:t>
            </w:r>
            <w:proofErr w:type="spellStart"/>
            <w:r w:rsidRPr="00695803">
              <w:rPr>
                <w:rFonts w:ascii="Arial" w:hAnsi="Arial" w:cs="Arial"/>
              </w:rPr>
              <w:t>failover</w:t>
            </w:r>
            <w:proofErr w:type="spellEnd"/>
            <w:r w:rsidRPr="00695803">
              <w:rPr>
                <w:rFonts w:ascii="Arial" w:hAnsi="Arial" w:cs="Arial"/>
              </w:rPr>
              <w:t xml:space="preserve"> automático. </w:t>
            </w:r>
            <w:r w:rsidRPr="00695803">
              <w:rPr>
                <w:rFonts w:ascii="Arial" w:hAnsi="Arial" w:cs="Arial"/>
              </w:rPr>
              <w:lastRenderedPageBreak/>
              <w:t xml:space="preserve">Mitigación parcial: </w:t>
            </w:r>
            <w:proofErr w:type="spellStart"/>
            <w:r w:rsidRPr="00695803">
              <w:rPr>
                <w:rFonts w:ascii="Arial" w:hAnsi="Arial" w:cs="Arial"/>
              </w:rPr>
              <w:t>backup</w:t>
            </w:r>
            <w:proofErr w:type="spellEnd"/>
            <w:r w:rsidRPr="00695803">
              <w:rPr>
                <w:rFonts w:ascii="Arial" w:hAnsi="Arial" w:cs="Arial"/>
              </w:rPr>
              <w:t xml:space="preserve"> diario + </w:t>
            </w:r>
            <w:proofErr w:type="spellStart"/>
            <w:r w:rsidRPr="00695803">
              <w:rPr>
                <w:rFonts w:ascii="Arial" w:hAnsi="Arial" w:cs="Arial"/>
              </w:rPr>
              <w:t>restore</w:t>
            </w:r>
            <w:proofErr w:type="spellEnd"/>
            <w:r w:rsidRPr="00695803">
              <w:rPr>
                <w:rFonts w:ascii="Arial" w:hAnsi="Arial" w:cs="Arial"/>
              </w:rPr>
              <w:t xml:space="preserve"> documentado</w:t>
            </w:r>
          </w:p>
        </w:tc>
      </w:tr>
      <w:tr w:rsidR="00695803" w:rsidRPr="00695803" w14:paraId="6B49E272" w14:textId="77777777" w:rsidTr="00695803">
        <w:tc>
          <w:tcPr>
            <w:tcW w:w="3005" w:type="dxa"/>
          </w:tcPr>
          <w:p w14:paraId="6F40AE78" w14:textId="77777777" w:rsidR="00695803" w:rsidRPr="00695803" w:rsidRDefault="00695803" w:rsidP="00C70FC3">
            <w:pPr>
              <w:spacing w:before="40" w:after="40"/>
              <w:rPr>
                <w:rFonts w:ascii="Arial" w:hAnsi="Arial" w:cs="Arial"/>
              </w:rPr>
            </w:pPr>
            <w:r w:rsidRPr="00695803">
              <w:rPr>
                <w:rFonts w:ascii="Arial" w:hAnsi="Arial" w:cs="Arial"/>
              </w:rPr>
              <w:lastRenderedPageBreak/>
              <w:t>Mantenibilidad</w:t>
            </w:r>
          </w:p>
        </w:tc>
        <w:tc>
          <w:tcPr>
            <w:tcW w:w="3005" w:type="dxa"/>
          </w:tcPr>
          <w:p w14:paraId="1F721A0C" w14:textId="77777777" w:rsidR="00695803" w:rsidRPr="00695803" w:rsidRDefault="00695803" w:rsidP="00C70FC3">
            <w:pPr>
              <w:spacing w:before="40" w:after="40"/>
              <w:rPr>
                <w:rFonts w:ascii="Arial" w:hAnsi="Arial" w:cs="Arial"/>
              </w:rPr>
            </w:pPr>
            <w:proofErr w:type="spellStart"/>
            <w:r w:rsidRPr="00695803">
              <w:rPr>
                <w:rFonts w:ascii="Arial" w:hAnsi="Arial" w:cs="Arial"/>
              </w:rPr>
              <w:t>Monorepo</w:t>
            </w:r>
            <w:proofErr w:type="spellEnd"/>
            <w:r w:rsidRPr="00695803">
              <w:rPr>
                <w:rFonts w:ascii="Arial" w:hAnsi="Arial" w:cs="Arial"/>
              </w:rPr>
              <w:t xml:space="preserve"> con convenciones estrictas; 32 decisiones técnicas documentadas; 57+ </w:t>
            </w:r>
            <w:proofErr w:type="spellStart"/>
            <w:r w:rsidRPr="00695803">
              <w:rPr>
                <w:rFonts w:ascii="Arial" w:hAnsi="Arial" w:cs="Arial"/>
              </w:rPr>
              <w:t>PRs</w:t>
            </w:r>
            <w:proofErr w:type="spellEnd"/>
            <w:r w:rsidRPr="00695803">
              <w:rPr>
                <w:rFonts w:ascii="Arial" w:hAnsi="Arial" w:cs="Arial"/>
              </w:rPr>
              <w:t xml:space="preserve"> trazables al backlog; </w:t>
            </w:r>
            <w:proofErr w:type="spellStart"/>
            <w:r w:rsidRPr="00695803">
              <w:rPr>
                <w:rFonts w:ascii="Arial" w:hAnsi="Arial" w:cs="Arial"/>
              </w:rPr>
              <w:t>OpenAPI</w:t>
            </w:r>
            <w:proofErr w:type="spellEnd"/>
            <w:r w:rsidRPr="00695803">
              <w:rPr>
                <w:rFonts w:ascii="Arial" w:hAnsi="Arial" w:cs="Arial"/>
              </w:rPr>
              <w:t xml:space="preserve"> en todos los MS</w:t>
            </w:r>
          </w:p>
        </w:tc>
        <w:tc>
          <w:tcPr>
            <w:tcW w:w="3006" w:type="dxa"/>
          </w:tcPr>
          <w:p w14:paraId="775DF9ED" w14:textId="77777777" w:rsidR="00695803" w:rsidRPr="00695803" w:rsidRDefault="00695803" w:rsidP="00C70FC3">
            <w:pPr>
              <w:spacing w:before="40" w:after="40"/>
              <w:rPr>
                <w:rFonts w:ascii="Arial" w:hAnsi="Arial" w:cs="Arial"/>
              </w:rPr>
            </w:pPr>
            <w:r w:rsidRPr="00695803">
              <w:rPr>
                <w:rFonts w:ascii="Arial" w:hAnsi="Arial" w:cs="Arial"/>
              </w:rPr>
              <w:t xml:space="preserve">Algunos </w:t>
            </w:r>
            <w:proofErr w:type="spellStart"/>
            <w:r w:rsidRPr="00695803">
              <w:rPr>
                <w:rFonts w:ascii="Arial" w:hAnsi="Arial" w:cs="Arial"/>
              </w:rPr>
              <w:t>TODOs</w:t>
            </w:r>
            <w:proofErr w:type="spellEnd"/>
            <w:r w:rsidRPr="00695803">
              <w:rPr>
                <w:rFonts w:ascii="Arial" w:hAnsi="Arial" w:cs="Arial"/>
              </w:rPr>
              <w:t xml:space="preserve"> de </w:t>
            </w:r>
            <w:proofErr w:type="spellStart"/>
            <w:r w:rsidRPr="00695803">
              <w:rPr>
                <w:rFonts w:ascii="Arial" w:hAnsi="Arial" w:cs="Arial"/>
              </w:rPr>
              <w:t>refactor</w:t>
            </w:r>
            <w:proofErr w:type="spellEnd"/>
            <w:r w:rsidRPr="00695803">
              <w:rPr>
                <w:rFonts w:ascii="Arial" w:hAnsi="Arial" w:cs="Arial"/>
              </w:rPr>
              <w:t xml:space="preserve"> en la capa de </w:t>
            </w:r>
            <w:proofErr w:type="spellStart"/>
            <w:r w:rsidRPr="00695803">
              <w:rPr>
                <w:rFonts w:ascii="Arial" w:hAnsi="Arial" w:cs="Arial"/>
              </w:rPr>
              <w:t>Feign</w:t>
            </w:r>
            <w:proofErr w:type="spellEnd"/>
            <w:r w:rsidRPr="00695803">
              <w:rPr>
                <w:rFonts w:ascii="Arial" w:hAnsi="Arial" w:cs="Arial"/>
              </w:rPr>
              <w:t xml:space="preserve"> (PATCH </w:t>
            </w:r>
            <w:proofErr w:type="spellStart"/>
            <w:r w:rsidRPr="00695803">
              <w:rPr>
                <w:rFonts w:ascii="Arial" w:hAnsi="Arial" w:cs="Arial"/>
              </w:rPr>
              <w:t>workaround</w:t>
            </w:r>
            <w:proofErr w:type="spellEnd"/>
            <w:r w:rsidRPr="00695803">
              <w:rPr>
                <w:rFonts w:ascii="Arial" w:hAnsi="Arial" w:cs="Arial"/>
              </w:rPr>
              <w:t xml:space="preserve"> con PUT)</w:t>
            </w:r>
          </w:p>
        </w:tc>
      </w:tr>
      <w:tr w:rsidR="00695803" w:rsidRPr="00695803" w14:paraId="12654451" w14:textId="77777777" w:rsidTr="00695803">
        <w:tc>
          <w:tcPr>
            <w:tcW w:w="3005" w:type="dxa"/>
          </w:tcPr>
          <w:p w14:paraId="0C81183E" w14:textId="77777777" w:rsidR="00695803" w:rsidRPr="00695803" w:rsidRDefault="00695803" w:rsidP="00C70FC3">
            <w:pPr>
              <w:spacing w:before="40" w:after="40"/>
              <w:rPr>
                <w:rFonts w:ascii="Arial" w:hAnsi="Arial" w:cs="Arial"/>
              </w:rPr>
            </w:pPr>
            <w:r w:rsidRPr="00695803">
              <w:rPr>
                <w:rFonts w:ascii="Arial" w:hAnsi="Arial" w:cs="Arial"/>
              </w:rPr>
              <w:t>Escalabilidad</w:t>
            </w:r>
          </w:p>
        </w:tc>
        <w:tc>
          <w:tcPr>
            <w:tcW w:w="3005" w:type="dxa"/>
          </w:tcPr>
          <w:p w14:paraId="4F8BBA7F" w14:textId="77777777" w:rsidR="00695803" w:rsidRPr="00695803" w:rsidRDefault="00695803" w:rsidP="00C70FC3">
            <w:pPr>
              <w:spacing w:before="40" w:after="40"/>
              <w:rPr>
                <w:rFonts w:ascii="Arial" w:hAnsi="Arial" w:cs="Arial"/>
              </w:rPr>
            </w:pPr>
            <w:r w:rsidRPr="00695803">
              <w:rPr>
                <w:rFonts w:ascii="Arial" w:hAnsi="Arial" w:cs="Arial"/>
              </w:rPr>
              <w:t>Arquitectura de microservicios con Eureka permite escalar servicios individualmente; Gateway actúa como balanceador</w:t>
            </w:r>
          </w:p>
        </w:tc>
        <w:tc>
          <w:tcPr>
            <w:tcW w:w="3006" w:type="dxa"/>
          </w:tcPr>
          <w:p w14:paraId="3E7E67EA" w14:textId="77777777" w:rsidR="00695803" w:rsidRPr="00695803" w:rsidRDefault="00695803" w:rsidP="00C70FC3">
            <w:pPr>
              <w:spacing w:before="40" w:after="40"/>
              <w:rPr>
                <w:rFonts w:ascii="Arial" w:hAnsi="Arial" w:cs="Arial"/>
              </w:rPr>
            </w:pPr>
            <w:r w:rsidRPr="00695803">
              <w:rPr>
                <w:rFonts w:ascii="Arial" w:hAnsi="Arial" w:cs="Arial"/>
              </w:rPr>
              <w:t xml:space="preserve">PostgreSQL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instance</w:t>
            </w:r>
            <w:proofErr w:type="spellEnd"/>
            <w:r w:rsidRPr="00695803">
              <w:rPr>
                <w:rFonts w:ascii="Arial" w:hAnsi="Arial" w:cs="Arial"/>
              </w:rPr>
              <w:t xml:space="preserve"> es el </w:t>
            </w:r>
            <w:proofErr w:type="spellStart"/>
            <w:r w:rsidRPr="00695803">
              <w:rPr>
                <w:rFonts w:ascii="Arial" w:hAnsi="Arial" w:cs="Arial"/>
              </w:rPr>
              <w:t>bottleneck</w:t>
            </w:r>
            <w:proofErr w:type="spellEnd"/>
            <w:r w:rsidRPr="00695803">
              <w:rPr>
                <w:rFonts w:ascii="Arial" w:hAnsi="Arial" w:cs="Arial"/>
              </w:rPr>
              <w:t xml:space="preserve"> principal para cargas &gt; 500 usuarios concurrentes</w:t>
            </w:r>
          </w:p>
        </w:tc>
      </w:tr>
    </w:tbl>
    <w:p w14:paraId="11AE5CD1" w14:textId="77777777" w:rsidR="00A0683C" w:rsidRDefault="00A0683C" w:rsidP="00A0683C">
      <w:pPr>
        <w:spacing w:line="480" w:lineRule="auto"/>
        <w:jc w:val="both"/>
        <w:rPr>
          <w:rFonts w:ascii="Arial" w:hAnsi="Arial" w:cs="Arial"/>
        </w:rPr>
      </w:pPr>
    </w:p>
    <w:p w14:paraId="41677AC6"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Calidad de proceso</w:t>
      </w:r>
    </w:p>
    <w:p w14:paraId="0CF0C628" w14:textId="0CAEBE28" w:rsidR="00695803" w:rsidRPr="00695803" w:rsidRDefault="00695803" w:rsidP="00695803">
      <w:pPr>
        <w:spacing w:line="480" w:lineRule="auto"/>
        <w:jc w:val="both"/>
        <w:rPr>
          <w:rFonts w:ascii="Arial" w:hAnsi="Arial" w:cs="Arial"/>
        </w:rPr>
      </w:pPr>
      <w:r w:rsidRPr="00695803">
        <w:rPr>
          <w:rFonts w:ascii="Arial" w:hAnsi="Arial" w:cs="Arial"/>
        </w:rPr>
        <w:t xml:space="preserve">El proceso Scrum con 14 </w:t>
      </w:r>
      <w:proofErr w:type="spellStart"/>
      <w:r w:rsidRPr="00695803">
        <w:rPr>
          <w:rFonts w:ascii="Arial" w:hAnsi="Arial" w:cs="Arial"/>
        </w:rPr>
        <w:t>sprints</w:t>
      </w:r>
      <w:proofErr w:type="spellEnd"/>
      <w:r w:rsidRPr="00695803">
        <w:rPr>
          <w:rFonts w:ascii="Arial" w:hAnsi="Arial" w:cs="Arial"/>
        </w:rPr>
        <w:t xml:space="preserve"> de una semana y la regla de PR por tarea con CI obligatorio resultó en una velocidad promedio de 4 </w:t>
      </w:r>
      <w:proofErr w:type="spellStart"/>
      <w:r w:rsidRPr="00695803">
        <w:rPr>
          <w:rFonts w:ascii="Arial" w:hAnsi="Arial" w:cs="Arial"/>
        </w:rPr>
        <w:t>PRs</w:t>
      </w:r>
      <w:proofErr w:type="spellEnd"/>
      <w:r w:rsidRPr="00695803">
        <w:rPr>
          <w:rFonts w:ascii="Arial" w:hAnsi="Arial" w:cs="Arial"/>
        </w:rPr>
        <w:t xml:space="preserve"> por sprint y un tiempo medio de detección de defectos inferior a 24 horas desde su introducción. La trazabilidad entre historias de usuario, </w:t>
      </w:r>
      <w:proofErr w:type="spellStart"/>
      <w:r w:rsidRPr="00695803">
        <w:rPr>
          <w:rFonts w:ascii="Arial" w:hAnsi="Arial" w:cs="Arial"/>
        </w:rPr>
        <w:t>commits</w:t>
      </w:r>
      <w:proofErr w:type="spellEnd"/>
      <w:r w:rsidRPr="00695803">
        <w:rPr>
          <w:rFonts w:ascii="Arial" w:hAnsi="Arial" w:cs="Arial"/>
        </w:rPr>
        <w:t xml:space="preserve">, </w:t>
      </w:r>
      <w:proofErr w:type="spellStart"/>
      <w:r w:rsidRPr="00695803">
        <w:rPr>
          <w:rFonts w:ascii="Arial" w:hAnsi="Arial" w:cs="Arial"/>
        </w:rPr>
        <w:t>PRs</w:t>
      </w:r>
      <w:proofErr w:type="spellEnd"/>
      <w:r w:rsidRPr="00695803">
        <w:rPr>
          <w:rFonts w:ascii="Arial" w:hAnsi="Arial" w:cs="Arial"/>
        </w:rPr>
        <w:t xml:space="preserve"> y resultados de CI es completa y auditable, lo que satisface los requisitos de un proceso ingenieril verificable exigidos por el formato de titulación UDLA.</w:t>
      </w:r>
    </w:p>
    <w:p w14:paraId="0BEEB464"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Alineación con el dominio del negocio</w:t>
      </w:r>
    </w:p>
    <w:p w14:paraId="4C8262CF" w14:textId="5F8B1B38" w:rsidR="00695803" w:rsidRDefault="00695803" w:rsidP="00695803">
      <w:pPr>
        <w:spacing w:line="480" w:lineRule="auto"/>
        <w:jc w:val="both"/>
        <w:rPr>
          <w:rFonts w:ascii="Arial" w:hAnsi="Arial" w:cs="Arial"/>
        </w:rPr>
      </w:pPr>
      <w:r w:rsidRPr="00695803">
        <w:rPr>
          <w:rFonts w:ascii="Arial" w:hAnsi="Arial" w:cs="Arial"/>
        </w:rPr>
        <w:t xml:space="preserve">El sistema automatiza los procesos manuales identificados en el problema original: la gestión desintegrada de matrículas, asignaciones, cobros y documentos que se realizaba con múltiples hojas de cálculo y registros en papel. El módulo de configuración hace el sistema adaptable a diferentes escuelas sin cambios de código, cumpliendo el modelo de negocio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configurable definido en la arquitectura. Las validaciones ecuatorianas de cédula, RUC, placa y teléfono aseguran la correcta operación dentro del marco legal nacional.</w:t>
      </w:r>
    </w:p>
    <w:tbl>
      <w:tblPr>
        <w:tblStyle w:val="Tablaconcuadrcula"/>
        <w:tblW w:w="0" w:type="auto"/>
        <w:tblLook w:val="04A0" w:firstRow="1" w:lastRow="0" w:firstColumn="1" w:lastColumn="0" w:noHBand="0" w:noVBand="1"/>
      </w:tblPr>
      <w:tblGrid>
        <w:gridCol w:w="3005"/>
        <w:gridCol w:w="3005"/>
        <w:gridCol w:w="3006"/>
      </w:tblGrid>
      <w:tr w:rsidR="00695803" w:rsidRPr="00695803" w14:paraId="49810C8C" w14:textId="77777777" w:rsidTr="00695803">
        <w:tc>
          <w:tcPr>
            <w:tcW w:w="3005" w:type="dxa"/>
          </w:tcPr>
          <w:p w14:paraId="36ACDE0C"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Requisito del dominio</w:t>
            </w:r>
          </w:p>
        </w:tc>
        <w:tc>
          <w:tcPr>
            <w:tcW w:w="3005" w:type="dxa"/>
          </w:tcPr>
          <w:p w14:paraId="20CF53FE"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Solución implementada</w:t>
            </w:r>
          </w:p>
        </w:tc>
        <w:tc>
          <w:tcPr>
            <w:tcW w:w="3006" w:type="dxa"/>
          </w:tcPr>
          <w:p w14:paraId="4CD604C0"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Resultado medible</w:t>
            </w:r>
          </w:p>
        </w:tc>
      </w:tr>
      <w:tr w:rsidR="00695803" w:rsidRPr="00695803" w14:paraId="08EAD92A" w14:textId="77777777" w:rsidTr="00695803">
        <w:tc>
          <w:tcPr>
            <w:tcW w:w="3005" w:type="dxa"/>
          </w:tcPr>
          <w:p w14:paraId="76CB25AE" w14:textId="77777777" w:rsidR="00695803" w:rsidRPr="00695803" w:rsidRDefault="00695803" w:rsidP="00C70FC3">
            <w:pPr>
              <w:spacing w:before="40" w:after="40"/>
              <w:rPr>
                <w:rFonts w:ascii="Arial" w:hAnsi="Arial" w:cs="Arial"/>
              </w:rPr>
            </w:pPr>
            <w:r w:rsidRPr="00695803">
              <w:rPr>
                <w:rFonts w:ascii="Arial" w:hAnsi="Arial" w:cs="Arial"/>
              </w:rPr>
              <w:t>Eliminar el control de clases en papel/Excel</w:t>
            </w:r>
          </w:p>
        </w:tc>
        <w:tc>
          <w:tcPr>
            <w:tcW w:w="3005" w:type="dxa"/>
          </w:tcPr>
          <w:p w14:paraId="6A7187B5" w14:textId="77777777" w:rsidR="00695803" w:rsidRPr="00695803" w:rsidRDefault="00695803" w:rsidP="00C70FC3">
            <w:pPr>
              <w:spacing w:before="40" w:after="40"/>
              <w:rPr>
                <w:rFonts w:ascii="Arial" w:hAnsi="Arial" w:cs="Arial"/>
              </w:rPr>
            </w:pPr>
            <w:r w:rsidRPr="00695803">
              <w:rPr>
                <w:rFonts w:ascii="Arial" w:hAnsi="Arial" w:cs="Arial"/>
              </w:rPr>
              <w:t xml:space="preserve">Módulo de asignaciones con calendario drag &amp; </w:t>
            </w:r>
            <w:proofErr w:type="spellStart"/>
            <w:r w:rsidRPr="00695803">
              <w:rPr>
                <w:rFonts w:ascii="Arial" w:hAnsi="Arial" w:cs="Arial"/>
              </w:rPr>
              <w:t>drop</w:t>
            </w:r>
            <w:proofErr w:type="spellEnd"/>
            <w:r w:rsidRPr="00695803">
              <w:rPr>
                <w:rFonts w:ascii="Arial" w:hAnsi="Arial" w:cs="Arial"/>
              </w:rPr>
              <w:t>, validaciones automáticas y registro de kilometraje</w:t>
            </w:r>
          </w:p>
        </w:tc>
        <w:tc>
          <w:tcPr>
            <w:tcW w:w="3006" w:type="dxa"/>
          </w:tcPr>
          <w:p w14:paraId="20702291" w14:textId="77777777" w:rsidR="00695803" w:rsidRPr="00695803" w:rsidRDefault="00695803" w:rsidP="00C70FC3">
            <w:pPr>
              <w:spacing w:before="40" w:after="40"/>
              <w:rPr>
                <w:rFonts w:ascii="Arial" w:hAnsi="Arial" w:cs="Arial"/>
              </w:rPr>
            </w:pPr>
            <w:r w:rsidRPr="00695803">
              <w:rPr>
                <w:rFonts w:ascii="Arial" w:hAnsi="Arial" w:cs="Arial"/>
              </w:rPr>
              <w:t xml:space="preserve">0 asignaciones conflictivas posibles si pasan las 6 validaciones </w:t>
            </w:r>
            <w:proofErr w:type="spellStart"/>
            <w:r w:rsidRPr="00695803">
              <w:rPr>
                <w:rFonts w:ascii="Arial" w:hAnsi="Arial" w:cs="Arial"/>
              </w:rPr>
              <w:t>cross</w:t>
            </w:r>
            <w:proofErr w:type="spellEnd"/>
            <w:r w:rsidRPr="00695803">
              <w:rPr>
                <w:rFonts w:ascii="Arial" w:hAnsi="Arial" w:cs="Arial"/>
              </w:rPr>
              <w:t>-MS</w:t>
            </w:r>
          </w:p>
        </w:tc>
      </w:tr>
      <w:tr w:rsidR="00695803" w:rsidRPr="00695803" w14:paraId="7F88604C" w14:textId="77777777" w:rsidTr="00695803">
        <w:tc>
          <w:tcPr>
            <w:tcW w:w="3005" w:type="dxa"/>
          </w:tcPr>
          <w:p w14:paraId="3499D47C" w14:textId="77777777" w:rsidR="00695803" w:rsidRPr="00695803" w:rsidRDefault="00695803" w:rsidP="00C70FC3">
            <w:pPr>
              <w:spacing w:before="40" w:after="40"/>
              <w:rPr>
                <w:rFonts w:ascii="Arial" w:hAnsi="Arial" w:cs="Arial"/>
              </w:rPr>
            </w:pPr>
            <w:r w:rsidRPr="00695803">
              <w:rPr>
                <w:rFonts w:ascii="Arial" w:hAnsi="Arial" w:cs="Arial"/>
              </w:rPr>
              <w:t>Unificar el control financiero</w:t>
            </w:r>
          </w:p>
        </w:tc>
        <w:tc>
          <w:tcPr>
            <w:tcW w:w="3005" w:type="dxa"/>
          </w:tcPr>
          <w:p w14:paraId="0C7963AE" w14:textId="77777777" w:rsidR="00695803" w:rsidRPr="00695803" w:rsidRDefault="00695803" w:rsidP="00C70FC3">
            <w:pPr>
              <w:spacing w:before="40" w:after="40"/>
              <w:rPr>
                <w:rFonts w:ascii="Arial" w:hAnsi="Arial" w:cs="Arial"/>
              </w:rPr>
            </w:pPr>
            <w:r w:rsidRPr="00695803">
              <w:rPr>
                <w:rFonts w:ascii="Arial" w:hAnsi="Arial" w:cs="Arial"/>
              </w:rPr>
              <w:t xml:space="preserve">MS-Cobros con facturas, pagos parciales, plan de </w:t>
            </w:r>
            <w:r w:rsidRPr="00695803">
              <w:rPr>
                <w:rFonts w:ascii="Arial" w:hAnsi="Arial" w:cs="Arial"/>
              </w:rPr>
              <w:lastRenderedPageBreak/>
              <w:t>crédito a cuotas y estado de cuenta en tiempo real</w:t>
            </w:r>
          </w:p>
        </w:tc>
        <w:tc>
          <w:tcPr>
            <w:tcW w:w="3006" w:type="dxa"/>
          </w:tcPr>
          <w:p w14:paraId="27F1BA64"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Saldo calculado automáticamente; </w:t>
            </w:r>
            <w:r w:rsidRPr="00695803">
              <w:rPr>
                <w:rFonts w:ascii="Arial" w:hAnsi="Arial" w:cs="Arial"/>
              </w:rPr>
              <w:lastRenderedPageBreak/>
              <w:t>conciliación disponible sin intervención manual</w:t>
            </w:r>
          </w:p>
        </w:tc>
      </w:tr>
      <w:tr w:rsidR="00695803" w:rsidRPr="00695803" w14:paraId="79C8BAF3" w14:textId="77777777" w:rsidTr="00695803">
        <w:tc>
          <w:tcPr>
            <w:tcW w:w="3005" w:type="dxa"/>
          </w:tcPr>
          <w:p w14:paraId="2DE338E0" w14:textId="77777777" w:rsidR="00695803" w:rsidRPr="00695803" w:rsidRDefault="00695803" w:rsidP="00C70FC3">
            <w:pPr>
              <w:spacing w:before="40" w:after="40"/>
              <w:rPr>
                <w:rFonts w:ascii="Arial" w:hAnsi="Arial" w:cs="Arial"/>
              </w:rPr>
            </w:pPr>
            <w:r w:rsidRPr="00695803">
              <w:rPr>
                <w:rFonts w:ascii="Arial" w:hAnsi="Arial" w:cs="Arial"/>
              </w:rPr>
              <w:lastRenderedPageBreak/>
              <w:t>Automatizar notificaciones</w:t>
            </w:r>
          </w:p>
        </w:tc>
        <w:tc>
          <w:tcPr>
            <w:tcW w:w="3005" w:type="dxa"/>
          </w:tcPr>
          <w:p w14:paraId="0109A732" w14:textId="77777777" w:rsidR="00695803" w:rsidRPr="00695803" w:rsidRDefault="00695803" w:rsidP="00C70FC3">
            <w:pPr>
              <w:spacing w:before="40" w:after="40"/>
              <w:rPr>
                <w:rFonts w:ascii="Arial" w:hAnsi="Arial" w:cs="Arial"/>
              </w:rPr>
            </w:pPr>
            <w:r w:rsidRPr="00695803">
              <w:rPr>
                <w:rFonts w:ascii="Arial" w:hAnsi="Arial" w:cs="Arial"/>
              </w:rPr>
              <w:t>MS-Notificaciones con 9 tipos de eventos, plantillas editables y log de envíos</w:t>
            </w:r>
          </w:p>
        </w:tc>
        <w:tc>
          <w:tcPr>
            <w:tcW w:w="3006" w:type="dxa"/>
          </w:tcPr>
          <w:p w14:paraId="6A5FD705" w14:textId="77777777" w:rsidR="00695803" w:rsidRPr="00695803" w:rsidRDefault="00695803" w:rsidP="00C70FC3">
            <w:pPr>
              <w:spacing w:before="40" w:after="40"/>
              <w:rPr>
                <w:rFonts w:ascii="Arial" w:hAnsi="Arial" w:cs="Arial"/>
              </w:rPr>
            </w:pPr>
            <w:r w:rsidRPr="00695803">
              <w:rPr>
                <w:rFonts w:ascii="Arial" w:hAnsi="Arial" w:cs="Arial"/>
              </w:rPr>
              <w:t xml:space="preserve">Tiempo de entrega de notificación </w:t>
            </w:r>
            <w:proofErr w:type="spellStart"/>
            <w:r w:rsidRPr="00695803">
              <w:rPr>
                <w:rFonts w:ascii="Arial" w:hAnsi="Arial" w:cs="Arial"/>
              </w:rPr>
              <w:t>in-</w:t>
            </w:r>
            <w:proofErr w:type="gramStart"/>
            <w:r w:rsidRPr="00695803">
              <w:rPr>
                <w:rFonts w:ascii="Arial" w:hAnsi="Arial" w:cs="Arial"/>
              </w:rPr>
              <w:t>app</w:t>
            </w:r>
            <w:proofErr w:type="spellEnd"/>
            <w:proofErr w:type="gramEnd"/>
            <w:r w:rsidRPr="00695803">
              <w:rPr>
                <w:rFonts w:ascii="Arial" w:hAnsi="Arial" w:cs="Arial"/>
              </w:rPr>
              <w:t>: &lt;30 s desde el evento; email: &lt;60 s</w:t>
            </w:r>
          </w:p>
        </w:tc>
      </w:tr>
      <w:tr w:rsidR="00695803" w:rsidRPr="00695803" w14:paraId="0A8867C4" w14:textId="77777777" w:rsidTr="00695803">
        <w:tc>
          <w:tcPr>
            <w:tcW w:w="3005" w:type="dxa"/>
          </w:tcPr>
          <w:p w14:paraId="24B8E34E" w14:textId="77777777" w:rsidR="00695803" w:rsidRPr="00695803" w:rsidRDefault="00695803" w:rsidP="00C70FC3">
            <w:pPr>
              <w:spacing w:before="40" w:after="40"/>
              <w:rPr>
                <w:rFonts w:ascii="Arial" w:hAnsi="Arial" w:cs="Arial"/>
              </w:rPr>
            </w:pPr>
            <w:r w:rsidRPr="00695803">
              <w:rPr>
                <w:rFonts w:ascii="Arial" w:hAnsi="Arial" w:cs="Arial"/>
              </w:rPr>
              <w:t>Proveer información gerencial</w:t>
            </w:r>
          </w:p>
        </w:tc>
        <w:tc>
          <w:tcPr>
            <w:tcW w:w="3005" w:type="dxa"/>
          </w:tcPr>
          <w:p w14:paraId="63F4F7E2" w14:textId="77777777" w:rsidR="00695803" w:rsidRPr="00695803" w:rsidRDefault="00695803" w:rsidP="00C70FC3">
            <w:pPr>
              <w:spacing w:before="40" w:after="40"/>
              <w:rPr>
                <w:rFonts w:ascii="Arial" w:hAnsi="Arial" w:cs="Arial"/>
              </w:rPr>
            </w:pPr>
            <w:r w:rsidRPr="00695803">
              <w:rPr>
                <w:rFonts w:ascii="Arial" w:hAnsi="Arial" w:cs="Arial"/>
              </w:rPr>
              <w:t xml:space="preserve">MS-Reportes con 9 reportes (5 operativos + 4 financieros), exportación PDF/Excel y </w:t>
            </w:r>
            <w:proofErr w:type="spellStart"/>
            <w:r w:rsidRPr="00695803">
              <w:rPr>
                <w:rFonts w:ascii="Arial" w:hAnsi="Arial" w:cs="Arial"/>
              </w:rPr>
              <w:t>dashboard</w:t>
            </w:r>
            <w:proofErr w:type="spellEnd"/>
            <w:r w:rsidRPr="00695803">
              <w:rPr>
                <w:rFonts w:ascii="Arial" w:hAnsi="Arial" w:cs="Arial"/>
              </w:rPr>
              <w:t xml:space="preserve"> </w:t>
            </w:r>
            <w:proofErr w:type="spellStart"/>
            <w:r w:rsidRPr="00695803">
              <w:rPr>
                <w:rFonts w:ascii="Arial" w:hAnsi="Arial" w:cs="Arial"/>
              </w:rPr>
              <w:t>KPIs</w:t>
            </w:r>
            <w:proofErr w:type="spellEnd"/>
          </w:p>
        </w:tc>
        <w:tc>
          <w:tcPr>
            <w:tcW w:w="3006" w:type="dxa"/>
          </w:tcPr>
          <w:p w14:paraId="47D67D0E" w14:textId="77777777" w:rsidR="00695803" w:rsidRPr="00695803" w:rsidRDefault="00695803" w:rsidP="00C70FC3">
            <w:pPr>
              <w:spacing w:before="40" w:after="40"/>
              <w:rPr>
                <w:rFonts w:ascii="Arial" w:hAnsi="Arial" w:cs="Arial"/>
              </w:rPr>
            </w:pPr>
            <w:r w:rsidRPr="00695803">
              <w:rPr>
                <w:rFonts w:ascii="Arial" w:hAnsi="Arial" w:cs="Arial"/>
              </w:rPr>
              <w:t xml:space="preserve">Reporte disponible en &lt;400 ms con caché </w:t>
            </w:r>
            <w:proofErr w:type="spellStart"/>
            <w:r w:rsidRPr="00695803">
              <w:rPr>
                <w:rFonts w:ascii="Arial" w:hAnsi="Arial" w:cs="Arial"/>
              </w:rPr>
              <w:t>Caffeine</w:t>
            </w:r>
            <w:proofErr w:type="spellEnd"/>
            <w:r w:rsidRPr="00695803">
              <w:rPr>
                <w:rFonts w:ascii="Arial" w:hAnsi="Arial" w:cs="Arial"/>
              </w:rPr>
              <w:t xml:space="preserve"> activo; sin caché: &lt;2 s</w:t>
            </w:r>
          </w:p>
        </w:tc>
      </w:tr>
      <w:tr w:rsidR="00695803" w:rsidRPr="00695803" w14:paraId="5A08A27C" w14:textId="77777777" w:rsidTr="00695803">
        <w:tc>
          <w:tcPr>
            <w:tcW w:w="3005" w:type="dxa"/>
          </w:tcPr>
          <w:p w14:paraId="2E019056" w14:textId="77777777" w:rsidR="00695803" w:rsidRPr="00695803" w:rsidRDefault="00695803" w:rsidP="00C70FC3">
            <w:pPr>
              <w:spacing w:before="40" w:after="40"/>
              <w:rPr>
                <w:rFonts w:ascii="Arial" w:hAnsi="Arial" w:cs="Arial"/>
              </w:rPr>
            </w:pPr>
            <w:r w:rsidRPr="00695803">
              <w:rPr>
                <w:rFonts w:ascii="Arial" w:hAnsi="Arial" w:cs="Arial"/>
              </w:rPr>
              <w:t>Control de vehículos y documentos</w:t>
            </w:r>
          </w:p>
        </w:tc>
        <w:tc>
          <w:tcPr>
            <w:tcW w:w="3005" w:type="dxa"/>
          </w:tcPr>
          <w:p w14:paraId="0D0B0DAF" w14:textId="77777777" w:rsidR="00695803" w:rsidRPr="00695803" w:rsidRDefault="00695803" w:rsidP="00C70FC3">
            <w:pPr>
              <w:spacing w:before="40" w:after="40"/>
              <w:rPr>
                <w:rFonts w:ascii="Arial" w:hAnsi="Arial" w:cs="Arial"/>
              </w:rPr>
            </w:pPr>
            <w:r w:rsidRPr="00695803">
              <w:rPr>
                <w:rFonts w:ascii="Arial" w:hAnsi="Arial" w:cs="Arial"/>
              </w:rPr>
              <w:t xml:space="preserve">MS-Vehículos con alertas SOAT/RTV y </w:t>
            </w:r>
            <w:proofErr w:type="spellStart"/>
            <w:r w:rsidRPr="00695803">
              <w:rPr>
                <w:rFonts w:ascii="Arial" w:hAnsi="Arial" w:cs="Arial"/>
              </w:rPr>
              <w:t>sync</w:t>
            </w:r>
            <w:proofErr w:type="spellEnd"/>
            <w:r w:rsidRPr="00695803">
              <w:rPr>
                <w:rFonts w:ascii="Arial" w:hAnsi="Arial" w:cs="Arial"/>
              </w:rPr>
              <w:t xml:space="preserve"> de odómetro desde asignaciones</w:t>
            </w:r>
          </w:p>
        </w:tc>
        <w:tc>
          <w:tcPr>
            <w:tcW w:w="3006" w:type="dxa"/>
          </w:tcPr>
          <w:p w14:paraId="7C18AF43" w14:textId="77777777" w:rsidR="00695803" w:rsidRPr="00695803" w:rsidRDefault="00695803" w:rsidP="00C70FC3">
            <w:pPr>
              <w:spacing w:before="40" w:after="40"/>
              <w:rPr>
                <w:rFonts w:ascii="Arial" w:hAnsi="Arial" w:cs="Arial"/>
              </w:rPr>
            </w:pPr>
            <w:r w:rsidRPr="00695803">
              <w:rPr>
                <w:rFonts w:ascii="Arial" w:hAnsi="Arial" w:cs="Arial"/>
              </w:rPr>
              <w:t>Alerta automática 30 días antes del vencimiento; odómetro sincronizado tras cada clase</w:t>
            </w:r>
          </w:p>
        </w:tc>
      </w:tr>
    </w:tbl>
    <w:p w14:paraId="70BCF665" w14:textId="77777777" w:rsidR="00695803" w:rsidRDefault="00695803" w:rsidP="00695803">
      <w:pPr>
        <w:spacing w:line="480" w:lineRule="auto"/>
        <w:jc w:val="both"/>
        <w:rPr>
          <w:rFonts w:ascii="Arial" w:hAnsi="Arial" w:cs="Arial"/>
        </w:rPr>
      </w:pPr>
    </w:p>
    <w:p w14:paraId="15992F3F" w14:textId="4C83CD98" w:rsidR="00695803" w:rsidRPr="00695803" w:rsidRDefault="00695803" w:rsidP="00695803">
      <w:pPr>
        <w:spacing w:line="480" w:lineRule="auto"/>
        <w:jc w:val="both"/>
        <w:rPr>
          <w:b/>
          <w:bCs/>
          <w:i/>
          <w:iCs/>
          <w:color w:val="CC0000"/>
          <w:sz w:val="28"/>
          <w:szCs w:val="28"/>
          <w:u w:val="single"/>
        </w:rPr>
      </w:pPr>
      <w:r w:rsidRPr="00695803">
        <w:rPr>
          <w:b/>
          <w:bCs/>
          <w:i/>
          <w:iCs/>
          <w:color w:val="CC0000"/>
          <w:sz w:val="28"/>
          <w:szCs w:val="28"/>
          <w:u w:val="single"/>
        </w:rPr>
        <w:t>Vista del módulo de reportes con gráficas de ingresos y exportación PDF/Excel</w:t>
      </w:r>
    </w:p>
    <w:p w14:paraId="40608E17" w14:textId="2AAE6F1E" w:rsidR="00695803" w:rsidRPr="00695803" w:rsidRDefault="00695803" w:rsidP="00695803">
      <w:pPr>
        <w:spacing w:line="480" w:lineRule="auto"/>
        <w:jc w:val="both"/>
        <w:rPr>
          <w:b/>
          <w:bCs/>
          <w:i/>
          <w:iCs/>
          <w:color w:val="CC0000"/>
          <w:sz w:val="28"/>
          <w:szCs w:val="28"/>
          <w:u w:val="single"/>
        </w:rPr>
      </w:pPr>
      <w:r w:rsidRPr="00695803">
        <w:rPr>
          <w:b/>
          <w:bCs/>
          <w:i/>
          <w:iCs/>
          <w:color w:val="CC0000"/>
          <w:sz w:val="28"/>
          <w:szCs w:val="28"/>
          <w:u w:val="single"/>
        </w:rPr>
        <w:t xml:space="preserve">Vista del módulo de notificaciones con el </w:t>
      </w:r>
      <w:proofErr w:type="spellStart"/>
      <w:r w:rsidRPr="00695803">
        <w:rPr>
          <w:b/>
          <w:bCs/>
          <w:i/>
          <w:iCs/>
          <w:color w:val="CC0000"/>
          <w:sz w:val="28"/>
          <w:szCs w:val="28"/>
          <w:u w:val="single"/>
        </w:rPr>
        <w:t>dropdown</w:t>
      </w:r>
      <w:proofErr w:type="spellEnd"/>
      <w:r w:rsidRPr="00695803">
        <w:rPr>
          <w:b/>
          <w:bCs/>
          <w:i/>
          <w:iCs/>
          <w:color w:val="CC0000"/>
          <w:sz w:val="28"/>
          <w:szCs w:val="28"/>
          <w:u w:val="single"/>
        </w:rPr>
        <w:t xml:space="preserve"> </w:t>
      </w:r>
      <w:proofErr w:type="spellStart"/>
      <w:r w:rsidRPr="00695803">
        <w:rPr>
          <w:b/>
          <w:bCs/>
          <w:i/>
          <w:iCs/>
          <w:color w:val="CC0000"/>
          <w:sz w:val="28"/>
          <w:szCs w:val="28"/>
          <w:u w:val="single"/>
        </w:rPr>
        <w:t>in-</w:t>
      </w:r>
      <w:proofErr w:type="gramStart"/>
      <w:r w:rsidRPr="00695803">
        <w:rPr>
          <w:b/>
          <w:bCs/>
          <w:i/>
          <w:iCs/>
          <w:color w:val="CC0000"/>
          <w:sz w:val="28"/>
          <w:szCs w:val="28"/>
          <w:u w:val="single"/>
        </w:rPr>
        <w:t>app</w:t>
      </w:r>
      <w:proofErr w:type="spellEnd"/>
      <w:proofErr w:type="gramEnd"/>
      <w:r w:rsidRPr="00695803">
        <w:rPr>
          <w:b/>
          <w:bCs/>
          <w:i/>
          <w:iCs/>
          <w:color w:val="CC0000"/>
          <w:sz w:val="28"/>
          <w:szCs w:val="28"/>
          <w:u w:val="single"/>
        </w:rPr>
        <w:t xml:space="preserve"> y log de envíos</w:t>
      </w:r>
    </w:p>
    <w:p w14:paraId="761E7CF7" w14:textId="4FB7C724" w:rsidR="006629D5" w:rsidRPr="00E245B7" w:rsidRDefault="003F5D68" w:rsidP="000B258D">
      <w:pPr>
        <w:pStyle w:val="Ttulo2"/>
        <w:numPr>
          <w:ilvl w:val="1"/>
          <w:numId w:val="1"/>
        </w:numPr>
        <w:spacing w:line="480" w:lineRule="auto"/>
        <w:jc w:val="both"/>
        <w:rPr>
          <w:rFonts w:cs="Arial"/>
          <w:b w:val="0"/>
          <w:bCs/>
          <w:color w:val="auto"/>
          <w:szCs w:val="22"/>
          <w:lang w:eastAsia="en-US"/>
        </w:rPr>
      </w:pPr>
      <w:bookmarkStart w:id="56" w:name="_Toc227521394"/>
      <w:r w:rsidRPr="00E245B7">
        <w:rPr>
          <w:rFonts w:cs="Arial"/>
          <w:bCs/>
          <w:color w:val="auto"/>
          <w:szCs w:val="22"/>
          <w:lang w:eastAsia="en-US"/>
        </w:rPr>
        <w:t>Implicaciones éticas</w:t>
      </w:r>
      <w:bookmarkEnd w:id="56"/>
    </w:p>
    <w:p w14:paraId="2C2C56DE" w14:textId="1597CDBF" w:rsidR="006629D5" w:rsidRDefault="00B74915" w:rsidP="006B437D">
      <w:pPr>
        <w:spacing w:line="480" w:lineRule="auto"/>
        <w:jc w:val="both"/>
        <w:rPr>
          <w:rFonts w:ascii="Arial" w:hAnsi="Arial" w:cs="Arial"/>
          <w:iCs/>
        </w:rPr>
      </w:pPr>
      <w:r w:rsidRPr="00B74915">
        <w:rPr>
          <w:rFonts w:ascii="Arial" w:hAnsi="Arial" w:cs="Arial"/>
          <w:iCs/>
        </w:rPr>
        <w:t xml:space="preserve">El desarrollo de un sistema de gestión administrativa y financiera para escuelas de conducción implica el tratamiento de datos personales sensibles, la automatización de decisiones operativas y el despliegue de software en un sector que incide directamente en la seguridad vial. A </w:t>
      </w:r>
      <w:proofErr w:type="gramStart"/>
      <w:r w:rsidRPr="00B74915">
        <w:rPr>
          <w:rFonts w:ascii="Arial" w:hAnsi="Arial" w:cs="Arial"/>
          <w:iCs/>
        </w:rPr>
        <w:t>continuación</w:t>
      </w:r>
      <w:proofErr w:type="gramEnd"/>
      <w:r w:rsidRPr="00B74915">
        <w:rPr>
          <w:rFonts w:ascii="Arial" w:hAnsi="Arial" w:cs="Arial"/>
          <w:iCs/>
        </w:rPr>
        <w:t xml:space="preserve"> se presentan los principales temas éticos considerados durante el diseño, el desarrollo y la operación del proyecto.</w:t>
      </w:r>
    </w:p>
    <w:p w14:paraId="6C25B0B9" w14:textId="6C677753" w:rsidR="00B74915" w:rsidRPr="00B74915" w:rsidRDefault="00B74915" w:rsidP="006B437D">
      <w:pPr>
        <w:spacing w:line="480" w:lineRule="auto"/>
        <w:jc w:val="both"/>
        <w:rPr>
          <w:rFonts w:ascii="Arial" w:hAnsi="Arial" w:cs="Arial"/>
          <w:b/>
          <w:bCs/>
          <w:iCs/>
        </w:rPr>
      </w:pPr>
      <w:r w:rsidRPr="00B74915">
        <w:rPr>
          <w:rFonts w:ascii="Arial" w:hAnsi="Arial" w:cs="Arial"/>
          <w:b/>
          <w:bCs/>
          <w:iCs/>
        </w:rPr>
        <w:t>Privacidad y protección de datos personales</w:t>
      </w:r>
    </w:p>
    <w:p w14:paraId="033EAD65" w14:textId="5B1EC137" w:rsidR="00B74915" w:rsidRDefault="00B74915" w:rsidP="006B437D">
      <w:pPr>
        <w:spacing w:line="480" w:lineRule="auto"/>
        <w:jc w:val="both"/>
        <w:rPr>
          <w:rFonts w:ascii="Arial" w:hAnsi="Arial" w:cs="Arial"/>
          <w:iCs/>
        </w:rPr>
      </w:pPr>
      <w:r w:rsidRPr="00B74915">
        <w:rPr>
          <w:rFonts w:ascii="Arial" w:hAnsi="Arial" w:cs="Arial"/>
          <w:iCs/>
        </w:rPr>
        <w:t>El sistema almacena y procesa información personal de estudiantes, instructores y personal administrativo, incluyendo cédulas de identidad, datos de contacto, documentos habilitantes, historial de pagos y registros de asistencia. En el contexto ecuatoriano, este tratamiento está regulado por la Ley Orgánica de Protección de Datos Personales (LOPDP) vigente desde 2021.</w:t>
      </w:r>
    </w:p>
    <w:p w14:paraId="03DA8C99" w14:textId="2A4055B8" w:rsidR="00B74915" w:rsidRDefault="00B74915" w:rsidP="006B437D">
      <w:pPr>
        <w:spacing w:line="480" w:lineRule="auto"/>
        <w:jc w:val="both"/>
        <w:rPr>
          <w:rFonts w:ascii="Arial" w:hAnsi="Arial" w:cs="Arial"/>
          <w:iCs/>
        </w:rPr>
      </w:pPr>
      <w:r w:rsidRPr="00B74915">
        <w:rPr>
          <w:rFonts w:ascii="Arial" w:hAnsi="Arial" w:cs="Arial"/>
          <w:iCs/>
        </w:rPr>
        <w:t>Las medidas implementadas para mitigar los riesgos de privacidad son las siguientes:</w:t>
      </w:r>
    </w:p>
    <w:tbl>
      <w:tblPr>
        <w:tblStyle w:val="Tablaconcuadrcula"/>
        <w:tblW w:w="0" w:type="auto"/>
        <w:tblLook w:val="04A0" w:firstRow="1" w:lastRow="0" w:firstColumn="1" w:lastColumn="0" w:noHBand="0" w:noVBand="1"/>
      </w:tblPr>
      <w:tblGrid>
        <w:gridCol w:w="4508"/>
        <w:gridCol w:w="4508"/>
      </w:tblGrid>
      <w:tr w:rsidR="00B74915" w:rsidRPr="00B74915" w14:paraId="38EEF6C4" w14:textId="77777777" w:rsidTr="00B74915">
        <w:tc>
          <w:tcPr>
            <w:tcW w:w="4508" w:type="dxa"/>
          </w:tcPr>
          <w:p w14:paraId="5FB3C27C" w14:textId="77777777" w:rsidR="00B74915" w:rsidRPr="00B74915" w:rsidRDefault="00B74915" w:rsidP="00C70FC3">
            <w:pPr>
              <w:spacing w:before="40" w:after="40"/>
              <w:jc w:val="center"/>
              <w:rPr>
                <w:rFonts w:ascii="Arial" w:hAnsi="Arial" w:cs="Arial"/>
                <w:iCs/>
              </w:rPr>
            </w:pPr>
            <w:r w:rsidRPr="00B74915">
              <w:rPr>
                <w:rFonts w:ascii="Arial" w:hAnsi="Arial" w:cs="Arial"/>
                <w:iCs/>
              </w:rPr>
              <w:lastRenderedPageBreak/>
              <w:t>Riesgo ético</w:t>
            </w:r>
          </w:p>
        </w:tc>
        <w:tc>
          <w:tcPr>
            <w:tcW w:w="4508" w:type="dxa"/>
          </w:tcPr>
          <w:p w14:paraId="0E38ED29"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722DB90D" w14:textId="77777777" w:rsidTr="00B74915">
        <w:tc>
          <w:tcPr>
            <w:tcW w:w="4508" w:type="dxa"/>
          </w:tcPr>
          <w:p w14:paraId="427D91DF"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a datos de estudiantes</w:t>
            </w:r>
          </w:p>
        </w:tc>
        <w:tc>
          <w:tcPr>
            <w:tcW w:w="4508" w:type="dxa"/>
          </w:tcPr>
          <w:p w14:paraId="6651FB97" w14:textId="77777777" w:rsidR="00B74915" w:rsidRPr="00B74915" w:rsidRDefault="00B74915" w:rsidP="00C70FC3">
            <w:pPr>
              <w:spacing w:before="40" w:after="40"/>
              <w:rPr>
                <w:rFonts w:ascii="Arial" w:hAnsi="Arial" w:cs="Arial"/>
                <w:iCs/>
              </w:rPr>
            </w:pPr>
            <w:r w:rsidRPr="00B74915">
              <w:rPr>
                <w:rFonts w:ascii="Arial" w:hAnsi="Arial" w:cs="Arial"/>
                <w:iCs/>
              </w:rPr>
              <w:t>Control de acceso basado en roles (ADMIN, STAFF, INSTRUCTOR, ESTUDIANTE); cada rol accede únicamente a los recursos que le corresponden mediante Spring Security y anotaciones @PreAuthorize</w:t>
            </w:r>
          </w:p>
        </w:tc>
      </w:tr>
      <w:tr w:rsidR="00B74915" w:rsidRPr="00B74915" w14:paraId="1779B584" w14:textId="77777777" w:rsidTr="00B74915">
        <w:tc>
          <w:tcPr>
            <w:tcW w:w="4508" w:type="dxa"/>
          </w:tcPr>
          <w:p w14:paraId="5F2128D3" w14:textId="77777777" w:rsidR="00B74915" w:rsidRPr="00B74915" w:rsidRDefault="00B74915" w:rsidP="00C70FC3">
            <w:pPr>
              <w:spacing w:before="40" w:after="40"/>
              <w:rPr>
                <w:rFonts w:ascii="Arial" w:hAnsi="Arial" w:cs="Arial"/>
                <w:iCs/>
              </w:rPr>
            </w:pPr>
            <w:r w:rsidRPr="00B74915">
              <w:rPr>
                <w:rFonts w:ascii="Arial" w:hAnsi="Arial" w:cs="Arial"/>
                <w:iCs/>
              </w:rPr>
              <w:t>Exposición de contraseñas</w:t>
            </w:r>
          </w:p>
        </w:tc>
        <w:tc>
          <w:tcPr>
            <w:tcW w:w="4508" w:type="dxa"/>
          </w:tcPr>
          <w:p w14:paraId="1627FF4C" w14:textId="77777777" w:rsidR="00B74915" w:rsidRPr="00B74915" w:rsidRDefault="00B74915" w:rsidP="00C70FC3">
            <w:pPr>
              <w:spacing w:before="40" w:after="40"/>
              <w:rPr>
                <w:rFonts w:ascii="Arial" w:hAnsi="Arial" w:cs="Arial"/>
                <w:iCs/>
              </w:rPr>
            </w:pPr>
            <w:r w:rsidRPr="00B74915">
              <w:rPr>
                <w:rFonts w:ascii="Arial" w:hAnsi="Arial" w:cs="Arial"/>
                <w:iCs/>
              </w:rPr>
              <w:t xml:space="preserve">Almacenamiento exclusivo de hash </w:t>
            </w:r>
            <w:proofErr w:type="spellStart"/>
            <w:r w:rsidRPr="00B74915">
              <w:rPr>
                <w:rFonts w:ascii="Arial" w:hAnsi="Arial" w:cs="Arial"/>
                <w:iCs/>
              </w:rPr>
              <w:t>BCrypt</w:t>
            </w:r>
            <w:proofErr w:type="spellEnd"/>
            <w:r w:rsidRPr="00B74915">
              <w:rPr>
                <w:rFonts w:ascii="Arial" w:hAnsi="Arial" w:cs="Arial"/>
                <w:iCs/>
              </w:rPr>
              <w:t xml:space="preserve"> (costo mínimo V6); contraseñas nunca almacenadas en texto plano ni registradas en logs</w:t>
            </w:r>
          </w:p>
        </w:tc>
      </w:tr>
      <w:tr w:rsidR="00B74915" w:rsidRPr="00B74915" w14:paraId="03E1F1AA" w14:textId="77777777" w:rsidTr="00B74915">
        <w:tc>
          <w:tcPr>
            <w:tcW w:w="4508" w:type="dxa"/>
          </w:tcPr>
          <w:p w14:paraId="3335578E" w14:textId="77777777" w:rsidR="00B74915" w:rsidRPr="00B74915" w:rsidRDefault="00B74915" w:rsidP="00C70FC3">
            <w:pPr>
              <w:spacing w:before="40" w:after="40"/>
              <w:rPr>
                <w:rFonts w:ascii="Arial" w:hAnsi="Arial" w:cs="Arial"/>
                <w:iCs/>
              </w:rPr>
            </w:pPr>
            <w:r w:rsidRPr="00B74915">
              <w:rPr>
                <w:rFonts w:ascii="Arial" w:hAnsi="Arial" w:cs="Arial"/>
                <w:iCs/>
              </w:rPr>
              <w:t>Transmisión insegura de datos</w:t>
            </w:r>
          </w:p>
        </w:tc>
        <w:tc>
          <w:tcPr>
            <w:tcW w:w="4508" w:type="dxa"/>
          </w:tcPr>
          <w:p w14:paraId="206CAAD2" w14:textId="77777777" w:rsidR="00B74915" w:rsidRPr="00B74915" w:rsidRDefault="00B74915" w:rsidP="00C70FC3">
            <w:pPr>
              <w:spacing w:before="40" w:after="40"/>
              <w:rPr>
                <w:rFonts w:ascii="Arial" w:hAnsi="Arial" w:cs="Arial"/>
                <w:iCs/>
              </w:rPr>
            </w:pPr>
            <w:r w:rsidRPr="00B74915">
              <w:rPr>
                <w:rFonts w:ascii="Arial" w:hAnsi="Arial" w:cs="Arial"/>
                <w:iCs/>
              </w:rPr>
              <w:t xml:space="preserve">HTTPS/TLS 1.2+ obligatorio en producción; cookies </w:t>
            </w:r>
            <w:proofErr w:type="spellStart"/>
            <w:r w:rsidRPr="00B74915">
              <w:rPr>
                <w:rFonts w:ascii="Arial" w:hAnsi="Arial" w:cs="Arial"/>
                <w:iCs/>
              </w:rPr>
              <w:t>HttpOnly</w:t>
            </w:r>
            <w:proofErr w:type="spellEnd"/>
            <w:r w:rsidRPr="00B74915">
              <w:rPr>
                <w:rFonts w:ascii="Arial" w:hAnsi="Arial" w:cs="Arial"/>
                <w:iCs/>
              </w:rPr>
              <w:t xml:space="preserve"> para tokens JWT; CORS configurado únicamente para orígenes autorizados</w:t>
            </w:r>
          </w:p>
        </w:tc>
      </w:tr>
      <w:tr w:rsidR="00B74915" w:rsidRPr="00B74915" w14:paraId="3F644AF9" w14:textId="77777777" w:rsidTr="00B74915">
        <w:tc>
          <w:tcPr>
            <w:tcW w:w="4508" w:type="dxa"/>
          </w:tcPr>
          <w:p w14:paraId="0E00C327" w14:textId="77777777" w:rsidR="00B74915" w:rsidRPr="00B74915" w:rsidRDefault="00B74915" w:rsidP="00C70FC3">
            <w:pPr>
              <w:spacing w:before="40" w:after="40"/>
              <w:rPr>
                <w:rFonts w:ascii="Arial" w:hAnsi="Arial" w:cs="Arial"/>
                <w:iCs/>
              </w:rPr>
            </w:pPr>
            <w:r w:rsidRPr="00B74915">
              <w:rPr>
                <w:rFonts w:ascii="Arial" w:hAnsi="Arial" w:cs="Arial"/>
                <w:iCs/>
              </w:rPr>
              <w:t>Retención indefinida de datos</w:t>
            </w:r>
          </w:p>
        </w:tc>
        <w:tc>
          <w:tcPr>
            <w:tcW w:w="4508" w:type="dxa"/>
          </w:tcPr>
          <w:p w14:paraId="4E4B7214"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en todas las entidades (campo </w:t>
            </w:r>
            <w:proofErr w:type="spellStart"/>
            <w:r w:rsidRPr="00B74915">
              <w:rPr>
                <w:rFonts w:ascii="Arial" w:hAnsi="Arial" w:cs="Arial"/>
                <w:iCs/>
              </w:rPr>
              <w:t>deleted_at</w:t>
            </w:r>
            <w:proofErr w:type="spellEnd"/>
            <w:r w:rsidRPr="00B74915">
              <w:rPr>
                <w:rFonts w:ascii="Arial" w:hAnsi="Arial" w:cs="Arial"/>
                <w:iCs/>
              </w:rPr>
              <w:t xml:space="preserve">); los datos eliminados dejan de ser accesibles por la </w:t>
            </w:r>
            <w:proofErr w:type="gramStart"/>
            <w:r w:rsidRPr="00B74915">
              <w:rPr>
                <w:rFonts w:ascii="Arial" w:hAnsi="Arial" w:cs="Arial"/>
                <w:iCs/>
              </w:rPr>
              <w:t>API</w:t>
            </w:r>
            <w:proofErr w:type="gramEnd"/>
            <w:r w:rsidRPr="00B74915">
              <w:rPr>
                <w:rFonts w:ascii="Arial" w:hAnsi="Arial" w:cs="Arial"/>
                <w:iCs/>
              </w:rPr>
              <w:t xml:space="preserve"> pero se conservan para auditoría; política de retención de 5 años documentada en el </w:t>
            </w:r>
            <w:proofErr w:type="spellStart"/>
            <w:r w:rsidRPr="00B74915">
              <w:rPr>
                <w:rFonts w:ascii="Arial" w:hAnsi="Arial" w:cs="Arial"/>
                <w:iCs/>
              </w:rPr>
              <w:t>runbook</w:t>
            </w:r>
            <w:proofErr w:type="spellEnd"/>
          </w:p>
        </w:tc>
      </w:tr>
      <w:tr w:rsidR="00B74915" w:rsidRPr="00B74915" w14:paraId="551D886B" w14:textId="77777777" w:rsidTr="00B74915">
        <w:tc>
          <w:tcPr>
            <w:tcW w:w="4508" w:type="dxa"/>
          </w:tcPr>
          <w:p w14:paraId="059D06E8" w14:textId="77777777" w:rsidR="00B74915" w:rsidRPr="00B74915" w:rsidRDefault="00B74915" w:rsidP="00C70FC3">
            <w:pPr>
              <w:spacing w:before="40" w:after="40"/>
              <w:rPr>
                <w:rFonts w:ascii="Arial" w:hAnsi="Arial" w:cs="Arial"/>
                <w:iCs/>
              </w:rPr>
            </w:pPr>
            <w:r w:rsidRPr="00B74915">
              <w:rPr>
                <w:rFonts w:ascii="Arial" w:hAnsi="Arial" w:cs="Arial"/>
                <w:iCs/>
              </w:rPr>
              <w:t>Acceso indebido a información financiera</w:t>
            </w:r>
          </w:p>
        </w:tc>
        <w:tc>
          <w:tcPr>
            <w:tcW w:w="4508" w:type="dxa"/>
          </w:tcPr>
          <w:p w14:paraId="741E9A97" w14:textId="77777777" w:rsidR="00B74915" w:rsidRPr="00B74915" w:rsidRDefault="00B74915" w:rsidP="00C70FC3">
            <w:pPr>
              <w:spacing w:before="40" w:after="40"/>
              <w:rPr>
                <w:rFonts w:ascii="Arial" w:hAnsi="Arial" w:cs="Arial"/>
                <w:iCs/>
              </w:rPr>
            </w:pPr>
            <w:r w:rsidRPr="00B74915">
              <w:rPr>
                <w:rFonts w:ascii="Arial" w:hAnsi="Arial" w:cs="Arial"/>
                <w:iCs/>
              </w:rPr>
              <w:t xml:space="preserve">Los reportes financieros y estados de cuenta están restringidos al rol ADMIN; STAFF puede consultar balances </w:t>
            </w:r>
            <w:proofErr w:type="gramStart"/>
            <w:r w:rsidRPr="00B74915">
              <w:rPr>
                <w:rFonts w:ascii="Arial" w:hAnsi="Arial" w:cs="Arial"/>
                <w:iCs/>
              </w:rPr>
              <w:t>individuales</w:t>
            </w:r>
            <w:proofErr w:type="gramEnd"/>
            <w:r w:rsidRPr="00B74915">
              <w:rPr>
                <w:rFonts w:ascii="Arial" w:hAnsi="Arial" w:cs="Arial"/>
                <w:iCs/>
              </w:rPr>
              <w:t xml:space="preserve"> pero no reportes agregados</w:t>
            </w:r>
          </w:p>
        </w:tc>
      </w:tr>
      <w:tr w:rsidR="00B74915" w:rsidRPr="00B74915" w14:paraId="1DF3BFFE" w14:textId="77777777" w:rsidTr="00B74915">
        <w:tc>
          <w:tcPr>
            <w:tcW w:w="4508" w:type="dxa"/>
          </w:tcPr>
          <w:p w14:paraId="69074A8F" w14:textId="77777777" w:rsidR="00B74915" w:rsidRPr="00B74915" w:rsidRDefault="00B74915" w:rsidP="00C70FC3">
            <w:pPr>
              <w:spacing w:before="40" w:after="40"/>
              <w:rPr>
                <w:rFonts w:ascii="Arial" w:hAnsi="Arial" w:cs="Arial"/>
                <w:iCs/>
              </w:rPr>
            </w:pPr>
            <w:r w:rsidRPr="00B74915">
              <w:rPr>
                <w:rFonts w:ascii="Arial" w:hAnsi="Arial" w:cs="Arial"/>
                <w:iCs/>
              </w:rPr>
              <w:t>Uso de datos de producción en pruebas</w:t>
            </w:r>
          </w:p>
        </w:tc>
        <w:tc>
          <w:tcPr>
            <w:tcW w:w="4508" w:type="dxa"/>
          </w:tcPr>
          <w:p w14:paraId="57C43A0C" w14:textId="77777777" w:rsidR="00B74915" w:rsidRPr="00B74915" w:rsidRDefault="00B74915" w:rsidP="00C70FC3">
            <w:pPr>
              <w:spacing w:before="40" w:after="40"/>
              <w:rPr>
                <w:rFonts w:ascii="Arial" w:hAnsi="Arial" w:cs="Arial"/>
                <w:iCs/>
              </w:rPr>
            </w:pPr>
            <w:r w:rsidRPr="00B74915">
              <w:rPr>
                <w:rFonts w:ascii="Arial" w:hAnsi="Arial" w:cs="Arial"/>
                <w:iCs/>
              </w:rPr>
              <w:t xml:space="preserve">Prohibido explícitamente; todas las pruebas utilizan datos sintéticos generados por </w:t>
            </w:r>
            <w:proofErr w:type="spellStart"/>
            <w:r w:rsidRPr="00B74915">
              <w:rPr>
                <w:rFonts w:ascii="Arial" w:hAnsi="Arial" w:cs="Arial"/>
                <w:iCs/>
              </w:rPr>
              <w:t>builders</w:t>
            </w:r>
            <w:proofErr w:type="spellEnd"/>
            <w:r w:rsidRPr="00B74915">
              <w:rPr>
                <w:rFonts w:ascii="Arial" w:hAnsi="Arial" w:cs="Arial"/>
                <w:iCs/>
              </w:rPr>
              <w:t xml:space="preserve"> de entidades con Lombok; el ambiente CI usa datos </w:t>
            </w:r>
            <w:proofErr w:type="spellStart"/>
            <w:r w:rsidRPr="00B74915">
              <w:rPr>
                <w:rFonts w:ascii="Arial" w:hAnsi="Arial" w:cs="Arial"/>
                <w:iCs/>
              </w:rPr>
              <w:t>seed</w:t>
            </w:r>
            <w:proofErr w:type="spellEnd"/>
            <w:r w:rsidRPr="00B74915">
              <w:rPr>
                <w:rFonts w:ascii="Arial" w:hAnsi="Arial" w:cs="Arial"/>
                <w:iCs/>
              </w:rPr>
              <w:t xml:space="preserve"> ficticios</w:t>
            </w:r>
          </w:p>
        </w:tc>
      </w:tr>
    </w:tbl>
    <w:p w14:paraId="56AF27F7" w14:textId="77777777" w:rsidR="00B74915" w:rsidRDefault="00B74915" w:rsidP="006B437D">
      <w:pPr>
        <w:spacing w:line="480" w:lineRule="auto"/>
        <w:jc w:val="both"/>
        <w:rPr>
          <w:rFonts w:ascii="Arial" w:hAnsi="Arial" w:cs="Arial"/>
          <w:iCs/>
        </w:rPr>
      </w:pPr>
    </w:p>
    <w:p w14:paraId="62067306" w14:textId="7876C740" w:rsidR="00B74915" w:rsidRPr="00B74915" w:rsidRDefault="00B74915" w:rsidP="006B437D">
      <w:pPr>
        <w:spacing w:line="480" w:lineRule="auto"/>
        <w:jc w:val="both"/>
        <w:rPr>
          <w:rFonts w:ascii="Arial" w:hAnsi="Arial" w:cs="Arial"/>
          <w:b/>
          <w:bCs/>
          <w:iCs/>
        </w:rPr>
      </w:pPr>
      <w:r w:rsidRPr="00B74915">
        <w:rPr>
          <w:rFonts w:ascii="Arial" w:hAnsi="Arial" w:cs="Arial"/>
          <w:b/>
          <w:bCs/>
          <w:iCs/>
        </w:rPr>
        <w:t>Seguridad de la información y responsabilidad operativa</w:t>
      </w:r>
    </w:p>
    <w:p w14:paraId="6CD357F0" w14:textId="730A5294" w:rsidR="000F5AB1" w:rsidRDefault="00B74915" w:rsidP="006B437D">
      <w:pPr>
        <w:spacing w:line="480" w:lineRule="auto"/>
        <w:jc w:val="both"/>
        <w:rPr>
          <w:rFonts w:ascii="Arial" w:hAnsi="Arial" w:cs="Arial"/>
          <w:iCs/>
        </w:rPr>
      </w:pPr>
      <w:r w:rsidRPr="00B74915">
        <w:rPr>
          <w:rFonts w:ascii="Arial" w:hAnsi="Arial" w:cs="Arial"/>
          <w:iCs/>
        </w:rPr>
        <w:t>El sistema gestiona información financiera (facturas, pagos, estados de deuda) y documentos legales (contratos, matrículas). Un fallo de seguridad o una pérdida de datos podría tener consecuencias legales y económicas directas para la escuela de conducción y sus estudiantes.</w:t>
      </w:r>
    </w:p>
    <w:tbl>
      <w:tblPr>
        <w:tblStyle w:val="Tablaconcuadrcula"/>
        <w:tblW w:w="0" w:type="auto"/>
        <w:tblLook w:val="04A0" w:firstRow="1" w:lastRow="0" w:firstColumn="1" w:lastColumn="0" w:noHBand="0" w:noVBand="1"/>
      </w:tblPr>
      <w:tblGrid>
        <w:gridCol w:w="4508"/>
        <w:gridCol w:w="4508"/>
      </w:tblGrid>
      <w:tr w:rsidR="00B74915" w:rsidRPr="00B74915" w14:paraId="22BFA1A3" w14:textId="77777777" w:rsidTr="00B74915">
        <w:tc>
          <w:tcPr>
            <w:tcW w:w="4508" w:type="dxa"/>
          </w:tcPr>
          <w:p w14:paraId="6D9CD7B3" w14:textId="77777777" w:rsidR="00B74915" w:rsidRPr="00B74915" w:rsidRDefault="00B74915" w:rsidP="00C70FC3">
            <w:pPr>
              <w:spacing w:before="40" w:after="40"/>
              <w:jc w:val="center"/>
              <w:rPr>
                <w:rFonts w:ascii="Arial" w:hAnsi="Arial" w:cs="Arial"/>
                <w:iCs/>
              </w:rPr>
            </w:pPr>
            <w:r w:rsidRPr="00B74915">
              <w:rPr>
                <w:rFonts w:ascii="Arial" w:hAnsi="Arial" w:cs="Arial"/>
                <w:iCs/>
              </w:rPr>
              <w:t>Riesgo ético</w:t>
            </w:r>
          </w:p>
        </w:tc>
        <w:tc>
          <w:tcPr>
            <w:tcW w:w="4508" w:type="dxa"/>
          </w:tcPr>
          <w:p w14:paraId="350BDA3A"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3F0AEA58" w14:textId="77777777" w:rsidTr="00B74915">
        <w:tc>
          <w:tcPr>
            <w:tcW w:w="4508" w:type="dxa"/>
          </w:tcPr>
          <w:p w14:paraId="2CA8B764" w14:textId="77777777" w:rsidR="00B74915" w:rsidRPr="00B74915" w:rsidRDefault="00B74915" w:rsidP="00C70FC3">
            <w:pPr>
              <w:spacing w:before="40" w:after="40"/>
              <w:rPr>
                <w:rFonts w:ascii="Arial" w:hAnsi="Arial" w:cs="Arial"/>
                <w:iCs/>
              </w:rPr>
            </w:pPr>
            <w:r w:rsidRPr="00B74915">
              <w:rPr>
                <w:rFonts w:ascii="Arial" w:hAnsi="Arial" w:cs="Arial"/>
                <w:iCs/>
              </w:rPr>
              <w:t>Pérdida de datos financieros</w:t>
            </w:r>
          </w:p>
        </w:tc>
        <w:tc>
          <w:tcPr>
            <w:tcW w:w="4508" w:type="dxa"/>
          </w:tcPr>
          <w:p w14:paraId="5F90549D"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Backups</w:t>
            </w:r>
            <w:proofErr w:type="spellEnd"/>
            <w:r w:rsidRPr="00B74915">
              <w:rPr>
                <w:rFonts w:ascii="Arial" w:hAnsi="Arial" w:cs="Arial"/>
                <w:iCs/>
              </w:rPr>
              <w:t xml:space="preserve"> diarios automáticos configurados en producción con retención de 30 días; transacciones de pago nunca marcadas con </w:t>
            </w: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(registros permanentes)</w:t>
            </w:r>
          </w:p>
        </w:tc>
      </w:tr>
      <w:tr w:rsidR="00B74915" w:rsidRPr="00B74915" w14:paraId="299592C7" w14:textId="77777777" w:rsidTr="00B74915">
        <w:tc>
          <w:tcPr>
            <w:tcW w:w="4508" w:type="dxa"/>
          </w:tcPr>
          <w:p w14:paraId="20CD0D9C" w14:textId="77777777" w:rsidR="00B74915" w:rsidRPr="00B74915" w:rsidRDefault="00B74915" w:rsidP="00C70FC3">
            <w:pPr>
              <w:spacing w:before="40" w:after="40"/>
              <w:rPr>
                <w:rFonts w:ascii="Arial" w:hAnsi="Arial" w:cs="Arial"/>
                <w:iCs/>
              </w:rPr>
            </w:pPr>
            <w:r w:rsidRPr="00B74915">
              <w:rPr>
                <w:rFonts w:ascii="Arial" w:hAnsi="Arial" w:cs="Arial"/>
                <w:iCs/>
              </w:rPr>
              <w:t>Inyección SQL o manipulación de datos</w:t>
            </w:r>
          </w:p>
        </w:tc>
        <w:tc>
          <w:tcPr>
            <w:tcW w:w="4508" w:type="dxa"/>
          </w:tcPr>
          <w:p w14:paraId="758FD2C4" w14:textId="77777777" w:rsidR="00B74915" w:rsidRPr="00B74915" w:rsidRDefault="00B74915" w:rsidP="00C70FC3">
            <w:pPr>
              <w:spacing w:before="40" w:after="40"/>
              <w:rPr>
                <w:rFonts w:ascii="Arial" w:hAnsi="Arial" w:cs="Arial"/>
                <w:iCs/>
              </w:rPr>
            </w:pPr>
            <w:r w:rsidRPr="00B74915">
              <w:rPr>
                <w:rFonts w:ascii="Arial" w:hAnsi="Arial" w:cs="Arial"/>
                <w:iCs/>
              </w:rPr>
              <w:t>Uso exclusivo de JPA/</w:t>
            </w:r>
            <w:proofErr w:type="spellStart"/>
            <w:r w:rsidRPr="00B74915">
              <w:rPr>
                <w:rFonts w:ascii="Arial" w:hAnsi="Arial" w:cs="Arial"/>
                <w:iCs/>
              </w:rPr>
              <w:t>Hibernate</w:t>
            </w:r>
            <w:proofErr w:type="spellEnd"/>
            <w:r w:rsidRPr="00B74915">
              <w:rPr>
                <w:rFonts w:ascii="Arial" w:hAnsi="Arial" w:cs="Arial"/>
                <w:iCs/>
              </w:rPr>
              <w:t xml:space="preserve"> con </w:t>
            </w:r>
            <w:proofErr w:type="spellStart"/>
            <w:r w:rsidRPr="00B74915">
              <w:rPr>
                <w:rFonts w:ascii="Arial" w:hAnsi="Arial" w:cs="Arial"/>
                <w:iCs/>
              </w:rPr>
              <w:t>queries</w:t>
            </w:r>
            <w:proofErr w:type="spellEnd"/>
            <w:r w:rsidRPr="00B74915">
              <w:rPr>
                <w:rFonts w:ascii="Arial" w:hAnsi="Arial" w:cs="Arial"/>
                <w:iCs/>
              </w:rPr>
              <w:t xml:space="preserve"> parametrizadas; ninguna concatenación de </w:t>
            </w:r>
            <w:proofErr w:type="spellStart"/>
            <w:r w:rsidRPr="00B74915">
              <w:rPr>
                <w:rFonts w:ascii="Arial" w:hAnsi="Arial" w:cs="Arial"/>
                <w:iCs/>
              </w:rPr>
              <w:t>strings</w:t>
            </w:r>
            <w:proofErr w:type="spellEnd"/>
            <w:r w:rsidRPr="00B74915">
              <w:rPr>
                <w:rFonts w:ascii="Arial" w:hAnsi="Arial" w:cs="Arial"/>
                <w:iCs/>
              </w:rPr>
              <w:t xml:space="preserve"> en consultas a BD</w:t>
            </w:r>
          </w:p>
        </w:tc>
      </w:tr>
      <w:tr w:rsidR="00B74915" w:rsidRPr="00B74915" w14:paraId="1D6A974A" w14:textId="77777777" w:rsidTr="00B74915">
        <w:tc>
          <w:tcPr>
            <w:tcW w:w="4508" w:type="dxa"/>
          </w:tcPr>
          <w:p w14:paraId="6A2CB395" w14:textId="77777777" w:rsidR="00B74915" w:rsidRPr="00B74915" w:rsidRDefault="00B74915" w:rsidP="00C70FC3">
            <w:pPr>
              <w:spacing w:before="40" w:after="40"/>
              <w:rPr>
                <w:rFonts w:ascii="Arial" w:hAnsi="Arial" w:cs="Arial"/>
                <w:iCs/>
              </w:rPr>
            </w:pPr>
            <w:r w:rsidRPr="00B74915">
              <w:rPr>
                <w:rFonts w:ascii="Arial" w:hAnsi="Arial" w:cs="Arial"/>
                <w:iCs/>
              </w:rPr>
              <w:lastRenderedPageBreak/>
              <w:t>Suplantación de identidad (JWT robado)</w:t>
            </w:r>
          </w:p>
        </w:tc>
        <w:tc>
          <w:tcPr>
            <w:tcW w:w="4508" w:type="dxa"/>
          </w:tcPr>
          <w:p w14:paraId="4FF24C6B" w14:textId="77777777" w:rsidR="00B74915" w:rsidRPr="00B74915" w:rsidRDefault="00B74915" w:rsidP="00C70FC3">
            <w:pPr>
              <w:spacing w:before="40" w:after="40"/>
              <w:rPr>
                <w:rFonts w:ascii="Arial" w:hAnsi="Arial" w:cs="Arial"/>
                <w:iCs/>
              </w:rPr>
            </w:pPr>
            <w:r w:rsidRPr="00B74915">
              <w:rPr>
                <w:rFonts w:ascii="Arial" w:hAnsi="Arial" w:cs="Arial"/>
                <w:iCs/>
              </w:rPr>
              <w:t xml:space="preserve">Tokens con expiración de 24 h; </w:t>
            </w:r>
            <w:proofErr w:type="spellStart"/>
            <w:r w:rsidRPr="00B74915">
              <w:rPr>
                <w:rFonts w:ascii="Arial" w:hAnsi="Arial" w:cs="Arial"/>
                <w:iCs/>
              </w:rPr>
              <w:t>refresh</w:t>
            </w:r>
            <w:proofErr w:type="spellEnd"/>
            <w:r w:rsidRPr="00B74915">
              <w:rPr>
                <w:rFonts w:ascii="Arial" w:hAnsi="Arial" w:cs="Arial"/>
                <w:iCs/>
              </w:rPr>
              <w:t xml:space="preserve"> tokens con expiración de 7 días y rotación al renovar; bloqueo de cuenta tras 3 intentos fallidos; tokens almacenados en </w:t>
            </w:r>
            <w:proofErr w:type="spellStart"/>
            <w:r w:rsidRPr="00B74915">
              <w:rPr>
                <w:rFonts w:ascii="Arial" w:hAnsi="Arial" w:cs="Arial"/>
                <w:iCs/>
              </w:rPr>
              <w:t>HttpOnly</w:t>
            </w:r>
            <w:proofErr w:type="spellEnd"/>
            <w:r w:rsidRPr="00B74915">
              <w:rPr>
                <w:rFonts w:ascii="Arial" w:hAnsi="Arial" w:cs="Arial"/>
                <w:iCs/>
              </w:rPr>
              <w:t xml:space="preserve"> cookies (no accesibles desde JavaScript)</w:t>
            </w:r>
          </w:p>
        </w:tc>
      </w:tr>
      <w:tr w:rsidR="00B74915" w:rsidRPr="00B74915" w14:paraId="4E08A7A9" w14:textId="77777777" w:rsidTr="00B74915">
        <w:tc>
          <w:tcPr>
            <w:tcW w:w="4508" w:type="dxa"/>
          </w:tcPr>
          <w:p w14:paraId="1D3AB35F" w14:textId="77777777" w:rsidR="00B74915" w:rsidRPr="00B74915" w:rsidRDefault="00B74915" w:rsidP="00C70FC3">
            <w:pPr>
              <w:spacing w:before="40" w:after="40"/>
              <w:rPr>
                <w:rFonts w:ascii="Arial" w:hAnsi="Arial" w:cs="Arial"/>
                <w:iCs/>
              </w:rPr>
            </w:pPr>
            <w:r w:rsidRPr="00B74915">
              <w:rPr>
                <w:rFonts w:ascii="Arial" w:hAnsi="Arial" w:cs="Arial"/>
                <w:iCs/>
              </w:rPr>
              <w:t>Vulnerabilidades de dependencias</w:t>
            </w:r>
          </w:p>
        </w:tc>
        <w:tc>
          <w:tcPr>
            <w:tcW w:w="4508" w:type="dxa"/>
          </w:tcPr>
          <w:p w14:paraId="700013E8" w14:textId="77777777" w:rsidR="00B74915" w:rsidRPr="00B74915" w:rsidRDefault="00B74915" w:rsidP="00C70FC3">
            <w:pPr>
              <w:spacing w:before="40" w:after="40"/>
              <w:rPr>
                <w:rFonts w:ascii="Arial" w:hAnsi="Arial" w:cs="Arial"/>
                <w:iCs/>
              </w:rPr>
            </w:pPr>
            <w:r w:rsidRPr="00B74915">
              <w:rPr>
                <w:rFonts w:ascii="Arial" w:hAnsi="Arial" w:cs="Arial"/>
                <w:iCs/>
              </w:rPr>
              <w:t xml:space="preserve">Revisión OWASP Top 10 ejecutada en Sprint 13; </w:t>
            </w:r>
            <w:proofErr w:type="spellStart"/>
            <w:r w:rsidRPr="00B74915">
              <w:rPr>
                <w:rFonts w:ascii="Arial" w:hAnsi="Arial" w:cs="Arial"/>
                <w:iCs/>
              </w:rPr>
              <w:t>mvn</w:t>
            </w:r>
            <w:proofErr w:type="spellEnd"/>
            <w:r w:rsidRPr="00B74915">
              <w:rPr>
                <w:rFonts w:ascii="Arial" w:hAnsi="Arial" w:cs="Arial"/>
                <w:iCs/>
              </w:rPr>
              <w:t xml:space="preserve"> </w:t>
            </w:r>
            <w:proofErr w:type="spellStart"/>
            <w:r w:rsidRPr="00B74915">
              <w:rPr>
                <w:rFonts w:ascii="Arial" w:hAnsi="Arial" w:cs="Arial"/>
                <w:iCs/>
              </w:rPr>
              <w:t>dependency-check</w:t>
            </w:r>
            <w:proofErr w:type="spellEnd"/>
            <w:r w:rsidRPr="00B74915">
              <w:rPr>
                <w:rFonts w:ascii="Arial" w:hAnsi="Arial" w:cs="Arial"/>
                <w:iCs/>
              </w:rPr>
              <w:t xml:space="preserve"> integrado; 4 vulnerabilidades </w:t>
            </w:r>
            <w:proofErr w:type="spellStart"/>
            <w:r w:rsidRPr="00B74915">
              <w:rPr>
                <w:rFonts w:ascii="Arial" w:hAnsi="Arial" w:cs="Arial"/>
                <w:iCs/>
              </w:rPr>
              <w:t>dependabot</w:t>
            </w:r>
            <w:proofErr w:type="spellEnd"/>
            <w:r w:rsidRPr="00B74915">
              <w:rPr>
                <w:rFonts w:ascii="Arial" w:hAnsi="Arial" w:cs="Arial"/>
                <w:iCs/>
              </w:rPr>
              <w:t xml:space="preserve"> de severidad media resueltas previo a entrega</w:t>
            </w:r>
          </w:p>
        </w:tc>
      </w:tr>
      <w:tr w:rsidR="00B74915" w:rsidRPr="00B74915" w14:paraId="21517AAF" w14:textId="77777777" w:rsidTr="00B74915">
        <w:tc>
          <w:tcPr>
            <w:tcW w:w="4508" w:type="dxa"/>
          </w:tcPr>
          <w:p w14:paraId="3D14EC51"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en producción</w:t>
            </w:r>
          </w:p>
        </w:tc>
        <w:tc>
          <w:tcPr>
            <w:tcW w:w="4508" w:type="dxa"/>
          </w:tcPr>
          <w:p w14:paraId="66BAA4CF" w14:textId="77777777" w:rsidR="00B74915" w:rsidRPr="00B74915" w:rsidRDefault="00B74915" w:rsidP="00C70FC3">
            <w:pPr>
              <w:spacing w:before="40" w:after="40"/>
              <w:rPr>
                <w:rFonts w:ascii="Arial" w:hAnsi="Arial" w:cs="Arial"/>
                <w:iCs/>
              </w:rPr>
            </w:pPr>
            <w:r w:rsidRPr="00B74915">
              <w:rPr>
                <w:rFonts w:ascii="Arial" w:hAnsi="Arial" w:cs="Arial"/>
                <w:iCs/>
              </w:rPr>
              <w:t xml:space="preserve">Servidor Oracle Cloud con acceso SSH por clave pública únicamente; puertos de BD y </w:t>
            </w:r>
            <w:proofErr w:type="spellStart"/>
            <w:r w:rsidRPr="00B74915">
              <w:rPr>
                <w:rFonts w:ascii="Arial" w:hAnsi="Arial" w:cs="Arial"/>
                <w:iCs/>
              </w:rPr>
              <w:t>RabbitMQ</w:t>
            </w:r>
            <w:proofErr w:type="spellEnd"/>
            <w:r w:rsidRPr="00B74915">
              <w:rPr>
                <w:rFonts w:ascii="Arial" w:hAnsi="Arial" w:cs="Arial"/>
                <w:iCs/>
              </w:rPr>
              <w:t xml:space="preserve"> cerrados al exterior; únicamente los puertos 80, 443 y 22 expuestos</w:t>
            </w:r>
          </w:p>
        </w:tc>
      </w:tr>
    </w:tbl>
    <w:p w14:paraId="10DF5AE2" w14:textId="77777777" w:rsidR="00B74915" w:rsidRDefault="00B74915" w:rsidP="006B437D">
      <w:pPr>
        <w:spacing w:line="480" w:lineRule="auto"/>
        <w:jc w:val="both"/>
        <w:rPr>
          <w:rFonts w:ascii="Arial" w:hAnsi="Arial" w:cs="Arial"/>
          <w:iCs/>
        </w:rPr>
      </w:pPr>
    </w:p>
    <w:p w14:paraId="4B86F148" w14:textId="77777777" w:rsidR="00B74915" w:rsidRPr="00B74915" w:rsidRDefault="00B74915" w:rsidP="00B74915">
      <w:pPr>
        <w:spacing w:line="480" w:lineRule="auto"/>
        <w:jc w:val="both"/>
        <w:rPr>
          <w:rFonts w:ascii="Arial" w:hAnsi="Arial" w:cs="Arial"/>
          <w:b/>
          <w:bCs/>
          <w:iCs/>
        </w:rPr>
      </w:pPr>
      <w:r w:rsidRPr="00B74915">
        <w:rPr>
          <w:rFonts w:ascii="Arial" w:hAnsi="Arial" w:cs="Arial"/>
          <w:b/>
          <w:bCs/>
          <w:iCs/>
        </w:rPr>
        <w:t>Transparencia y trazabilidad de decisiones automatizadas</w:t>
      </w:r>
    </w:p>
    <w:p w14:paraId="12E337E4" w14:textId="77777777" w:rsidR="00B74915" w:rsidRPr="00B74915" w:rsidRDefault="00B74915" w:rsidP="00B74915">
      <w:pPr>
        <w:spacing w:line="480" w:lineRule="auto"/>
        <w:jc w:val="both"/>
        <w:rPr>
          <w:rFonts w:ascii="Arial" w:hAnsi="Arial" w:cs="Arial"/>
          <w:iCs/>
        </w:rPr>
      </w:pPr>
      <w:r w:rsidRPr="00B74915">
        <w:rPr>
          <w:rFonts w:ascii="Arial" w:hAnsi="Arial" w:cs="Arial"/>
          <w:iCs/>
        </w:rPr>
        <w:t>El sistema automatiza decisiones operativas que antes realizaban personas, como la validación de disponibilidad al crear una asignación o el cálculo automático del estado financiero de un estudiante. Estas automatizaciones deben ser transparentes para los usuarios afectados.</w:t>
      </w:r>
    </w:p>
    <w:p w14:paraId="0FF15608" w14:textId="77777777" w:rsidR="00B74915" w:rsidRPr="00B74915" w:rsidRDefault="00B74915" w:rsidP="00B74915">
      <w:pPr>
        <w:spacing w:line="480" w:lineRule="auto"/>
        <w:jc w:val="both"/>
        <w:rPr>
          <w:rFonts w:ascii="Arial" w:hAnsi="Arial" w:cs="Arial"/>
          <w:iCs/>
        </w:rPr>
      </w:pPr>
      <w:r w:rsidRPr="00B74915">
        <w:rPr>
          <w:rFonts w:ascii="Arial" w:hAnsi="Arial" w:cs="Arial"/>
          <w:iCs/>
        </w:rPr>
        <w:t>Cuando el sistema rechaza una asignación, el mensaje de error RFC 7807 especifica la razón exacta del rechazo (por ejemplo: "El vehículo con placa ABC-1234 tiene el SOAT vencido desde el 15/06/2026"), permitiendo al personal administrativo entender y corregir la causa sin necesidad de conocimiento técnico. Las transiciones automáticas de estado del estudiante (de MATRICULADO a CURSANDO, de CURSANDO a FINALIZADO) quedan registradas en el historial de la entidad con la fecha, hora y evento que las disparó, garantizando auditabilidad completa.</w:t>
      </w:r>
    </w:p>
    <w:p w14:paraId="5DB34DD4" w14:textId="77777777" w:rsidR="00B74915" w:rsidRPr="00B74915" w:rsidRDefault="00B74915" w:rsidP="00B74915">
      <w:pPr>
        <w:spacing w:line="480" w:lineRule="auto"/>
        <w:jc w:val="both"/>
        <w:rPr>
          <w:rFonts w:ascii="Arial" w:hAnsi="Arial" w:cs="Arial"/>
          <w:iCs/>
        </w:rPr>
      </w:pPr>
      <w:r w:rsidRPr="00B74915">
        <w:rPr>
          <w:rFonts w:ascii="Arial" w:hAnsi="Arial" w:cs="Arial"/>
          <w:iCs/>
        </w:rPr>
        <w:t xml:space="preserve">El módulo de auditoría en </w:t>
      </w:r>
      <w:proofErr w:type="spellStart"/>
      <w:r w:rsidRPr="00B74915">
        <w:rPr>
          <w:rFonts w:ascii="Arial" w:hAnsi="Arial" w:cs="Arial"/>
          <w:iCs/>
        </w:rPr>
        <w:t>shared_</w:t>
      </w:r>
      <w:proofErr w:type="gramStart"/>
      <w:r w:rsidRPr="00B74915">
        <w:rPr>
          <w:rFonts w:ascii="Arial" w:hAnsi="Arial" w:cs="Arial"/>
          <w:iCs/>
        </w:rPr>
        <w:t>schema.audit</w:t>
      </w:r>
      <w:proofErr w:type="gramEnd"/>
      <w:r w:rsidRPr="00B74915">
        <w:rPr>
          <w:rFonts w:ascii="Arial" w:hAnsi="Arial" w:cs="Arial"/>
          <w:iCs/>
        </w:rPr>
        <w:t>_log</w:t>
      </w:r>
      <w:proofErr w:type="spellEnd"/>
      <w:r w:rsidRPr="00B74915">
        <w:rPr>
          <w:rFonts w:ascii="Arial" w:hAnsi="Arial" w:cs="Arial"/>
          <w:iCs/>
        </w:rPr>
        <w:t xml:space="preserve"> registra todas las operaciones de escritura con el identificador del usuario que las ejecutó, la marca de tiempo y la dirección IP de origen, generando un rastro completo de responsabilidad por cada cambio en el sistema.</w:t>
      </w:r>
    </w:p>
    <w:p w14:paraId="42BDA079" w14:textId="77777777" w:rsidR="00B74915" w:rsidRPr="00B74915" w:rsidRDefault="00B74915" w:rsidP="00B74915">
      <w:pPr>
        <w:spacing w:line="480" w:lineRule="auto"/>
        <w:jc w:val="both"/>
        <w:rPr>
          <w:rFonts w:ascii="Arial" w:hAnsi="Arial" w:cs="Arial"/>
          <w:iCs/>
        </w:rPr>
      </w:pPr>
    </w:p>
    <w:p w14:paraId="7FC20F5B" w14:textId="34630978" w:rsidR="00B74915" w:rsidRPr="00B74915" w:rsidRDefault="00B74915" w:rsidP="00B74915">
      <w:pPr>
        <w:spacing w:line="480" w:lineRule="auto"/>
        <w:jc w:val="both"/>
        <w:rPr>
          <w:rFonts w:ascii="Arial" w:hAnsi="Arial" w:cs="Arial"/>
          <w:b/>
          <w:bCs/>
          <w:iCs/>
        </w:rPr>
      </w:pPr>
      <w:r w:rsidRPr="00B74915">
        <w:rPr>
          <w:rFonts w:ascii="Arial" w:hAnsi="Arial" w:cs="Arial"/>
          <w:b/>
          <w:bCs/>
          <w:iCs/>
        </w:rPr>
        <w:lastRenderedPageBreak/>
        <w:t>Equidad en el acceso y brecha digital</w:t>
      </w:r>
    </w:p>
    <w:p w14:paraId="38B11056" w14:textId="52D40840" w:rsidR="00B74915" w:rsidRDefault="00B74915" w:rsidP="00B74915">
      <w:pPr>
        <w:spacing w:line="480" w:lineRule="auto"/>
        <w:jc w:val="both"/>
        <w:rPr>
          <w:rFonts w:ascii="Arial" w:hAnsi="Arial" w:cs="Arial"/>
          <w:iCs/>
        </w:rPr>
      </w:pPr>
      <w:r w:rsidRPr="00B74915">
        <w:rPr>
          <w:rFonts w:ascii="Arial" w:hAnsi="Arial" w:cs="Arial"/>
          <w:iCs/>
        </w:rPr>
        <w:t>El sistema fue diseñado como una aplicación web responsive accesible desde cualquier navegador moderno en computadoras de escritorio, tabletas y teléfonos móviles, sin requerir instalación de software adicional ni conexión a internet de alta velocidad para las operaciones básicas. Sin embargo, se reconocen las siguientes limitaciones de equidad:</w:t>
      </w:r>
    </w:p>
    <w:tbl>
      <w:tblPr>
        <w:tblStyle w:val="Tablaconcuadrcula"/>
        <w:tblW w:w="0" w:type="auto"/>
        <w:tblLook w:val="04A0" w:firstRow="1" w:lastRow="0" w:firstColumn="1" w:lastColumn="0" w:noHBand="0" w:noVBand="1"/>
      </w:tblPr>
      <w:tblGrid>
        <w:gridCol w:w="2972"/>
        <w:gridCol w:w="6044"/>
      </w:tblGrid>
      <w:tr w:rsidR="000020A2" w:rsidRPr="000020A2" w14:paraId="3E65B537" w14:textId="77777777" w:rsidTr="000020A2">
        <w:tc>
          <w:tcPr>
            <w:tcW w:w="2972" w:type="dxa"/>
          </w:tcPr>
          <w:p w14:paraId="2D77FC8B" w14:textId="77777777" w:rsidR="000020A2" w:rsidRPr="000020A2" w:rsidRDefault="000020A2" w:rsidP="00C70FC3">
            <w:pPr>
              <w:spacing w:before="40" w:after="40"/>
              <w:jc w:val="center"/>
              <w:rPr>
                <w:rFonts w:ascii="Arial" w:hAnsi="Arial" w:cs="Arial"/>
                <w:iCs/>
              </w:rPr>
            </w:pPr>
            <w:r w:rsidRPr="000020A2">
              <w:rPr>
                <w:rFonts w:ascii="Arial" w:hAnsi="Arial" w:cs="Arial"/>
                <w:iCs/>
              </w:rPr>
              <w:t>Implicación ética</w:t>
            </w:r>
          </w:p>
        </w:tc>
        <w:tc>
          <w:tcPr>
            <w:tcW w:w="6044" w:type="dxa"/>
          </w:tcPr>
          <w:p w14:paraId="6F201F82" w14:textId="77777777" w:rsidR="000020A2" w:rsidRPr="000020A2" w:rsidRDefault="000020A2" w:rsidP="00C70FC3">
            <w:pPr>
              <w:spacing w:before="40" w:after="40"/>
              <w:jc w:val="center"/>
              <w:rPr>
                <w:rFonts w:ascii="Arial" w:hAnsi="Arial" w:cs="Arial"/>
                <w:iCs/>
              </w:rPr>
            </w:pPr>
            <w:r w:rsidRPr="000020A2">
              <w:rPr>
                <w:rFonts w:ascii="Arial" w:hAnsi="Arial" w:cs="Arial"/>
                <w:iCs/>
              </w:rPr>
              <w:t>Consideración y mitigación</w:t>
            </w:r>
          </w:p>
        </w:tc>
      </w:tr>
      <w:tr w:rsidR="000020A2" w:rsidRPr="000020A2" w14:paraId="11EF5AD0" w14:textId="77777777" w:rsidTr="000020A2">
        <w:tc>
          <w:tcPr>
            <w:tcW w:w="2972" w:type="dxa"/>
          </w:tcPr>
          <w:p w14:paraId="5EE5C38A" w14:textId="77777777" w:rsidR="000020A2" w:rsidRPr="000020A2" w:rsidRDefault="000020A2" w:rsidP="00C70FC3">
            <w:pPr>
              <w:spacing w:before="40" w:after="40"/>
              <w:rPr>
                <w:rFonts w:ascii="Arial" w:hAnsi="Arial" w:cs="Arial"/>
                <w:iCs/>
              </w:rPr>
            </w:pPr>
            <w:r w:rsidRPr="000020A2">
              <w:rPr>
                <w:rFonts w:ascii="Arial" w:hAnsi="Arial" w:cs="Arial"/>
                <w:iCs/>
              </w:rPr>
              <w:t>Acceso a internet requerido</w:t>
            </w:r>
          </w:p>
        </w:tc>
        <w:tc>
          <w:tcPr>
            <w:tcW w:w="6044" w:type="dxa"/>
          </w:tcPr>
          <w:p w14:paraId="2F8B66B1" w14:textId="77777777" w:rsidR="000020A2" w:rsidRPr="000020A2" w:rsidRDefault="000020A2" w:rsidP="00C70FC3">
            <w:pPr>
              <w:spacing w:before="40" w:after="40"/>
              <w:rPr>
                <w:rFonts w:ascii="Arial" w:hAnsi="Arial" w:cs="Arial"/>
                <w:iCs/>
              </w:rPr>
            </w:pPr>
            <w:r w:rsidRPr="000020A2">
              <w:rPr>
                <w:rFonts w:ascii="Arial" w:hAnsi="Arial" w:cs="Arial"/>
                <w:iCs/>
              </w:rPr>
              <w:t>El sistema es 100% en línea; escuelas en zonas rurales con conectividad deficiente podrían enfrentar dificultades. Mitigación futura: modo offline con sincronización diferida (fuera del alcance v1.0)</w:t>
            </w:r>
          </w:p>
        </w:tc>
      </w:tr>
      <w:tr w:rsidR="000020A2" w:rsidRPr="000020A2" w14:paraId="62A9ADFD" w14:textId="77777777" w:rsidTr="000020A2">
        <w:tc>
          <w:tcPr>
            <w:tcW w:w="2972" w:type="dxa"/>
          </w:tcPr>
          <w:p w14:paraId="267B8E1E" w14:textId="77777777" w:rsidR="000020A2" w:rsidRPr="000020A2" w:rsidRDefault="000020A2" w:rsidP="00C70FC3">
            <w:pPr>
              <w:spacing w:before="40" w:after="40"/>
              <w:rPr>
                <w:rFonts w:ascii="Arial" w:hAnsi="Arial" w:cs="Arial"/>
                <w:iCs/>
              </w:rPr>
            </w:pPr>
            <w:r w:rsidRPr="000020A2">
              <w:rPr>
                <w:rFonts w:ascii="Arial" w:hAnsi="Arial" w:cs="Arial"/>
                <w:iCs/>
              </w:rPr>
              <w:t>Idioma único (español)</w:t>
            </w:r>
          </w:p>
        </w:tc>
        <w:tc>
          <w:tcPr>
            <w:tcW w:w="6044" w:type="dxa"/>
          </w:tcPr>
          <w:p w14:paraId="6D07E359" w14:textId="77777777" w:rsidR="000020A2" w:rsidRPr="000020A2" w:rsidRDefault="000020A2" w:rsidP="00C70FC3">
            <w:pPr>
              <w:spacing w:before="40" w:after="40"/>
              <w:rPr>
                <w:rFonts w:ascii="Arial" w:hAnsi="Arial" w:cs="Arial"/>
                <w:iCs/>
              </w:rPr>
            </w:pPr>
            <w:r w:rsidRPr="000020A2">
              <w:rPr>
                <w:rFonts w:ascii="Arial" w:hAnsi="Arial" w:cs="Arial"/>
                <w:iCs/>
              </w:rPr>
              <w:t>El sistema opera exclusivamente en español ecuatoriano, lo que excluye a usuarios con manejo limitado del idioma. Mitigación futura: internacionalización (i18n) en versiones posteriores</w:t>
            </w:r>
          </w:p>
        </w:tc>
      </w:tr>
      <w:tr w:rsidR="000020A2" w:rsidRPr="000020A2" w14:paraId="300935B2" w14:textId="77777777" w:rsidTr="000020A2">
        <w:tc>
          <w:tcPr>
            <w:tcW w:w="2972" w:type="dxa"/>
          </w:tcPr>
          <w:p w14:paraId="2284A90A" w14:textId="77777777" w:rsidR="000020A2" w:rsidRPr="000020A2" w:rsidRDefault="000020A2" w:rsidP="00C70FC3">
            <w:pPr>
              <w:spacing w:before="40" w:after="40"/>
              <w:rPr>
                <w:rFonts w:ascii="Arial" w:hAnsi="Arial" w:cs="Arial"/>
                <w:iCs/>
              </w:rPr>
            </w:pPr>
            <w:r w:rsidRPr="000020A2">
              <w:rPr>
                <w:rFonts w:ascii="Arial" w:hAnsi="Arial" w:cs="Arial"/>
                <w:iCs/>
              </w:rPr>
              <w:t>Capacitación del personal</w:t>
            </w:r>
          </w:p>
        </w:tc>
        <w:tc>
          <w:tcPr>
            <w:tcW w:w="6044" w:type="dxa"/>
          </w:tcPr>
          <w:p w14:paraId="5655AE36" w14:textId="77777777" w:rsidR="000020A2" w:rsidRPr="000020A2" w:rsidRDefault="000020A2" w:rsidP="00C70FC3">
            <w:pPr>
              <w:spacing w:before="40" w:after="40"/>
              <w:rPr>
                <w:rFonts w:ascii="Arial" w:hAnsi="Arial" w:cs="Arial"/>
                <w:iCs/>
              </w:rPr>
            </w:pPr>
            <w:r w:rsidRPr="000020A2">
              <w:rPr>
                <w:rFonts w:ascii="Arial" w:hAnsi="Arial" w:cs="Arial"/>
                <w:iCs/>
              </w:rPr>
              <w:t xml:space="preserve">La automatización de procesos manuales implica una curva de aprendizaje. El </w:t>
            </w:r>
            <w:proofErr w:type="spellStart"/>
            <w:r w:rsidRPr="000020A2">
              <w:rPr>
                <w:rFonts w:ascii="Arial" w:hAnsi="Arial" w:cs="Arial"/>
                <w:iCs/>
              </w:rPr>
              <w:t>runbook</w:t>
            </w:r>
            <w:proofErr w:type="spellEnd"/>
            <w:r w:rsidRPr="000020A2">
              <w:rPr>
                <w:rFonts w:ascii="Arial" w:hAnsi="Arial" w:cs="Arial"/>
                <w:iCs/>
              </w:rPr>
              <w:t xml:space="preserve"> y el manual de usuario entregados como parte del Sprint 13 buscan mitigar este impacto; se recomienda una sesión de capacitación presencial en el proceso de </w:t>
            </w:r>
            <w:proofErr w:type="spellStart"/>
            <w:r w:rsidRPr="000020A2">
              <w:rPr>
                <w:rFonts w:ascii="Arial" w:hAnsi="Arial" w:cs="Arial"/>
                <w:iCs/>
              </w:rPr>
              <w:t>onboarding</w:t>
            </w:r>
            <w:proofErr w:type="spellEnd"/>
            <w:r w:rsidRPr="000020A2">
              <w:rPr>
                <w:rFonts w:ascii="Arial" w:hAnsi="Arial" w:cs="Arial"/>
                <w:iCs/>
              </w:rPr>
              <w:t xml:space="preserve"> de cada escuela cliente</w:t>
            </w:r>
          </w:p>
        </w:tc>
      </w:tr>
      <w:tr w:rsidR="000020A2" w:rsidRPr="000020A2" w14:paraId="6140EF7C" w14:textId="77777777" w:rsidTr="000020A2">
        <w:tc>
          <w:tcPr>
            <w:tcW w:w="2972" w:type="dxa"/>
          </w:tcPr>
          <w:p w14:paraId="6C5DAC9A" w14:textId="77777777" w:rsidR="000020A2" w:rsidRPr="000020A2" w:rsidRDefault="000020A2" w:rsidP="00C70FC3">
            <w:pPr>
              <w:spacing w:before="40" w:after="40"/>
              <w:rPr>
                <w:rFonts w:ascii="Arial" w:hAnsi="Arial" w:cs="Arial"/>
                <w:iCs/>
              </w:rPr>
            </w:pPr>
            <w:r w:rsidRPr="000020A2">
              <w:rPr>
                <w:rFonts w:ascii="Arial" w:hAnsi="Arial" w:cs="Arial"/>
                <w:iCs/>
              </w:rPr>
              <w:t>Dependencia tecnológica</w:t>
            </w:r>
          </w:p>
        </w:tc>
        <w:tc>
          <w:tcPr>
            <w:tcW w:w="6044" w:type="dxa"/>
          </w:tcPr>
          <w:p w14:paraId="60B37FF6" w14:textId="77777777" w:rsidR="000020A2" w:rsidRPr="000020A2" w:rsidRDefault="000020A2" w:rsidP="00C70FC3">
            <w:pPr>
              <w:spacing w:before="40" w:after="40"/>
              <w:rPr>
                <w:rFonts w:ascii="Arial" w:hAnsi="Arial" w:cs="Arial"/>
                <w:iCs/>
              </w:rPr>
            </w:pPr>
            <w:r w:rsidRPr="000020A2">
              <w:rPr>
                <w:rFonts w:ascii="Arial" w:hAnsi="Arial" w:cs="Arial"/>
                <w:iCs/>
              </w:rPr>
              <w:t>Al migrar de procesos en papel a un sistema digital, la escuela adquiere una dependencia tecnológica. La documentación de recuperación ante desastres (</w:t>
            </w:r>
            <w:proofErr w:type="spellStart"/>
            <w:r w:rsidRPr="000020A2">
              <w:rPr>
                <w:rFonts w:ascii="Arial" w:hAnsi="Arial" w:cs="Arial"/>
                <w:iCs/>
              </w:rPr>
              <w:t>runbook</w:t>
            </w:r>
            <w:proofErr w:type="spellEnd"/>
            <w:r w:rsidRPr="000020A2">
              <w:rPr>
                <w:rFonts w:ascii="Arial" w:hAnsi="Arial" w:cs="Arial"/>
                <w:iCs/>
              </w:rPr>
              <w:t xml:space="preserve">) y los </w:t>
            </w:r>
            <w:proofErr w:type="spellStart"/>
            <w:r w:rsidRPr="000020A2">
              <w:rPr>
                <w:rFonts w:ascii="Arial" w:hAnsi="Arial" w:cs="Arial"/>
                <w:iCs/>
              </w:rPr>
              <w:t>backups</w:t>
            </w:r>
            <w:proofErr w:type="spellEnd"/>
            <w:r w:rsidRPr="000020A2">
              <w:rPr>
                <w:rFonts w:ascii="Arial" w:hAnsi="Arial" w:cs="Arial"/>
                <w:iCs/>
              </w:rPr>
              <w:t xml:space="preserve"> automáticos mitigan el riesgo de indisponibilidad prolongada</w:t>
            </w:r>
          </w:p>
        </w:tc>
      </w:tr>
    </w:tbl>
    <w:p w14:paraId="50149658" w14:textId="77777777" w:rsidR="000020A2" w:rsidRDefault="000020A2" w:rsidP="00B74915">
      <w:pPr>
        <w:spacing w:line="480" w:lineRule="auto"/>
        <w:jc w:val="both"/>
        <w:rPr>
          <w:rFonts w:ascii="Arial" w:hAnsi="Arial" w:cs="Arial"/>
          <w:iCs/>
        </w:rPr>
      </w:pPr>
    </w:p>
    <w:p w14:paraId="1398A437" w14:textId="0FC23172" w:rsidR="000020A2" w:rsidRPr="000020A2" w:rsidRDefault="000020A2" w:rsidP="000020A2">
      <w:pPr>
        <w:spacing w:line="480" w:lineRule="auto"/>
        <w:jc w:val="both"/>
        <w:rPr>
          <w:rFonts w:ascii="Arial" w:hAnsi="Arial" w:cs="Arial"/>
          <w:b/>
          <w:bCs/>
          <w:iCs/>
        </w:rPr>
      </w:pPr>
      <w:r w:rsidRPr="000020A2">
        <w:rPr>
          <w:rFonts w:ascii="Arial" w:hAnsi="Arial" w:cs="Arial"/>
          <w:b/>
          <w:bCs/>
          <w:iCs/>
        </w:rPr>
        <w:t>Seguridad vial e integridad del proceso de formación</w:t>
      </w:r>
    </w:p>
    <w:p w14:paraId="61E0895A" w14:textId="77777777" w:rsidR="000020A2" w:rsidRPr="000020A2" w:rsidRDefault="000020A2" w:rsidP="000020A2">
      <w:pPr>
        <w:spacing w:line="480" w:lineRule="auto"/>
        <w:jc w:val="both"/>
        <w:rPr>
          <w:rFonts w:ascii="Arial" w:hAnsi="Arial" w:cs="Arial"/>
          <w:iCs/>
        </w:rPr>
      </w:pPr>
      <w:r w:rsidRPr="000020A2">
        <w:rPr>
          <w:rFonts w:ascii="Arial" w:hAnsi="Arial" w:cs="Arial"/>
          <w:iCs/>
        </w:rPr>
        <w:t>Las escuelas de conducción forman conductores que operarán en vías públicas. El sistema tiene una responsabilidad indirecta en la seguridad vial al garantizar que los registros de horas prácticas, la habilitación de vehículos y la certificación de instructores sean correctos y no manipulables.</w:t>
      </w:r>
    </w:p>
    <w:p w14:paraId="333D390D"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Las seis validaciones cruzadas al crear una asignación (categoría de licencia del instructor, SOAT vigente, RTV vigente, disponibilidad confirmada, sin ausencias y sin conflictos de horario) fueron diseñadas explícitamente para impedir que un estudiante reciba clases con un instructor no habilitado para la categoría correspondiente o en un vehículo con documentos </w:t>
      </w:r>
      <w:r w:rsidRPr="000020A2">
        <w:rPr>
          <w:rFonts w:ascii="Arial" w:hAnsi="Arial" w:cs="Arial"/>
          <w:iCs/>
        </w:rPr>
        <w:lastRenderedPageBreak/>
        <w:t>vencidos, situaciones que constituirían infracciones a la normativa de la Agencia Nacional de Tránsito (ANT) del Ecuador.</w:t>
      </w:r>
    </w:p>
    <w:p w14:paraId="1821F547"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registro de kilometraje por clase y la sincronización del odómetro vehicular generan evidencia trazable del uso real de cada vehículo, lo que facilita el cumplimiento del plan de mantenimiento preventivo y reduce el riesgo de fallas mecánicas durante clases prácticas.</w:t>
      </w:r>
    </w:p>
    <w:p w14:paraId="3C7B78E8" w14:textId="59CB9F02" w:rsidR="000020A2" w:rsidRPr="000020A2" w:rsidRDefault="000020A2" w:rsidP="000020A2">
      <w:pPr>
        <w:spacing w:line="480" w:lineRule="auto"/>
        <w:jc w:val="both"/>
        <w:rPr>
          <w:rFonts w:ascii="Arial" w:hAnsi="Arial" w:cs="Arial"/>
          <w:b/>
          <w:bCs/>
          <w:iCs/>
        </w:rPr>
      </w:pPr>
      <w:r w:rsidRPr="000020A2">
        <w:rPr>
          <w:rFonts w:ascii="Arial" w:hAnsi="Arial" w:cs="Arial"/>
          <w:b/>
          <w:bCs/>
          <w:iCs/>
        </w:rPr>
        <w:t>Uso responsable de la inteligencia artificial en el desarrollo</w:t>
      </w:r>
    </w:p>
    <w:p w14:paraId="67DA325F"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proyecto utilizó herramientas de asistencia basadas en modelos de lenguaje (Claude de Anthropic, a través de Claude Code) como apoyo en la generación de código, revisión de lógica y documentación técnica. El equipo de desarrollo (Hernán Mateo Jurado Morán y Raúl Sebastián Cruz Baño) mantuvo en todo momento la responsabilidad de revisar, validar, modificar y aprobar cada artefacto generado antes de integrarlo al repositorio.</w:t>
      </w:r>
    </w:p>
    <w:p w14:paraId="453BC19B" w14:textId="6C7E3FAE" w:rsidR="000020A2" w:rsidRDefault="000020A2" w:rsidP="000020A2">
      <w:pPr>
        <w:spacing w:line="480" w:lineRule="auto"/>
        <w:jc w:val="both"/>
        <w:rPr>
          <w:rFonts w:ascii="Arial" w:hAnsi="Arial" w:cs="Arial"/>
          <w:iCs/>
        </w:rPr>
      </w:pPr>
      <w:r w:rsidRPr="000020A2">
        <w:rPr>
          <w:rFonts w:ascii="Arial" w:hAnsi="Arial" w:cs="Arial"/>
          <w:iCs/>
        </w:rPr>
        <w:t xml:space="preserve">Ningún código fue integrado a la rama </w:t>
      </w:r>
      <w:proofErr w:type="spellStart"/>
      <w:r w:rsidRPr="000020A2">
        <w:rPr>
          <w:rFonts w:ascii="Arial" w:hAnsi="Arial" w:cs="Arial"/>
          <w:iCs/>
        </w:rPr>
        <w:t>main</w:t>
      </w:r>
      <w:proofErr w:type="spellEnd"/>
      <w:r w:rsidRPr="000020A2">
        <w:rPr>
          <w:rFonts w:ascii="Arial" w:hAnsi="Arial" w:cs="Arial"/>
          <w:iCs/>
        </w:rPr>
        <w:t xml:space="preserve"> sin revisión humana explícita ni sin que el pipeline CI lo validara. Las decisiones arquitectónicas y técnicas documentadas en DECISIONES.md fueron tomadas por el equipo de desarrollo con apoyo del tutor Víctor Javier Gómez Regalado, sin delegar el juicio técnico a ninguna herramienta de IA. Este enfoque cumple con el principio de responsabilidad humana en el uso de sistemas de IA como herramientas de productividad, no como sustitutos del criterio profesional</w:t>
      </w:r>
    </w:p>
    <w:p w14:paraId="6C023F8A" w14:textId="77777777" w:rsidR="000020A2" w:rsidRPr="00B74915" w:rsidRDefault="000020A2" w:rsidP="000020A2">
      <w:pPr>
        <w:spacing w:line="480" w:lineRule="auto"/>
        <w:jc w:val="both"/>
        <w:rPr>
          <w:rFonts w:ascii="Arial" w:hAnsi="Arial" w:cs="Arial"/>
          <w:iCs/>
        </w:rPr>
      </w:pPr>
    </w:p>
    <w:p w14:paraId="22BEE4D1" w14:textId="62B0182A" w:rsidR="006A4D79" w:rsidRPr="00E245B7" w:rsidRDefault="006A4D79" w:rsidP="000B258D">
      <w:pPr>
        <w:pStyle w:val="Ttulo1"/>
        <w:numPr>
          <w:ilvl w:val="0"/>
          <w:numId w:val="1"/>
        </w:numPr>
        <w:spacing w:line="480" w:lineRule="auto"/>
        <w:jc w:val="both"/>
        <w:rPr>
          <w:rFonts w:cs="Arial"/>
          <w:szCs w:val="22"/>
        </w:rPr>
      </w:pPr>
      <w:bookmarkStart w:id="57" w:name="_Toc227521395"/>
      <w:r w:rsidRPr="00E245B7">
        <w:rPr>
          <w:rFonts w:cs="Arial"/>
          <w:szCs w:val="22"/>
        </w:rPr>
        <w:t xml:space="preserve">Conclusiones </w:t>
      </w:r>
      <w:r w:rsidR="00CD7D8F" w:rsidRPr="00E245B7">
        <w:rPr>
          <w:rFonts w:cs="Arial"/>
          <w:szCs w:val="22"/>
        </w:rPr>
        <w:t>y Recomendaciones</w:t>
      </w:r>
      <w:bookmarkEnd w:id="57"/>
    </w:p>
    <w:p w14:paraId="57638F48" w14:textId="3C784CB7" w:rsidR="000020A2" w:rsidRPr="000020A2" w:rsidRDefault="000020A2" w:rsidP="000020A2">
      <w:pPr>
        <w:pStyle w:val="Ttulo1"/>
        <w:spacing w:line="480" w:lineRule="auto"/>
        <w:jc w:val="both"/>
        <w:rPr>
          <w:rFonts w:ascii="Arial" w:hAnsi="Arial" w:cs="Arial"/>
          <w:b/>
          <w:bCs/>
        </w:rPr>
      </w:pPr>
      <w:r w:rsidRPr="000020A2">
        <w:rPr>
          <w:rFonts w:ascii="Arial" w:hAnsi="Arial" w:cs="Arial"/>
          <w:b/>
          <w:bCs/>
        </w:rPr>
        <w:t>8.1. Conclusiones</w:t>
      </w:r>
    </w:p>
    <w:p w14:paraId="63DE31F8" w14:textId="48754EF9" w:rsidR="000020A2" w:rsidRPr="000020A2" w:rsidRDefault="000020A2" w:rsidP="000020A2">
      <w:pPr>
        <w:spacing w:line="480" w:lineRule="auto"/>
        <w:jc w:val="both"/>
        <w:rPr>
          <w:rFonts w:ascii="Arial" w:hAnsi="Arial" w:cs="Arial"/>
        </w:rPr>
      </w:pPr>
      <w:r w:rsidRPr="000020A2">
        <w:rPr>
          <w:rFonts w:ascii="Arial" w:hAnsi="Arial" w:cs="Arial"/>
        </w:rPr>
        <w:t xml:space="preserve">Se diseñó e implementó exitosamente una arquitectura de ocho microservicios independientes bajo Java 21 y Spring Boot 3.4, con comunicación síncrona vía </w:t>
      </w:r>
      <w:proofErr w:type="spellStart"/>
      <w:r w:rsidRPr="000020A2">
        <w:rPr>
          <w:rFonts w:ascii="Arial" w:hAnsi="Arial" w:cs="Arial"/>
        </w:rPr>
        <w:t>OpenFeign</w:t>
      </w:r>
      <w:proofErr w:type="spellEnd"/>
      <w:r w:rsidRPr="000020A2">
        <w:rPr>
          <w:rFonts w:ascii="Arial" w:hAnsi="Arial" w:cs="Arial"/>
        </w:rPr>
        <w:t xml:space="preserve"> y asíncrona vía </w:t>
      </w:r>
      <w:proofErr w:type="spellStart"/>
      <w:r w:rsidRPr="000020A2">
        <w:rPr>
          <w:rFonts w:ascii="Arial" w:hAnsi="Arial" w:cs="Arial"/>
        </w:rPr>
        <w:t>RabbitMQ</w:t>
      </w:r>
      <w:proofErr w:type="spellEnd"/>
      <w:r w:rsidRPr="000020A2">
        <w:rPr>
          <w:rFonts w:ascii="Arial" w:hAnsi="Arial" w:cs="Arial"/>
        </w:rPr>
        <w:t xml:space="preserve">, orquestada por Eureka y accedida a través de un API Gateway único. La decisión de utilizar una sola instancia de PostgreSQL con nueve </w:t>
      </w:r>
      <w:proofErr w:type="spellStart"/>
      <w:r w:rsidRPr="000020A2">
        <w:rPr>
          <w:rFonts w:ascii="Arial" w:hAnsi="Arial" w:cs="Arial"/>
        </w:rPr>
        <w:t>schemas</w:t>
      </w:r>
      <w:proofErr w:type="spellEnd"/>
      <w:r w:rsidRPr="000020A2">
        <w:rPr>
          <w:rFonts w:ascii="Arial" w:hAnsi="Arial" w:cs="Arial"/>
        </w:rPr>
        <w:t xml:space="preserve"> separados, en lugar de una base de datos por microservicio, resultó en una reducción </w:t>
      </w:r>
      <w:r w:rsidRPr="000020A2">
        <w:rPr>
          <w:rFonts w:ascii="Arial" w:hAnsi="Arial" w:cs="Arial"/>
        </w:rPr>
        <w:lastRenderedPageBreak/>
        <w:t>significativa de la complejidad operativa sin sacrificar el aislamiento lógico de los datos, siendo una solución apropiada para el tamaño y los requisitos del dominio objetivo.</w:t>
      </w:r>
    </w:p>
    <w:p w14:paraId="042C8A55"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La aplicación de Scrum con </w:t>
      </w:r>
      <w:proofErr w:type="spellStart"/>
      <w:r w:rsidRPr="000020A2">
        <w:rPr>
          <w:rFonts w:ascii="Arial" w:hAnsi="Arial" w:cs="Arial"/>
        </w:rPr>
        <w:t>sprints</w:t>
      </w:r>
      <w:proofErr w:type="spellEnd"/>
      <w:r w:rsidRPr="000020A2">
        <w:rPr>
          <w:rFonts w:ascii="Arial" w:hAnsi="Arial" w:cs="Arial"/>
        </w:rPr>
        <w:t xml:space="preserve"> de una semana, la regla de un Pull </w:t>
      </w:r>
      <w:proofErr w:type="spellStart"/>
      <w:r w:rsidRPr="000020A2">
        <w:rPr>
          <w:rFonts w:ascii="Arial" w:hAnsi="Arial" w:cs="Arial"/>
        </w:rPr>
        <w:t>Request</w:t>
      </w:r>
      <w:proofErr w:type="spellEnd"/>
      <w:r w:rsidRPr="000020A2">
        <w:rPr>
          <w:rFonts w:ascii="Arial" w:hAnsi="Arial" w:cs="Arial"/>
        </w:rPr>
        <w:t xml:space="preserve"> por tarea y el pipeline CI obligatorio antes de cada </w:t>
      </w:r>
      <w:proofErr w:type="spellStart"/>
      <w:r w:rsidRPr="000020A2">
        <w:rPr>
          <w:rFonts w:ascii="Arial" w:hAnsi="Arial" w:cs="Arial"/>
        </w:rPr>
        <w:t>merge</w:t>
      </w:r>
      <w:proofErr w:type="spellEnd"/>
      <w:r w:rsidRPr="000020A2">
        <w:rPr>
          <w:rFonts w:ascii="Arial" w:hAnsi="Arial" w:cs="Arial"/>
        </w:rPr>
        <w:t xml:space="preserve"> demostró ser una combinación efectiva para un equipo de dos desarrolladores. El 73% de los 41 defectos encontrados a lo largo del proyecto fueron detectados y resueltos automáticamente por el pipeline de CI antes de alcanzar cualquier ambiente de integración, lo que confirma que la inversión en automatización de pruebas desde el inicio del proyecto (Sprint 1) es más eficiente que acumular el </w:t>
      </w:r>
      <w:proofErr w:type="spellStart"/>
      <w:r w:rsidRPr="000020A2">
        <w:rPr>
          <w:rFonts w:ascii="Arial" w:hAnsi="Arial" w:cs="Arial"/>
        </w:rPr>
        <w:t>testing</w:t>
      </w:r>
      <w:proofErr w:type="spellEnd"/>
      <w:r w:rsidRPr="000020A2">
        <w:rPr>
          <w:rFonts w:ascii="Arial" w:hAnsi="Arial" w:cs="Arial"/>
        </w:rPr>
        <w:t xml:space="preserve"> al final.</w:t>
      </w:r>
    </w:p>
    <w:p w14:paraId="2E083A43"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alcanzó una cobertura de pruebas </w:t>
      </w:r>
      <w:proofErr w:type="spellStart"/>
      <w:r w:rsidRPr="000020A2">
        <w:rPr>
          <w:rFonts w:ascii="Arial" w:hAnsi="Arial" w:cs="Arial"/>
        </w:rPr>
        <w:t>JaCoCo</w:t>
      </w:r>
      <w:proofErr w:type="spellEnd"/>
      <w:r w:rsidRPr="000020A2">
        <w:rPr>
          <w:rFonts w:ascii="Arial" w:hAnsi="Arial" w:cs="Arial"/>
        </w:rPr>
        <w:t xml:space="preserve"> superior al 80% en los ocho microservicios, con 350+ </w:t>
      </w:r>
      <w:proofErr w:type="spellStart"/>
      <w:r w:rsidRPr="000020A2">
        <w:rPr>
          <w:rFonts w:ascii="Arial" w:hAnsi="Arial" w:cs="Arial"/>
        </w:rPr>
        <w:t>tests</w:t>
      </w:r>
      <w:proofErr w:type="spellEnd"/>
      <w:r w:rsidRPr="000020A2">
        <w:rPr>
          <w:rFonts w:ascii="Arial" w:hAnsi="Arial" w:cs="Arial"/>
        </w:rPr>
        <w:t xml:space="preserve"> automatizados distribuidos en tres niveles (unitario, integración con </w:t>
      </w:r>
      <w:proofErr w:type="spellStart"/>
      <w:r w:rsidRPr="000020A2">
        <w:rPr>
          <w:rFonts w:ascii="Arial" w:hAnsi="Arial" w:cs="Arial"/>
        </w:rPr>
        <w:t>Testcontainers</w:t>
      </w:r>
      <w:proofErr w:type="spellEnd"/>
      <w:r w:rsidRPr="000020A2">
        <w:rPr>
          <w:rFonts w:ascii="Arial" w:hAnsi="Arial" w:cs="Arial"/>
        </w:rPr>
        <w:t xml:space="preserve"> y E2E con Cypress), cinco </w:t>
      </w:r>
      <w:proofErr w:type="spellStart"/>
      <w:r w:rsidRPr="000020A2">
        <w:rPr>
          <w:rFonts w:ascii="Arial" w:hAnsi="Arial" w:cs="Arial"/>
        </w:rPr>
        <w:t>workflows</w:t>
      </w:r>
      <w:proofErr w:type="spellEnd"/>
      <w:r w:rsidRPr="000020A2">
        <w:rPr>
          <w:rFonts w:ascii="Arial" w:hAnsi="Arial" w:cs="Arial"/>
        </w:rPr>
        <w:t xml:space="preserve"> de CI/CD activos y un tiempo de respuesta p95 inferior a 500 ms en cinco de las seis operaciones evaluadas con 50 usuarios concurrentes. Estos resultados demuestran que un proyecto de titulación puede alcanzar estándares industriales de calidad cuando se integran las prácticas de ingeniería de software desde la primera iteración.</w:t>
      </w:r>
    </w:p>
    <w:p w14:paraId="50EE98A1" w14:textId="77777777" w:rsidR="000020A2" w:rsidRPr="000020A2" w:rsidRDefault="000020A2" w:rsidP="000020A2">
      <w:pPr>
        <w:spacing w:line="480" w:lineRule="auto"/>
        <w:jc w:val="both"/>
        <w:rPr>
          <w:rFonts w:ascii="Arial" w:hAnsi="Arial" w:cs="Arial"/>
        </w:rPr>
      </w:pPr>
      <w:r w:rsidRPr="000020A2">
        <w:rPr>
          <w:rFonts w:ascii="Arial" w:hAnsi="Arial" w:cs="Arial"/>
        </w:rPr>
        <w:t>Las seis validaciones cruzadas implementadas en el módulo de asignaciones y el ciclo de vida trazable del estudiante (desde PRE_INSCRITO hasta FINALIZADO con transiciones automáticas por evento) resolvieron los casos de error operativo más frecuentes identificados en el problema original: asignaciones con vehículos sin SOAT vigente, clases impartidas por instructores sin la categoría de licencia habilitada, y estados de cuenta inconsistentes por pagos parciales no registrados. La solución no solo digitaliza los procesos existentes, sino que los mejora mediante validaciones que el proceso manual no podía garantizar.</w:t>
      </w:r>
    </w:p>
    <w:p w14:paraId="44EEA6E4" w14:textId="1852B9FF" w:rsidR="00CB193A" w:rsidRDefault="000020A2" w:rsidP="000020A2">
      <w:pPr>
        <w:spacing w:line="480" w:lineRule="auto"/>
        <w:jc w:val="both"/>
        <w:rPr>
          <w:rFonts w:ascii="Arial" w:hAnsi="Arial" w:cs="Arial"/>
        </w:rPr>
      </w:pPr>
      <w:r w:rsidRPr="000020A2">
        <w:rPr>
          <w:rFonts w:ascii="Arial" w:hAnsi="Arial" w:cs="Arial"/>
        </w:rPr>
        <w:t>La decisión de cambiar del enfoque horizontal al vertical por grupos a partir del Sprint 5 fue la decisión de proceso más impactante del proyecto. El enfoque horizontal fue óptimo para construir la infraestructura compartida (</w:t>
      </w:r>
      <w:proofErr w:type="spellStart"/>
      <w:r w:rsidRPr="000020A2">
        <w:rPr>
          <w:rFonts w:ascii="Arial" w:hAnsi="Arial" w:cs="Arial"/>
        </w:rPr>
        <w:t>Sprints</w:t>
      </w:r>
      <w:proofErr w:type="spellEnd"/>
      <w:r w:rsidRPr="000020A2">
        <w:rPr>
          <w:rFonts w:ascii="Arial" w:hAnsi="Arial" w:cs="Arial"/>
        </w:rPr>
        <w:t xml:space="preserve"> 0–4), mientras que el vertical por grupos </w:t>
      </w:r>
      <w:r w:rsidRPr="000020A2">
        <w:rPr>
          <w:rFonts w:ascii="Arial" w:hAnsi="Arial" w:cs="Arial"/>
        </w:rPr>
        <w:lastRenderedPageBreak/>
        <w:t>permitió entregar el Grupo A completamente funcional al finalizar el Sprint 9, reduciendo el riesgo de llegar al cierre del proyecto con todos los módulos parcialmente terminados. Esta estrategia híbrida se recomienda para proyectos de microservicios con equipos pequeños y plazos acotados.</w:t>
      </w:r>
    </w:p>
    <w:p w14:paraId="0C9843FF" w14:textId="5BB62D2E" w:rsidR="000020A2" w:rsidRDefault="000020A2" w:rsidP="000020A2">
      <w:pPr>
        <w:spacing w:line="480" w:lineRule="auto"/>
        <w:jc w:val="both"/>
        <w:rPr>
          <w:rFonts w:ascii="Arial" w:hAnsi="Arial" w:cs="Arial"/>
        </w:rPr>
      </w:pPr>
      <w:r>
        <w:rPr>
          <w:rFonts w:ascii="Arial" w:hAnsi="Arial" w:cs="Arial"/>
        </w:rPr>
        <w:t>8.2. Recomendaciones</w:t>
      </w:r>
    </w:p>
    <w:p w14:paraId="788F9833" w14:textId="30164019" w:rsidR="000020A2" w:rsidRPr="000020A2" w:rsidRDefault="000020A2" w:rsidP="000020A2">
      <w:pPr>
        <w:spacing w:line="480" w:lineRule="auto"/>
        <w:jc w:val="both"/>
        <w:rPr>
          <w:rFonts w:ascii="Arial" w:hAnsi="Arial" w:cs="Arial"/>
        </w:rPr>
      </w:pPr>
      <w:r w:rsidRPr="000020A2">
        <w:rPr>
          <w:rFonts w:ascii="Arial" w:hAnsi="Arial" w:cs="Arial"/>
        </w:rPr>
        <w:t>Implementar generación asíncrona de reportes PDF de gran volumen</w:t>
      </w:r>
    </w:p>
    <w:p w14:paraId="170AB745" w14:textId="1EB9DCC7" w:rsidR="000020A2" w:rsidRPr="000020A2" w:rsidRDefault="000020A2" w:rsidP="000020A2">
      <w:pPr>
        <w:spacing w:line="480" w:lineRule="auto"/>
        <w:jc w:val="both"/>
        <w:rPr>
          <w:rFonts w:ascii="Arial" w:hAnsi="Arial" w:cs="Arial"/>
        </w:rPr>
      </w:pPr>
      <w:r w:rsidRPr="000020A2">
        <w:rPr>
          <w:rFonts w:ascii="Arial" w:hAnsi="Arial" w:cs="Arial"/>
        </w:rPr>
        <w:t xml:space="preserve">La operación de exportación de reportes PDF con más de 200 registros superó el umbral de p99 de 500 ms establecido como requisito no funcional. Se recomienda implementar un patrón de procesamiento asíncrono: el usuario solicita el reporte, recibe un identificador de tarea, MS-Reportes genera el PDF en segundo plano y MS-Notificaciones envía una notificación </w:t>
      </w:r>
      <w:proofErr w:type="spellStart"/>
      <w:r w:rsidRPr="000020A2">
        <w:rPr>
          <w:rFonts w:ascii="Arial" w:hAnsi="Arial" w:cs="Arial"/>
        </w:rPr>
        <w:t>in-</w:t>
      </w:r>
      <w:proofErr w:type="gramStart"/>
      <w:r w:rsidRPr="000020A2">
        <w:rPr>
          <w:rFonts w:ascii="Arial" w:hAnsi="Arial" w:cs="Arial"/>
        </w:rPr>
        <w:t>app</w:t>
      </w:r>
      <w:proofErr w:type="spellEnd"/>
      <w:proofErr w:type="gramEnd"/>
      <w:r w:rsidRPr="000020A2">
        <w:rPr>
          <w:rFonts w:ascii="Arial" w:hAnsi="Arial" w:cs="Arial"/>
        </w:rPr>
        <w:t xml:space="preserve"> con el enlace de descarga al completarse. Este patrón mejora la experiencia de usuario y desacopla la carga computacional de la solicitud HTTP.</w:t>
      </w:r>
    </w:p>
    <w:p w14:paraId="11258013" w14:textId="09FE4C25" w:rsidR="000020A2" w:rsidRPr="000020A2" w:rsidRDefault="000020A2" w:rsidP="000020A2">
      <w:pPr>
        <w:spacing w:line="480" w:lineRule="auto"/>
        <w:jc w:val="both"/>
        <w:rPr>
          <w:rFonts w:ascii="Arial" w:hAnsi="Arial" w:cs="Arial"/>
        </w:rPr>
      </w:pPr>
      <w:r w:rsidRPr="000020A2">
        <w:rPr>
          <w:rFonts w:ascii="Arial" w:hAnsi="Arial" w:cs="Arial"/>
        </w:rPr>
        <w:t xml:space="preserve">Ampliar el esquema de idempotencia en </w:t>
      </w:r>
      <w:proofErr w:type="spellStart"/>
      <w:r w:rsidRPr="000020A2">
        <w:rPr>
          <w:rFonts w:ascii="Arial" w:hAnsi="Arial" w:cs="Arial"/>
        </w:rPr>
        <w:t>RabbitMQ</w:t>
      </w:r>
      <w:proofErr w:type="spellEnd"/>
    </w:p>
    <w:p w14:paraId="6782D3FD" w14:textId="05684214" w:rsidR="000020A2" w:rsidRPr="000020A2" w:rsidRDefault="000020A2" w:rsidP="000020A2">
      <w:pPr>
        <w:spacing w:line="480" w:lineRule="auto"/>
        <w:jc w:val="both"/>
        <w:rPr>
          <w:rFonts w:ascii="Arial" w:hAnsi="Arial" w:cs="Arial"/>
        </w:rPr>
      </w:pPr>
      <w:r w:rsidRPr="000020A2">
        <w:rPr>
          <w:rFonts w:ascii="Arial" w:hAnsi="Arial" w:cs="Arial"/>
        </w:rPr>
        <w:t xml:space="preserve">La tabla </w:t>
      </w:r>
      <w:proofErr w:type="spellStart"/>
      <w:r w:rsidRPr="000020A2">
        <w:rPr>
          <w:rFonts w:ascii="Arial" w:hAnsi="Arial" w:cs="Arial"/>
        </w:rPr>
        <w:t>processed_events</w:t>
      </w:r>
      <w:proofErr w:type="spellEnd"/>
      <w:r w:rsidRPr="000020A2">
        <w:rPr>
          <w:rFonts w:ascii="Arial" w:hAnsi="Arial" w:cs="Arial"/>
        </w:rPr>
        <w:t xml:space="preserve"> con restricción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no soporta múltiples </w:t>
      </w:r>
      <w:proofErr w:type="spellStart"/>
      <w:r w:rsidRPr="000020A2">
        <w:rPr>
          <w:rFonts w:ascii="Arial" w:hAnsi="Arial" w:cs="Arial"/>
        </w:rPr>
        <w:t>consumers</w:t>
      </w:r>
      <w:proofErr w:type="spellEnd"/>
      <w:r w:rsidRPr="000020A2">
        <w:rPr>
          <w:rFonts w:ascii="Arial" w:hAnsi="Arial" w:cs="Arial"/>
        </w:rPr>
        <w:t xml:space="preserve"> del mismo microservicio procesando el mismo evento. Se recomienda ampliar el esquema a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w:t>
      </w:r>
      <w:proofErr w:type="spellStart"/>
      <w:r w:rsidRPr="000020A2">
        <w:rPr>
          <w:rFonts w:ascii="Arial" w:hAnsi="Arial" w:cs="Arial"/>
        </w:rPr>
        <w:t>consumer_scope</w:t>
      </w:r>
      <w:proofErr w:type="spellEnd"/>
      <w:r w:rsidRPr="000020A2">
        <w:rPr>
          <w:rFonts w:ascii="Arial" w:hAnsi="Arial" w:cs="Arial"/>
        </w:rPr>
        <w:t xml:space="preserve">) en una versión futura, permitiendo que el </w:t>
      </w:r>
      <w:proofErr w:type="spellStart"/>
      <w:r w:rsidRPr="000020A2">
        <w:rPr>
          <w:rFonts w:ascii="Arial" w:hAnsi="Arial" w:cs="Arial"/>
        </w:rPr>
        <w:t>listener</w:t>
      </w:r>
      <w:proofErr w:type="spellEnd"/>
      <w:r w:rsidRPr="000020A2">
        <w:rPr>
          <w:rFonts w:ascii="Arial" w:hAnsi="Arial" w:cs="Arial"/>
        </w:rPr>
        <w:t xml:space="preserve"> de progreso académico y el </w:t>
      </w:r>
      <w:proofErr w:type="spellStart"/>
      <w:r w:rsidRPr="000020A2">
        <w:rPr>
          <w:rFonts w:ascii="Arial" w:hAnsi="Arial" w:cs="Arial"/>
        </w:rPr>
        <w:t>listener</w:t>
      </w:r>
      <w:proofErr w:type="spellEnd"/>
      <w:r w:rsidRPr="000020A2">
        <w:rPr>
          <w:rFonts w:ascii="Arial" w:hAnsi="Arial" w:cs="Arial"/>
        </w:rPr>
        <w:t xml:space="preserve"> de notificaciones del mismo MS puedan coexistir con idempotencia completa. Esta corrección elimina el riesgo actual de procesamiento duplicado en escenarios de alta disponibilidad.</w:t>
      </w:r>
    </w:p>
    <w:p w14:paraId="210B9084" w14:textId="7BBBD61E" w:rsidR="000020A2" w:rsidRPr="000020A2" w:rsidRDefault="000020A2" w:rsidP="000020A2">
      <w:pPr>
        <w:spacing w:line="480" w:lineRule="auto"/>
        <w:jc w:val="both"/>
        <w:rPr>
          <w:rFonts w:ascii="Arial" w:hAnsi="Arial" w:cs="Arial"/>
        </w:rPr>
      </w:pPr>
      <w:r w:rsidRPr="000020A2">
        <w:rPr>
          <w:rFonts w:ascii="Arial" w:hAnsi="Arial" w:cs="Arial"/>
        </w:rPr>
        <w:t xml:space="preserve">Migrar Feign de </w:t>
      </w:r>
      <w:proofErr w:type="spellStart"/>
      <w:r w:rsidRPr="000020A2">
        <w:rPr>
          <w:rFonts w:ascii="Arial" w:hAnsi="Arial" w:cs="Arial"/>
        </w:rPr>
        <w:t>HttpURLConnection</w:t>
      </w:r>
      <w:proofErr w:type="spellEnd"/>
      <w:r w:rsidRPr="000020A2">
        <w:rPr>
          <w:rFonts w:ascii="Arial" w:hAnsi="Arial" w:cs="Arial"/>
        </w:rPr>
        <w:t xml:space="preserve"> a </w:t>
      </w:r>
      <w:proofErr w:type="spellStart"/>
      <w:r w:rsidRPr="000020A2">
        <w:rPr>
          <w:rFonts w:ascii="Arial" w:hAnsi="Arial" w:cs="Arial"/>
        </w:rPr>
        <w:t>OkHttp</w:t>
      </w:r>
      <w:proofErr w:type="spellEnd"/>
    </w:p>
    <w:p w14:paraId="357B9685" w14:textId="0108814C" w:rsidR="000020A2" w:rsidRPr="000020A2" w:rsidRDefault="000020A2" w:rsidP="000020A2">
      <w:pPr>
        <w:spacing w:line="480" w:lineRule="auto"/>
        <w:jc w:val="both"/>
        <w:rPr>
          <w:rFonts w:ascii="Arial" w:hAnsi="Arial" w:cs="Arial"/>
        </w:rPr>
      </w:pPr>
      <w:r w:rsidRPr="000020A2">
        <w:rPr>
          <w:rFonts w:ascii="Arial" w:hAnsi="Arial" w:cs="Arial"/>
        </w:rPr>
        <w:t xml:space="preserve">El cliente HTTP por defecto de </w:t>
      </w:r>
      <w:proofErr w:type="spellStart"/>
      <w:r w:rsidRPr="000020A2">
        <w:rPr>
          <w:rFonts w:ascii="Arial" w:hAnsi="Arial" w:cs="Arial"/>
        </w:rPr>
        <w:t>OpenFeign</w:t>
      </w:r>
      <w:proofErr w:type="spellEnd"/>
      <w:r w:rsidRPr="000020A2">
        <w:rPr>
          <w:rFonts w:ascii="Arial" w:hAnsi="Arial" w:cs="Arial"/>
        </w:rPr>
        <w:t xml:space="preserve"> (</w:t>
      </w:r>
      <w:proofErr w:type="spellStart"/>
      <w:r w:rsidRPr="000020A2">
        <w:rPr>
          <w:rFonts w:ascii="Arial" w:hAnsi="Arial" w:cs="Arial"/>
        </w:rPr>
        <w:t>HttpURLConnection</w:t>
      </w:r>
      <w:proofErr w:type="spellEnd"/>
      <w:r w:rsidRPr="000020A2">
        <w:rPr>
          <w:rFonts w:ascii="Arial" w:hAnsi="Arial" w:cs="Arial"/>
        </w:rPr>
        <w:t xml:space="preserve">) no soporta el método PATCH, lo que obligó a usar PUT como </w:t>
      </w:r>
      <w:proofErr w:type="spellStart"/>
      <w:r w:rsidRPr="000020A2">
        <w:rPr>
          <w:rFonts w:ascii="Arial" w:hAnsi="Arial" w:cs="Arial"/>
        </w:rPr>
        <w:t>workaround</w:t>
      </w:r>
      <w:proofErr w:type="spellEnd"/>
      <w:r w:rsidRPr="000020A2">
        <w:rPr>
          <w:rFonts w:ascii="Arial" w:hAnsi="Arial" w:cs="Arial"/>
        </w:rPr>
        <w:t xml:space="preserve"> para la sincronización del odómetro vehicular. Se recomienda agregar la dependencia de </w:t>
      </w:r>
      <w:proofErr w:type="spellStart"/>
      <w:r w:rsidRPr="000020A2">
        <w:rPr>
          <w:rFonts w:ascii="Arial" w:hAnsi="Arial" w:cs="Arial"/>
        </w:rPr>
        <w:t>OkHttp</w:t>
      </w:r>
      <w:proofErr w:type="spellEnd"/>
      <w:r w:rsidRPr="000020A2">
        <w:rPr>
          <w:rFonts w:ascii="Arial" w:hAnsi="Arial" w:cs="Arial"/>
        </w:rPr>
        <w:t xml:space="preserve"> al cliente </w:t>
      </w:r>
      <w:proofErr w:type="spellStart"/>
      <w:r w:rsidRPr="000020A2">
        <w:rPr>
          <w:rFonts w:ascii="Arial" w:hAnsi="Arial" w:cs="Arial"/>
        </w:rPr>
        <w:t>Feign</w:t>
      </w:r>
      <w:proofErr w:type="spellEnd"/>
      <w:r w:rsidRPr="000020A2">
        <w:rPr>
          <w:rFonts w:ascii="Arial" w:hAnsi="Arial" w:cs="Arial"/>
        </w:rPr>
        <w:t xml:space="preserve"> y configurarlo como </w:t>
      </w:r>
      <w:proofErr w:type="spellStart"/>
      <w:r w:rsidRPr="000020A2">
        <w:rPr>
          <w:rFonts w:ascii="Arial" w:hAnsi="Arial" w:cs="Arial"/>
        </w:rPr>
        <w:t>transport</w:t>
      </w:r>
      <w:proofErr w:type="spellEnd"/>
      <w:r w:rsidRPr="000020A2">
        <w:rPr>
          <w:rFonts w:ascii="Arial" w:hAnsi="Arial" w:cs="Arial"/>
        </w:rPr>
        <w:t>, lo que elimina esta limitación y permite un uso correcto de los verbos HTTP REST en las comunicaciones entre microservicios.</w:t>
      </w:r>
    </w:p>
    <w:p w14:paraId="614A378B" w14:textId="70124351" w:rsidR="000020A2" w:rsidRPr="000020A2" w:rsidRDefault="000020A2" w:rsidP="000020A2">
      <w:pPr>
        <w:spacing w:line="480" w:lineRule="auto"/>
        <w:jc w:val="both"/>
        <w:rPr>
          <w:rFonts w:ascii="Arial" w:hAnsi="Arial" w:cs="Arial"/>
        </w:rPr>
      </w:pPr>
      <w:r w:rsidRPr="000020A2">
        <w:rPr>
          <w:rFonts w:ascii="Arial" w:hAnsi="Arial" w:cs="Arial"/>
        </w:rPr>
        <w:lastRenderedPageBreak/>
        <w:t>Implementar un plan de capacitación formal para cada escuela cliente</w:t>
      </w:r>
    </w:p>
    <w:p w14:paraId="7741B76B"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automatiza procesos que históricamente se realizaban de forma manual y desintegrada. La adopción exitosa del sistema depende en gran medida de la capacitación del personal administrativo y de los instructores. Se recomienda definir un plan de </w:t>
      </w:r>
      <w:proofErr w:type="spellStart"/>
      <w:r w:rsidRPr="000020A2">
        <w:rPr>
          <w:rFonts w:ascii="Arial" w:hAnsi="Arial" w:cs="Arial"/>
        </w:rPr>
        <w:t>onboarding</w:t>
      </w:r>
      <w:proofErr w:type="spellEnd"/>
      <w:r w:rsidRPr="000020A2">
        <w:rPr>
          <w:rFonts w:ascii="Arial" w:hAnsi="Arial" w:cs="Arial"/>
        </w:rPr>
        <w:t xml:space="preserve"> que incluya al menos una sesión presencial de cuatro horas con demostraciones de los flujos críticos (matrícula, asignación, cobro y generación de reportes), un manual de usuario entregado como parte del sistema, y un período de soporte </w:t>
      </w:r>
      <w:proofErr w:type="spellStart"/>
      <w:r w:rsidRPr="000020A2">
        <w:rPr>
          <w:rFonts w:ascii="Arial" w:hAnsi="Arial" w:cs="Arial"/>
        </w:rPr>
        <w:t>post-implantación</w:t>
      </w:r>
      <w:proofErr w:type="spellEnd"/>
      <w:r w:rsidRPr="000020A2">
        <w:rPr>
          <w:rFonts w:ascii="Arial" w:hAnsi="Arial" w:cs="Arial"/>
        </w:rPr>
        <w:t xml:space="preserve"> de 30 días.</w:t>
      </w:r>
    </w:p>
    <w:p w14:paraId="7346C2FD" w14:textId="07AD7589" w:rsidR="000020A2" w:rsidRPr="000020A2" w:rsidRDefault="000020A2" w:rsidP="000020A2">
      <w:pPr>
        <w:spacing w:line="480" w:lineRule="auto"/>
        <w:jc w:val="both"/>
        <w:rPr>
          <w:rFonts w:ascii="Arial" w:hAnsi="Arial" w:cs="Arial"/>
        </w:rPr>
      </w:pPr>
      <w:r w:rsidRPr="000020A2">
        <w:rPr>
          <w:rFonts w:ascii="Arial" w:hAnsi="Arial" w:cs="Arial"/>
        </w:rPr>
        <w:t xml:space="preserve">Evaluar la incorporación de </w:t>
      </w:r>
      <w:proofErr w:type="spellStart"/>
      <w:r w:rsidRPr="000020A2">
        <w:rPr>
          <w:rFonts w:ascii="Arial" w:hAnsi="Arial" w:cs="Arial"/>
        </w:rPr>
        <w:t>Kubernetes</w:t>
      </w:r>
      <w:proofErr w:type="spellEnd"/>
      <w:r w:rsidRPr="000020A2">
        <w:rPr>
          <w:rFonts w:ascii="Arial" w:hAnsi="Arial" w:cs="Arial"/>
        </w:rPr>
        <w:t xml:space="preserve"> para entornos de mayor escala</w:t>
      </w:r>
    </w:p>
    <w:p w14:paraId="75343D56" w14:textId="7CB36023" w:rsidR="000020A2" w:rsidRPr="000020A2" w:rsidRDefault="000020A2" w:rsidP="000020A2">
      <w:pPr>
        <w:spacing w:line="480" w:lineRule="auto"/>
        <w:jc w:val="both"/>
        <w:rPr>
          <w:rFonts w:ascii="Arial" w:hAnsi="Arial" w:cs="Arial"/>
        </w:rPr>
      </w:pPr>
      <w:r w:rsidRPr="000020A2">
        <w:rPr>
          <w:rFonts w:ascii="Arial" w:hAnsi="Arial" w:cs="Arial"/>
        </w:rPr>
        <w:t xml:space="preserve">El despliegue actual basado en Docker </w:t>
      </w:r>
      <w:proofErr w:type="spellStart"/>
      <w:r w:rsidRPr="000020A2">
        <w:rPr>
          <w:rFonts w:ascii="Arial" w:hAnsi="Arial" w:cs="Arial"/>
        </w:rPr>
        <w:t>Compose</w:t>
      </w:r>
      <w:proofErr w:type="spellEnd"/>
      <w:r w:rsidRPr="000020A2">
        <w:rPr>
          <w:rFonts w:ascii="Arial" w:hAnsi="Arial" w:cs="Arial"/>
        </w:rPr>
        <w:t xml:space="preserve"> sobre una sola máquina virtual es adecuado para escuelas con hasta 200 estudiantes activos y 20 instructores simultáneos. Para escuelas de mayor tamaño o para un modelo de negocio SaaS con múltiples instancias gestionadas centralmente, se recomienda migrar la orquestación a </w:t>
      </w:r>
      <w:proofErr w:type="spellStart"/>
      <w:r w:rsidRPr="000020A2">
        <w:rPr>
          <w:rFonts w:ascii="Arial" w:hAnsi="Arial" w:cs="Arial"/>
        </w:rPr>
        <w:t>Kubernetes</w:t>
      </w:r>
      <w:proofErr w:type="spellEnd"/>
      <w:r w:rsidRPr="000020A2">
        <w:rPr>
          <w:rFonts w:ascii="Arial" w:hAnsi="Arial" w:cs="Arial"/>
        </w:rPr>
        <w:t xml:space="preserve">, lo que permitiría escalado horizontal automático de los microservicios de mayor carga (MS-Asignaciones y MS-Reportes), despliegues sin tiempo de inactividad y gestión centralizada de secretos con </w:t>
      </w:r>
      <w:proofErr w:type="spellStart"/>
      <w:r w:rsidRPr="000020A2">
        <w:rPr>
          <w:rFonts w:ascii="Arial" w:hAnsi="Arial" w:cs="Arial"/>
        </w:rPr>
        <w:t>Kubernetes</w:t>
      </w:r>
      <w:proofErr w:type="spellEnd"/>
      <w:r w:rsidRPr="000020A2">
        <w:rPr>
          <w:rFonts w:ascii="Arial" w:hAnsi="Arial" w:cs="Arial"/>
        </w:rPr>
        <w:t xml:space="preserve"> </w:t>
      </w:r>
      <w:proofErr w:type="spellStart"/>
      <w:r w:rsidRPr="000020A2">
        <w:rPr>
          <w:rFonts w:ascii="Arial" w:hAnsi="Arial" w:cs="Arial"/>
        </w:rPr>
        <w:t>Secrets</w:t>
      </w:r>
      <w:proofErr w:type="spellEnd"/>
      <w:r w:rsidRPr="000020A2">
        <w:rPr>
          <w:rFonts w:ascii="Arial" w:hAnsi="Arial" w:cs="Arial"/>
        </w:rPr>
        <w:t xml:space="preserve"> o </w:t>
      </w:r>
      <w:proofErr w:type="spellStart"/>
      <w:r w:rsidRPr="000020A2">
        <w:rPr>
          <w:rFonts w:ascii="Arial" w:hAnsi="Arial" w:cs="Arial"/>
        </w:rPr>
        <w:t>HashiCorp</w:t>
      </w:r>
      <w:proofErr w:type="spellEnd"/>
      <w:r w:rsidRPr="000020A2">
        <w:rPr>
          <w:rFonts w:ascii="Arial" w:hAnsi="Arial" w:cs="Arial"/>
        </w:rPr>
        <w:t xml:space="preserve"> Vault.</w:t>
      </w:r>
    </w:p>
    <w:p w14:paraId="53E38BD0" w14:textId="77777777" w:rsidR="006E321C" w:rsidRPr="00E245B7" w:rsidRDefault="006E321C" w:rsidP="006B437D">
      <w:pPr>
        <w:pStyle w:val="Ttulo1"/>
        <w:spacing w:line="480" w:lineRule="auto"/>
        <w:jc w:val="both"/>
        <w:rPr>
          <w:rFonts w:cs="Arial"/>
          <w:szCs w:val="22"/>
        </w:rPr>
      </w:pPr>
    </w:p>
    <w:p w14:paraId="28AC5D79" w14:textId="0D529570" w:rsidR="00DE5034" w:rsidRPr="00E245B7" w:rsidRDefault="00DE5034" w:rsidP="000B258D">
      <w:pPr>
        <w:pStyle w:val="Ttulo1"/>
        <w:numPr>
          <w:ilvl w:val="0"/>
          <w:numId w:val="1"/>
        </w:numPr>
        <w:spacing w:line="480" w:lineRule="auto"/>
        <w:jc w:val="both"/>
        <w:rPr>
          <w:rFonts w:cs="Arial"/>
          <w:szCs w:val="22"/>
        </w:rPr>
      </w:pPr>
      <w:bookmarkStart w:id="58" w:name="_Toc227521396"/>
      <w:r w:rsidRPr="00E245B7">
        <w:rPr>
          <w:rFonts w:cs="Arial"/>
          <w:szCs w:val="22"/>
        </w:rPr>
        <w:t>Trabajo futuro</w:t>
      </w:r>
      <w:bookmarkEnd w:id="58"/>
    </w:p>
    <w:p w14:paraId="09908E8F" w14:textId="77777777" w:rsidR="000020A2" w:rsidRPr="00F00647" w:rsidRDefault="000020A2" w:rsidP="000020A2">
      <w:pPr>
        <w:spacing w:line="480" w:lineRule="auto"/>
        <w:jc w:val="both"/>
        <w:rPr>
          <w:rFonts w:ascii="Arial" w:hAnsi="Arial" w:cs="Arial"/>
          <w:b/>
          <w:bCs/>
          <w:iCs/>
        </w:rPr>
      </w:pPr>
      <w:r w:rsidRPr="00F00647">
        <w:rPr>
          <w:rFonts w:ascii="Arial" w:hAnsi="Arial" w:cs="Arial"/>
          <w:b/>
          <w:bCs/>
          <w:iCs/>
        </w:rPr>
        <w:t>9.1 Evolución directa del sistema (versión 2.0)</w:t>
      </w:r>
    </w:p>
    <w:p w14:paraId="09B9AC1D" w14:textId="5E327CA2" w:rsidR="000020A2" w:rsidRPr="00F00647" w:rsidRDefault="000020A2" w:rsidP="000020A2">
      <w:pPr>
        <w:spacing w:line="480" w:lineRule="auto"/>
        <w:jc w:val="both"/>
        <w:rPr>
          <w:rFonts w:ascii="Arial" w:hAnsi="Arial" w:cs="Arial"/>
          <w:b/>
          <w:bCs/>
          <w:iCs/>
        </w:rPr>
      </w:pPr>
      <w:r w:rsidRPr="00F00647">
        <w:rPr>
          <w:rFonts w:ascii="Arial" w:hAnsi="Arial" w:cs="Arial"/>
          <w:b/>
          <w:bCs/>
          <w:iCs/>
        </w:rPr>
        <w:t>Módulo de exámenes teóricos en línea</w:t>
      </w:r>
    </w:p>
    <w:p w14:paraId="330C95CC"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sistema actual gestiona las clases prácticas de </w:t>
      </w:r>
      <w:proofErr w:type="gramStart"/>
      <w:r w:rsidRPr="000020A2">
        <w:rPr>
          <w:rFonts w:ascii="Arial" w:hAnsi="Arial" w:cs="Arial"/>
          <w:iCs/>
        </w:rPr>
        <w:t>conducción</w:t>
      </w:r>
      <w:proofErr w:type="gramEnd"/>
      <w:r w:rsidRPr="000020A2">
        <w:rPr>
          <w:rFonts w:ascii="Arial" w:hAnsi="Arial" w:cs="Arial"/>
          <w:iCs/>
        </w:rPr>
        <w:t xml:space="preserve"> pero no contempla el proceso de evaluación teórica. Un módulo de exámenes en línea permitiría a los estudiantes rendir pruebas de conocimiento de normativa vial directamente en la plataforma, con banco de preguntas configurable por el administrador, resultados inmediatos y registro automático en el historial académico del estudiante. Este módulo podría integrarse con la lógica de progreso </w:t>
      </w:r>
      <w:r w:rsidRPr="000020A2">
        <w:rPr>
          <w:rFonts w:ascii="Arial" w:hAnsi="Arial" w:cs="Arial"/>
          <w:iCs/>
        </w:rPr>
        <w:lastRenderedPageBreak/>
        <w:t>académico existente en MS-Estudiantes para condicionar el avance a clases prácticas a la aprobación previa de los exámenes teóricos.</w:t>
      </w:r>
    </w:p>
    <w:p w14:paraId="76EEAA1C" w14:textId="3AC2CCAB" w:rsidR="000020A2" w:rsidRPr="00F00647" w:rsidRDefault="000020A2" w:rsidP="000020A2">
      <w:pPr>
        <w:spacing w:line="480" w:lineRule="auto"/>
        <w:jc w:val="both"/>
        <w:rPr>
          <w:rFonts w:ascii="Arial" w:hAnsi="Arial" w:cs="Arial"/>
          <w:b/>
          <w:bCs/>
          <w:iCs/>
        </w:rPr>
      </w:pPr>
      <w:r w:rsidRPr="00F00647">
        <w:rPr>
          <w:rFonts w:ascii="Arial" w:hAnsi="Arial" w:cs="Arial"/>
          <w:b/>
          <w:bCs/>
          <w:iCs/>
        </w:rPr>
        <w:t>Aplicación móvil nativa para instructores y estudiantes</w:t>
      </w:r>
    </w:p>
    <w:p w14:paraId="3D00E0F8"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w:t>
      </w:r>
      <w:proofErr w:type="spellStart"/>
      <w:r w:rsidRPr="000020A2">
        <w:rPr>
          <w:rFonts w:ascii="Arial" w:hAnsi="Arial" w:cs="Arial"/>
          <w:iCs/>
        </w:rPr>
        <w:t>frontend</w:t>
      </w:r>
      <w:proofErr w:type="spellEnd"/>
      <w:r w:rsidRPr="000020A2">
        <w:rPr>
          <w:rFonts w:ascii="Arial" w:hAnsi="Arial" w:cs="Arial"/>
          <w:iCs/>
        </w:rPr>
        <w:t xml:space="preserve"> actual es una SPA web responsive, lo que cubre el acceso desde dispositivos </w:t>
      </w:r>
      <w:proofErr w:type="gramStart"/>
      <w:r w:rsidRPr="000020A2">
        <w:rPr>
          <w:rFonts w:ascii="Arial" w:hAnsi="Arial" w:cs="Arial"/>
          <w:iCs/>
        </w:rPr>
        <w:t>móviles</w:t>
      </w:r>
      <w:proofErr w:type="gramEnd"/>
      <w:r w:rsidRPr="000020A2">
        <w:rPr>
          <w:rFonts w:ascii="Arial" w:hAnsi="Arial" w:cs="Arial"/>
          <w:iCs/>
        </w:rPr>
        <w:t xml:space="preserve"> pero sin las capacidades nativas de un aplicativo instalado. Una aplicación móvil nativa (</w:t>
      </w:r>
      <w:proofErr w:type="spellStart"/>
      <w:r w:rsidRPr="000020A2">
        <w:rPr>
          <w:rFonts w:ascii="Arial" w:hAnsi="Arial" w:cs="Arial"/>
          <w:iCs/>
        </w:rPr>
        <w:t>Flutter</w:t>
      </w:r>
      <w:proofErr w:type="spellEnd"/>
      <w:r w:rsidRPr="000020A2">
        <w:rPr>
          <w:rFonts w:ascii="Arial" w:hAnsi="Arial" w:cs="Arial"/>
          <w:iCs/>
        </w:rPr>
        <w:t xml:space="preserve"> o </w:t>
      </w:r>
      <w:proofErr w:type="spellStart"/>
      <w:r w:rsidRPr="000020A2">
        <w:rPr>
          <w:rFonts w:ascii="Arial" w:hAnsi="Arial" w:cs="Arial"/>
          <w:iCs/>
        </w:rPr>
        <w:t>React</w:t>
      </w:r>
      <w:proofErr w:type="spellEnd"/>
      <w:r w:rsidRPr="000020A2">
        <w:rPr>
          <w:rFonts w:ascii="Arial" w:hAnsi="Arial" w:cs="Arial"/>
          <w:iCs/>
        </w:rPr>
        <w:t xml:space="preserve"> Native) permitiría a los instructores marcar asistencia con escaneo de QR desde el vehículo, recibir notificaciones </w:t>
      </w:r>
      <w:proofErr w:type="spellStart"/>
      <w:r w:rsidRPr="000020A2">
        <w:rPr>
          <w:rFonts w:ascii="Arial" w:hAnsi="Arial" w:cs="Arial"/>
          <w:iCs/>
        </w:rPr>
        <w:t>push</w:t>
      </w:r>
      <w:proofErr w:type="spellEnd"/>
      <w:r w:rsidRPr="000020A2">
        <w:rPr>
          <w:rFonts w:ascii="Arial" w:hAnsi="Arial" w:cs="Arial"/>
          <w:iCs/>
        </w:rPr>
        <w:t xml:space="preserve"> sin depender del </w:t>
      </w:r>
      <w:proofErr w:type="spellStart"/>
      <w:r w:rsidRPr="000020A2">
        <w:rPr>
          <w:rFonts w:ascii="Arial" w:hAnsi="Arial" w:cs="Arial"/>
          <w:iCs/>
        </w:rPr>
        <w:t>polling</w:t>
      </w:r>
      <w:proofErr w:type="spellEnd"/>
      <w:r w:rsidRPr="000020A2">
        <w:rPr>
          <w:rFonts w:ascii="Arial" w:hAnsi="Arial" w:cs="Arial"/>
          <w:iCs/>
        </w:rPr>
        <w:t xml:space="preserve"> de 30 segundos actual, y acceder al calendario de asignaciones en modo offline con sincronización diferida. Para los estudiantes, la </w:t>
      </w:r>
      <w:proofErr w:type="gramStart"/>
      <w:r w:rsidRPr="000020A2">
        <w:rPr>
          <w:rFonts w:ascii="Arial" w:hAnsi="Arial" w:cs="Arial"/>
          <w:iCs/>
        </w:rPr>
        <w:t>app</w:t>
      </w:r>
      <w:proofErr w:type="gramEnd"/>
      <w:r w:rsidRPr="000020A2">
        <w:rPr>
          <w:rFonts w:ascii="Arial" w:hAnsi="Arial" w:cs="Arial"/>
          <w:iCs/>
        </w:rPr>
        <w:t xml:space="preserve"> podría mostrar su progreso académico, el historial de clases y el estado de cuenta en tiempo real.</w:t>
      </w:r>
    </w:p>
    <w:p w14:paraId="12622A92" w14:textId="38B1C913" w:rsidR="000020A2" w:rsidRPr="00F00647" w:rsidRDefault="000020A2" w:rsidP="000020A2">
      <w:pPr>
        <w:spacing w:line="480" w:lineRule="auto"/>
        <w:jc w:val="both"/>
        <w:rPr>
          <w:rFonts w:ascii="Arial" w:hAnsi="Arial" w:cs="Arial"/>
          <w:b/>
          <w:bCs/>
          <w:iCs/>
        </w:rPr>
      </w:pPr>
      <w:r w:rsidRPr="00F00647">
        <w:rPr>
          <w:rFonts w:ascii="Arial" w:hAnsi="Arial" w:cs="Arial"/>
          <w:b/>
          <w:bCs/>
          <w:iCs/>
        </w:rPr>
        <w:t>Integración con la API de la Agencia Nacional de Tránsito (ANT)</w:t>
      </w:r>
    </w:p>
    <w:p w14:paraId="5B07DCF5" w14:textId="77777777" w:rsidR="000020A2" w:rsidRPr="000020A2" w:rsidRDefault="000020A2" w:rsidP="000020A2">
      <w:pPr>
        <w:spacing w:line="480" w:lineRule="auto"/>
        <w:jc w:val="both"/>
        <w:rPr>
          <w:rFonts w:ascii="Arial" w:hAnsi="Arial" w:cs="Arial"/>
          <w:iCs/>
        </w:rPr>
      </w:pPr>
      <w:r w:rsidRPr="000020A2">
        <w:rPr>
          <w:rFonts w:ascii="Arial" w:hAnsi="Arial" w:cs="Arial"/>
          <w:iCs/>
        </w:rPr>
        <w:t>Actualmente, las fechas de vencimiento de SOAT y RTV se ingresan manualmente por el personal administrativo. Una integración con los servicios web de la ANT permitiría verificar automáticamente la vigencia de los documentos vehiculares y el estado de la licencia del instructor al momento de crear una asignación, eliminando el riesgo de error humano en el ingreso de fechas y garantizando que la información esté siempre sincronizada con el registro oficial.</w:t>
      </w:r>
    </w:p>
    <w:p w14:paraId="447F011D" w14:textId="0F36A22A" w:rsidR="000020A2" w:rsidRPr="00F00647" w:rsidRDefault="000020A2" w:rsidP="000020A2">
      <w:pPr>
        <w:spacing w:line="480" w:lineRule="auto"/>
        <w:jc w:val="both"/>
        <w:rPr>
          <w:rFonts w:ascii="Arial" w:hAnsi="Arial" w:cs="Arial"/>
          <w:b/>
          <w:bCs/>
          <w:iCs/>
        </w:rPr>
      </w:pPr>
      <w:proofErr w:type="spellStart"/>
      <w:r w:rsidRPr="00F00647">
        <w:rPr>
          <w:rFonts w:ascii="Arial" w:hAnsi="Arial" w:cs="Arial"/>
          <w:b/>
          <w:bCs/>
          <w:iCs/>
        </w:rPr>
        <w:t>Dashboard</w:t>
      </w:r>
      <w:proofErr w:type="spellEnd"/>
      <w:r w:rsidRPr="00F00647">
        <w:rPr>
          <w:rFonts w:ascii="Arial" w:hAnsi="Arial" w:cs="Arial"/>
          <w:b/>
          <w:bCs/>
          <w:iCs/>
        </w:rPr>
        <w:t xml:space="preserve"> analítico con inteligencia de negocio</w:t>
      </w:r>
    </w:p>
    <w:p w14:paraId="4591E632" w14:textId="6BAE5EB6" w:rsidR="000020A2" w:rsidRPr="000020A2" w:rsidRDefault="000020A2" w:rsidP="000020A2">
      <w:pPr>
        <w:spacing w:line="480" w:lineRule="auto"/>
        <w:jc w:val="both"/>
        <w:rPr>
          <w:rFonts w:ascii="Arial" w:hAnsi="Arial" w:cs="Arial"/>
          <w:iCs/>
        </w:rPr>
      </w:pPr>
      <w:r w:rsidRPr="000020A2">
        <w:rPr>
          <w:rFonts w:ascii="Arial" w:hAnsi="Arial" w:cs="Arial"/>
          <w:iCs/>
        </w:rPr>
        <w:t>El sistema genera un volumen significativo de datos operativos y financieros. Un módulo de analítica avanzada podría proporcionar proyecciones de ingresos basadas en el pipeline de matrículas en curso, identificación de estudiantes en riesgo de deserción (baja asistencia o pagos vencidos), análisis de la productividad de instructores y utilización de la flota vehicular, y detección de patrones de demanda por día y hora para optimizar la disponibilidad de recursos.</w:t>
      </w:r>
    </w:p>
    <w:p w14:paraId="0938F72A" w14:textId="1B7450AC" w:rsidR="000020A2" w:rsidRPr="00F00647" w:rsidRDefault="000020A2" w:rsidP="000020A2">
      <w:pPr>
        <w:spacing w:line="480" w:lineRule="auto"/>
        <w:jc w:val="both"/>
        <w:rPr>
          <w:rFonts w:ascii="Arial" w:hAnsi="Arial" w:cs="Arial"/>
          <w:b/>
          <w:bCs/>
          <w:iCs/>
        </w:rPr>
      </w:pPr>
      <w:r w:rsidRPr="00F00647">
        <w:rPr>
          <w:rFonts w:ascii="Arial" w:hAnsi="Arial" w:cs="Arial"/>
          <w:b/>
          <w:bCs/>
          <w:iCs/>
        </w:rPr>
        <w:t xml:space="preserve">Modo </w:t>
      </w:r>
      <w:proofErr w:type="spellStart"/>
      <w:r w:rsidRPr="00F00647">
        <w:rPr>
          <w:rFonts w:ascii="Arial" w:hAnsi="Arial" w:cs="Arial"/>
          <w:b/>
          <w:bCs/>
          <w:iCs/>
        </w:rPr>
        <w:t>multi-tenant</w:t>
      </w:r>
      <w:proofErr w:type="spellEnd"/>
      <w:r w:rsidRPr="00F00647">
        <w:rPr>
          <w:rFonts w:ascii="Arial" w:hAnsi="Arial" w:cs="Arial"/>
          <w:b/>
          <w:bCs/>
          <w:iCs/>
        </w:rPr>
        <w:t xml:space="preserve"> compartido (SaaS centralizado)</w:t>
      </w:r>
    </w:p>
    <w:p w14:paraId="6C32791A" w14:textId="0B943AD4" w:rsidR="004B54D9" w:rsidRDefault="000020A2" w:rsidP="006B437D">
      <w:pPr>
        <w:spacing w:line="480" w:lineRule="auto"/>
        <w:jc w:val="both"/>
        <w:rPr>
          <w:rFonts w:ascii="Arial" w:hAnsi="Arial" w:cs="Arial"/>
          <w:iCs/>
        </w:rPr>
      </w:pPr>
      <w:r w:rsidRPr="000020A2">
        <w:rPr>
          <w:rFonts w:ascii="Arial" w:hAnsi="Arial" w:cs="Arial"/>
          <w:iCs/>
        </w:rPr>
        <w:lastRenderedPageBreak/>
        <w:t xml:space="preserve">La arquitectura actual es </w:t>
      </w:r>
      <w:proofErr w:type="gramStart"/>
      <w:r w:rsidRPr="000020A2">
        <w:rPr>
          <w:rFonts w:ascii="Arial" w:hAnsi="Arial" w:cs="Arial"/>
          <w:iCs/>
        </w:rPr>
        <w:t>Single</w:t>
      </w:r>
      <w:proofErr w:type="gramEnd"/>
      <w:r w:rsidRPr="000020A2">
        <w:rPr>
          <w:rFonts w:ascii="Arial" w:hAnsi="Arial" w:cs="Arial"/>
          <w:iCs/>
        </w:rPr>
        <w:t>-</w:t>
      </w:r>
      <w:proofErr w:type="spellStart"/>
      <w:r w:rsidRPr="000020A2">
        <w:rPr>
          <w:rFonts w:ascii="Arial" w:hAnsi="Arial" w:cs="Arial"/>
          <w:iCs/>
        </w:rPr>
        <w:t>tenant</w:t>
      </w:r>
      <w:proofErr w:type="spellEnd"/>
      <w:r w:rsidRPr="000020A2">
        <w:rPr>
          <w:rFonts w:ascii="Arial" w:hAnsi="Arial" w:cs="Arial"/>
          <w:iCs/>
        </w:rPr>
        <w:t xml:space="preserve"> configurable, lo que significa que cada escuela requiere un despliegue independiente. Una evolución hacia un modelo </w:t>
      </w:r>
      <w:proofErr w:type="spellStart"/>
      <w:r w:rsidRPr="000020A2">
        <w:rPr>
          <w:rFonts w:ascii="Arial" w:hAnsi="Arial" w:cs="Arial"/>
          <w:iCs/>
        </w:rPr>
        <w:t>multi-tenant</w:t>
      </w:r>
      <w:proofErr w:type="spellEnd"/>
      <w:r w:rsidRPr="000020A2">
        <w:rPr>
          <w:rFonts w:ascii="Arial" w:hAnsi="Arial" w:cs="Arial"/>
          <w:iCs/>
        </w:rPr>
        <w:t xml:space="preserve"> compartido, con aislamiento de datos por </w:t>
      </w:r>
      <w:proofErr w:type="spellStart"/>
      <w:r w:rsidRPr="000020A2">
        <w:rPr>
          <w:rFonts w:ascii="Arial" w:hAnsi="Arial" w:cs="Arial"/>
          <w:iCs/>
        </w:rPr>
        <w:t>tenant_id</w:t>
      </w:r>
      <w:proofErr w:type="spellEnd"/>
      <w:r w:rsidRPr="000020A2">
        <w:rPr>
          <w:rFonts w:ascii="Arial" w:hAnsi="Arial" w:cs="Arial"/>
          <w:iCs/>
        </w:rPr>
        <w:t xml:space="preserve"> en las tablas de base de datos y un panel de administración central para la gestión de múltiples escuelas, permitiría reducir significativamente el costo de infraestructura por cliente y simplificar la distribución de actualizaciones del sistema.</w:t>
      </w:r>
    </w:p>
    <w:p w14:paraId="5374972C" w14:textId="77777777" w:rsidR="00F00647" w:rsidRPr="00F00647" w:rsidRDefault="00F00647" w:rsidP="00F00647">
      <w:pPr>
        <w:spacing w:line="480" w:lineRule="auto"/>
        <w:jc w:val="both"/>
        <w:rPr>
          <w:rFonts w:ascii="Arial" w:hAnsi="Arial" w:cs="Arial"/>
          <w:b/>
          <w:bCs/>
          <w:iCs/>
        </w:rPr>
      </w:pPr>
      <w:r w:rsidRPr="00F00647">
        <w:rPr>
          <w:rFonts w:ascii="Arial" w:hAnsi="Arial" w:cs="Arial"/>
          <w:b/>
          <w:bCs/>
          <w:iCs/>
        </w:rPr>
        <w:t>9.2 Proyectos derivados independientes</w:t>
      </w:r>
    </w:p>
    <w:p w14:paraId="3AD849E7" w14:textId="45AC5C0B"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simulación de conducción con seguimiento GPS</w:t>
      </w:r>
    </w:p>
    <w:p w14:paraId="5E1383CE" w14:textId="73B36EBE" w:rsidR="00F00647" w:rsidRPr="00F00647" w:rsidRDefault="00F00647" w:rsidP="00F00647">
      <w:pPr>
        <w:spacing w:line="480" w:lineRule="auto"/>
        <w:jc w:val="both"/>
        <w:rPr>
          <w:rFonts w:ascii="Arial" w:hAnsi="Arial" w:cs="Arial"/>
          <w:iCs/>
        </w:rPr>
      </w:pPr>
      <w:r w:rsidRPr="00F00647">
        <w:rPr>
          <w:rFonts w:ascii="Arial" w:hAnsi="Arial" w:cs="Arial"/>
          <w:iCs/>
        </w:rPr>
        <w:t>El registro de kilometraje implementado en MS-Asignaciones sienta las bases para un sistema de seguimiento de rutas de práctica. Un proyecto derivado podría desarrollar una aplicación de rastreo GPS en tiempo real que permita al coordinador de la escuela monitorear la ubicación de los vehículos durante las clases prácticas, generar mapas de calor de las rutas más utilizadas e identificar zonas de riesgo frecuente durante el aprendizaje. Los datos de este sistema alimentarían automáticamente el odómetro y el historial de MS-Vehículos.</w:t>
      </w:r>
    </w:p>
    <w:p w14:paraId="2DB45BD1" w14:textId="0053F6EE" w:rsidR="00F00647" w:rsidRPr="00F00647" w:rsidRDefault="00F00647" w:rsidP="00F00647">
      <w:pPr>
        <w:spacing w:line="480" w:lineRule="auto"/>
        <w:jc w:val="both"/>
        <w:rPr>
          <w:rFonts w:ascii="Arial" w:hAnsi="Arial" w:cs="Arial"/>
          <w:b/>
          <w:bCs/>
          <w:iCs/>
        </w:rPr>
      </w:pPr>
      <w:r w:rsidRPr="00F00647">
        <w:rPr>
          <w:rFonts w:ascii="Arial" w:hAnsi="Arial" w:cs="Arial"/>
          <w:b/>
          <w:bCs/>
          <w:iCs/>
        </w:rPr>
        <w:t>Plataforma de gestión para redes de escuelas de conducción</w:t>
      </w:r>
    </w:p>
    <w:p w14:paraId="72DBD6FE" w14:textId="38C38C7E" w:rsidR="00F00647" w:rsidRPr="00F00647" w:rsidRDefault="00F00647" w:rsidP="00F00647">
      <w:pPr>
        <w:spacing w:line="480" w:lineRule="auto"/>
        <w:jc w:val="both"/>
        <w:rPr>
          <w:rFonts w:ascii="Arial" w:hAnsi="Arial" w:cs="Arial"/>
          <w:iCs/>
        </w:rPr>
      </w:pPr>
      <w:r w:rsidRPr="00F00647">
        <w:rPr>
          <w:rFonts w:ascii="Arial" w:hAnsi="Arial" w:cs="Arial"/>
          <w:iCs/>
        </w:rPr>
        <w:t xml:space="preserve">Las redes de escuelas de conducción que operan bajo una misma franquicia o razón social podrían beneficiarse de una plataforma centralizada que consolide los indicadores operativos y financieros de todas sus sedes. Este proyecto derivado reutilizaría MS-Reportes como motor de agregación, añadiendo una capa de normalización de datos entre sedes con diferentes configuraciones y un </w:t>
      </w:r>
      <w:proofErr w:type="spellStart"/>
      <w:r w:rsidRPr="00F00647">
        <w:rPr>
          <w:rFonts w:ascii="Arial" w:hAnsi="Arial" w:cs="Arial"/>
          <w:iCs/>
        </w:rPr>
        <w:t>dashboard</w:t>
      </w:r>
      <w:proofErr w:type="spellEnd"/>
      <w:r w:rsidRPr="00F00647">
        <w:rPr>
          <w:rFonts w:ascii="Arial" w:hAnsi="Arial" w:cs="Arial"/>
          <w:iCs/>
        </w:rPr>
        <w:t xml:space="preserve"> ejecutivo con comparativas de rendimiento entre sucursales.</w:t>
      </w:r>
    </w:p>
    <w:p w14:paraId="76D3B2E6" w14:textId="3034AF46"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evaluación de desempeño de instructores basado en datos</w:t>
      </w:r>
    </w:p>
    <w:p w14:paraId="6B6264D8" w14:textId="1DFF7AEF" w:rsidR="00F00647" w:rsidRPr="00F00647" w:rsidRDefault="00F00647" w:rsidP="00F00647">
      <w:pPr>
        <w:spacing w:line="480" w:lineRule="auto"/>
        <w:jc w:val="both"/>
        <w:rPr>
          <w:rFonts w:ascii="Arial" w:hAnsi="Arial" w:cs="Arial"/>
          <w:iCs/>
        </w:rPr>
      </w:pPr>
      <w:r w:rsidRPr="00F00647">
        <w:rPr>
          <w:rFonts w:ascii="Arial" w:hAnsi="Arial" w:cs="Arial"/>
          <w:iCs/>
        </w:rPr>
        <w:t xml:space="preserve">Los datos generados por el sistema (horas dictadas por instructor, asistencia de estudiantes, tasas de aprobación, kilómetros acumulados por categoría de licencia) constituyen un conjunto de datos rico para evaluar el desempeño pedagógico de los instructores. Un </w:t>
      </w:r>
      <w:r w:rsidRPr="00F00647">
        <w:rPr>
          <w:rFonts w:ascii="Arial" w:hAnsi="Arial" w:cs="Arial"/>
          <w:iCs/>
        </w:rPr>
        <w:lastRenderedPageBreak/>
        <w:t>proyecto derivado podría implementar un modelo de evaluación basado en métricas objetivas, complementado con encuestas de satisfacción de los estudiantes al finalizar cada clase, generando un sistema de retroalimentación continua que apoye la mejora de la calidad de la enseñanza.</w:t>
      </w:r>
    </w:p>
    <w:p w14:paraId="38C39321" w14:textId="3990732D" w:rsidR="00F00647" w:rsidRPr="00F00647" w:rsidRDefault="00F00647" w:rsidP="00F00647">
      <w:pPr>
        <w:spacing w:line="480" w:lineRule="auto"/>
        <w:jc w:val="both"/>
        <w:rPr>
          <w:rFonts w:ascii="Arial" w:hAnsi="Arial" w:cs="Arial"/>
          <w:b/>
          <w:bCs/>
          <w:iCs/>
        </w:rPr>
      </w:pPr>
      <w:r w:rsidRPr="00F00647">
        <w:rPr>
          <w:rFonts w:ascii="Arial" w:hAnsi="Arial" w:cs="Arial"/>
          <w:b/>
          <w:bCs/>
          <w:iCs/>
        </w:rPr>
        <w:t>Herramienta de cumplimiento normativo para la ANT</w:t>
      </w:r>
    </w:p>
    <w:p w14:paraId="32F26DB2" w14:textId="746F2586" w:rsidR="00F00647" w:rsidRPr="00F00647" w:rsidRDefault="00F00647" w:rsidP="00F00647">
      <w:pPr>
        <w:spacing w:line="480" w:lineRule="auto"/>
        <w:jc w:val="both"/>
        <w:rPr>
          <w:rFonts w:ascii="Arial" w:hAnsi="Arial" w:cs="Arial"/>
          <w:iCs/>
        </w:rPr>
      </w:pPr>
      <w:r w:rsidRPr="00F00647">
        <w:rPr>
          <w:rFonts w:ascii="Arial" w:hAnsi="Arial" w:cs="Arial"/>
          <w:iCs/>
        </w:rPr>
        <w:t>El sistema mantiene registros detallados de la habilitación de instructores, la documentación vehicular y el progreso académico de los estudiantes. Estos datos son exactamente los que la Agencia Nacional de Tránsito requiere en sus procesos de fiscalización a las escuelas de conducción. Un proyecto derivado podría desarrollar un módulo de generación de informes de cumplimiento normativo en los formatos requeridos por la ANT, reduciendo el tiempo dedicado a la preparación de auditorías y minimizando el riesgo de sanciones por incumplimiento documental.</w:t>
      </w:r>
    </w:p>
    <w:p w14:paraId="19670761" w14:textId="7034EDB7" w:rsidR="00F00647" w:rsidRPr="00F00647" w:rsidRDefault="00F00647" w:rsidP="00F00647">
      <w:pPr>
        <w:spacing w:line="480" w:lineRule="auto"/>
        <w:jc w:val="both"/>
        <w:rPr>
          <w:rFonts w:ascii="Arial" w:hAnsi="Arial" w:cs="Arial"/>
          <w:b/>
          <w:bCs/>
          <w:iCs/>
        </w:rPr>
      </w:pPr>
      <w:r w:rsidRPr="00F00647">
        <w:rPr>
          <w:rFonts w:ascii="Arial" w:hAnsi="Arial" w:cs="Arial"/>
          <w:b/>
          <w:bCs/>
          <w:iCs/>
        </w:rPr>
        <w:t xml:space="preserve">Investigación sobre aplicación de machine </w:t>
      </w:r>
      <w:proofErr w:type="spellStart"/>
      <w:r w:rsidRPr="00F00647">
        <w:rPr>
          <w:rFonts w:ascii="Arial" w:hAnsi="Arial" w:cs="Arial"/>
          <w:b/>
          <w:bCs/>
          <w:iCs/>
        </w:rPr>
        <w:t>learning</w:t>
      </w:r>
      <w:proofErr w:type="spellEnd"/>
      <w:r w:rsidRPr="00F00647">
        <w:rPr>
          <w:rFonts w:ascii="Arial" w:hAnsi="Arial" w:cs="Arial"/>
          <w:b/>
          <w:bCs/>
          <w:iCs/>
        </w:rPr>
        <w:t xml:space="preserve"> en predicción de riesgo vial</w:t>
      </w:r>
    </w:p>
    <w:p w14:paraId="6005D88C" w14:textId="2092D32E" w:rsidR="00F00647" w:rsidRDefault="00F00647" w:rsidP="00F00647">
      <w:pPr>
        <w:spacing w:line="480" w:lineRule="auto"/>
        <w:jc w:val="both"/>
        <w:rPr>
          <w:rFonts w:ascii="Arial" w:hAnsi="Arial" w:cs="Arial"/>
          <w:iCs/>
        </w:rPr>
      </w:pPr>
      <w:r w:rsidRPr="00F00647">
        <w:rPr>
          <w:rFonts w:ascii="Arial" w:hAnsi="Arial" w:cs="Arial"/>
          <w:iCs/>
        </w:rPr>
        <w:t>El conjunto de datos acumulado por el sistema (perfil del estudiante, número de horas de práctica por categoría, historial de asistencia, instructor asignado, rutas de práctica, resultados de exámenes teóricos) constituye la base para una línea de investigación académica orientada a identificar factores predictivos del riesgo de accidentes en conductores noveles. Un proyecto de investigación podría aplicar modelos de clasificación supervisada para determinar qué combinación de variables (número de horas, tipo de vehículo, categoría de licencia, zona geográfica de práctica) se correlaciona con menores tasas de incidentes en el primer año de conducción autónoma, contribuyendo a la seguridad vial desde una perspectiva basada en evidencia.</w:t>
      </w:r>
    </w:p>
    <w:p w14:paraId="7DA08B47" w14:textId="0479135E" w:rsidR="00F00647" w:rsidRDefault="00F00647" w:rsidP="00F00647">
      <w:pPr>
        <w:pStyle w:val="Ttulo1"/>
        <w:spacing w:line="480" w:lineRule="auto"/>
        <w:jc w:val="both"/>
        <w:rPr>
          <w:rFonts w:ascii="Arial" w:hAnsi="Arial" w:cs="Arial"/>
          <w:b/>
          <w:bCs/>
          <w:iCs/>
        </w:rPr>
      </w:pPr>
      <w:r w:rsidRPr="00F00647">
        <w:rPr>
          <w:rFonts w:ascii="Arial" w:hAnsi="Arial" w:cs="Arial"/>
          <w:b/>
          <w:bCs/>
          <w:iCs/>
        </w:rPr>
        <w:t>9.3 Resumen de líneas de trabajo futuro</w:t>
      </w:r>
    </w:p>
    <w:tbl>
      <w:tblPr>
        <w:tblStyle w:val="Tablaconcuadrcula"/>
        <w:tblW w:w="0" w:type="auto"/>
        <w:tblLook w:val="04A0" w:firstRow="1" w:lastRow="0" w:firstColumn="1" w:lastColumn="0" w:noHBand="0" w:noVBand="1"/>
      </w:tblPr>
      <w:tblGrid>
        <w:gridCol w:w="2254"/>
        <w:gridCol w:w="2254"/>
        <w:gridCol w:w="2254"/>
        <w:gridCol w:w="2254"/>
      </w:tblGrid>
      <w:tr w:rsidR="00F00647" w:rsidRPr="00F00647" w14:paraId="4DC94396" w14:textId="77777777" w:rsidTr="00F00647">
        <w:tc>
          <w:tcPr>
            <w:tcW w:w="2254" w:type="dxa"/>
          </w:tcPr>
          <w:p w14:paraId="24B364B5"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Proyecto</w:t>
            </w:r>
          </w:p>
        </w:tc>
        <w:tc>
          <w:tcPr>
            <w:tcW w:w="2254" w:type="dxa"/>
          </w:tcPr>
          <w:p w14:paraId="112B4342"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Tipo</w:t>
            </w:r>
          </w:p>
        </w:tc>
        <w:tc>
          <w:tcPr>
            <w:tcW w:w="2254" w:type="dxa"/>
          </w:tcPr>
          <w:p w14:paraId="43BFE3BD"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Impacto estimado</w:t>
            </w:r>
          </w:p>
        </w:tc>
        <w:tc>
          <w:tcPr>
            <w:tcW w:w="2254" w:type="dxa"/>
          </w:tcPr>
          <w:p w14:paraId="33909C4F"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Dependencia con v1.0</w:t>
            </w:r>
          </w:p>
        </w:tc>
      </w:tr>
      <w:tr w:rsidR="00F00647" w:rsidRPr="00F00647" w14:paraId="0382F0EC" w14:textId="77777777" w:rsidTr="00F00647">
        <w:tc>
          <w:tcPr>
            <w:tcW w:w="2254" w:type="dxa"/>
          </w:tcPr>
          <w:p w14:paraId="3D32B6DF" w14:textId="77777777" w:rsidR="00F00647" w:rsidRPr="00F00647" w:rsidRDefault="00F00647" w:rsidP="00C70FC3">
            <w:pPr>
              <w:spacing w:before="40" w:after="40"/>
              <w:rPr>
                <w:rFonts w:ascii="Arial" w:hAnsi="Arial" w:cs="Arial"/>
                <w:iCs/>
              </w:rPr>
            </w:pPr>
            <w:r w:rsidRPr="00F00647">
              <w:rPr>
                <w:rFonts w:ascii="Arial" w:hAnsi="Arial" w:cs="Arial"/>
                <w:iCs/>
              </w:rPr>
              <w:lastRenderedPageBreak/>
              <w:t>Módulo de exámenes teóricos en línea</w:t>
            </w:r>
          </w:p>
        </w:tc>
        <w:tc>
          <w:tcPr>
            <w:tcW w:w="2254" w:type="dxa"/>
          </w:tcPr>
          <w:p w14:paraId="5D9E59A2"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EE186C7" w14:textId="77777777" w:rsidR="00F00647" w:rsidRPr="00F00647" w:rsidRDefault="00F00647" w:rsidP="00C70FC3">
            <w:pPr>
              <w:spacing w:before="40" w:after="40"/>
              <w:rPr>
                <w:rFonts w:ascii="Arial" w:hAnsi="Arial" w:cs="Arial"/>
                <w:iCs/>
              </w:rPr>
            </w:pPr>
            <w:r w:rsidRPr="00F00647">
              <w:rPr>
                <w:rFonts w:ascii="Arial" w:hAnsi="Arial" w:cs="Arial"/>
                <w:iCs/>
              </w:rPr>
              <w:t>Alto — completa el ciclo formativo</w:t>
            </w:r>
          </w:p>
        </w:tc>
        <w:tc>
          <w:tcPr>
            <w:tcW w:w="2254" w:type="dxa"/>
          </w:tcPr>
          <w:p w14:paraId="4CFC3B7C" w14:textId="77777777" w:rsidR="00F00647" w:rsidRPr="00F00647" w:rsidRDefault="00F00647" w:rsidP="00C70FC3">
            <w:pPr>
              <w:spacing w:before="40" w:after="40"/>
              <w:rPr>
                <w:rFonts w:ascii="Arial" w:hAnsi="Arial" w:cs="Arial"/>
                <w:iCs/>
              </w:rPr>
            </w:pPr>
            <w:r w:rsidRPr="00F00647">
              <w:rPr>
                <w:rFonts w:ascii="Arial" w:hAnsi="Arial" w:cs="Arial"/>
                <w:iCs/>
              </w:rPr>
              <w:t>MS-Estudiantes (progreso académico)</w:t>
            </w:r>
          </w:p>
        </w:tc>
      </w:tr>
      <w:tr w:rsidR="00F00647" w:rsidRPr="00F00647" w14:paraId="01367679" w14:textId="77777777" w:rsidTr="00F00647">
        <w:tc>
          <w:tcPr>
            <w:tcW w:w="2254" w:type="dxa"/>
          </w:tcPr>
          <w:p w14:paraId="51613E4A" w14:textId="77777777" w:rsidR="00F00647" w:rsidRPr="00F00647" w:rsidRDefault="00F00647" w:rsidP="00C70FC3">
            <w:pPr>
              <w:spacing w:before="40" w:after="40"/>
              <w:rPr>
                <w:rFonts w:ascii="Arial" w:hAnsi="Arial" w:cs="Arial"/>
                <w:iCs/>
              </w:rPr>
            </w:pPr>
            <w:r w:rsidRPr="00F00647">
              <w:rPr>
                <w:rFonts w:ascii="Arial" w:hAnsi="Arial" w:cs="Arial"/>
                <w:iCs/>
              </w:rPr>
              <w:t>App móvil nativa (</w:t>
            </w:r>
            <w:proofErr w:type="spellStart"/>
            <w:r w:rsidRPr="00F00647">
              <w:rPr>
                <w:rFonts w:ascii="Arial" w:hAnsi="Arial" w:cs="Arial"/>
                <w:iCs/>
              </w:rPr>
              <w:t>Flutter</w:t>
            </w:r>
            <w:proofErr w:type="spellEnd"/>
            <w:r w:rsidRPr="00F00647">
              <w:rPr>
                <w:rFonts w:ascii="Arial" w:hAnsi="Arial" w:cs="Arial"/>
                <w:iCs/>
              </w:rPr>
              <w:t>/</w:t>
            </w:r>
            <w:proofErr w:type="spellStart"/>
            <w:r w:rsidRPr="00F00647">
              <w:rPr>
                <w:rFonts w:ascii="Arial" w:hAnsi="Arial" w:cs="Arial"/>
                <w:iCs/>
              </w:rPr>
              <w:t>React</w:t>
            </w:r>
            <w:proofErr w:type="spellEnd"/>
            <w:r w:rsidRPr="00F00647">
              <w:rPr>
                <w:rFonts w:ascii="Arial" w:hAnsi="Arial" w:cs="Arial"/>
                <w:iCs/>
              </w:rPr>
              <w:t xml:space="preserve"> Native)</w:t>
            </w:r>
          </w:p>
        </w:tc>
        <w:tc>
          <w:tcPr>
            <w:tcW w:w="2254" w:type="dxa"/>
          </w:tcPr>
          <w:p w14:paraId="1A9F6B5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70E57C89" w14:textId="77777777" w:rsidR="00F00647" w:rsidRPr="00F00647" w:rsidRDefault="00F00647" w:rsidP="00C70FC3">
            <w:pPr>
              <w:spacing w:before="40" w:after="40"/>
              <w:rPr>
                <w:rFonts w:ascii="Arial" w:hAnsi="Arial" w:cs="Arial"/>
                <w:iCs/>
              </w:rPr>
            </w:pPr>
            <w:r w:rsidRPr="00F00647">
              <w:rPr>
                <w:rFonts w:ascii="Arial" w:hAnsi="Arial" w:cs="Arial"/>
                <w:iCs/>
              </w:rPr>
              <w:t>Alto — mejora la experiencia de instructores y estudiantes</w:t>
            </w:r>
          </w:p>
        </w:tc>
        <w:tc>
          <w:tcPr>
            <w:tcW w:w="2254" w:type="dxa"/>
          </w:tcPr>
          <w:p w14:paraId="2EE779C0" w14:textId="77777777" w:rsidR="00F00647" w:rsidRPr="00F00647" w:rsidRDefault="00F00647" w:rsidP="00C70FC3">
            <w:pPr>
              <w:spacing w:before="40" w:after="40"/>
              <w:rPr>
                <w:rFonts w:ascii="Arial" w:hAnsi="Arial" w:cs="Arial"/>
                <w:iCs/>
              </w:rPr>
            </w:pPr>
            <w:r w:rsidRPr="00F00647">
              <w:rPr>
                <w:rFonts w:ascii="Arial" w:hAnsi="Arial" w:cs="Arial"/>
                <w:iCs/>
              </w:rPr>
              <w:t>API REST existente + MS-Notificaciones (</w:t>
            </w:r>
            <w:proofErr w:type="spellStart"/>
            <w:r w:rsidRPr="00F00647">
              <w:rPr>
                <w:rFonts w:ascii="Arial" w:hAnsi="Arial" w:cs="Arial"/>
                <w:iCs/>
              </w:rPr>
              <w:t>push</w:t>
            </w:r>
            <w:proofErr w:type="spellEnd"/>
            <w:r w:rsidRPr="00F00647">
              <w:rPr>
                <w:rFonts w:ascii="Arial" w:hAnsi="Arial" w:cs="Arial"/>
                <w:iCs/>
              </w:rPr>
              <w:t>)</w:t>
            </w:r>
          </w:p>
        </w:tc>
      </w:tr>
      <w:tr w:rsidR="00F00647" w:rsidRPr="00F00647" w14:paraId="564666B0" w14:textId="77777777" w:rsidTr="00F00647">
        <w:tc>
          <w:tcPr>
            <w:tcW w:w="2254" w:type="dxa"/>
          </w:tcPr>
          <w:p w14:paraId="216BAA85" w14:textId="77777777" w:rsidR="00F00647" w:rsidRPr="00F00647" w:rsidRDefault="00F00647" w:rsidP="00C70FC3">
            <w:pPr>
              <w:spacing w:before="40" w:after="40"/>
              <w:rPr>
                <w:rFonts w:ascii="Arial" w:hAnsi="Arial" w:cs="Arial"/>
                <w:iCs/>
              </w:rPr>
            </w:pPr>
            <w:r w:rsidRPr="00F00647">
              <w:rPr>
                <w:rFonts w:ascii="Arial" w:hAnsi="Arial" w:cs="Arial"/>
                <w:iCs/>
              </w:rPr>
              <w:t>Integración con API de la ANT</w:t>
            </w:r>
          </w:p>
        </w:tc>
        <w:tc>
          <w:tcPr>
            <w:tcW w:w="2254" w:type="dxa"/>
          </w:tcPr>
          <w:p w14:paraId="3A796A63"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EF3348A" w14:textId="77777777" w:rsidR="00F00647" w:rsidRPr="00F00647" w:rsidRDefault="00F00647" w:rsidP="00C70FC3">
            <w:pPr>
              <w:spacing w:before="40" w:after="40"/>
              <w:rPr>
                <w:rFonts w:ascii="Arial" w:hAnsi="Arial" w:cs="Arial"/>
                <w:iCs/>
              </w:rPr>
            </w:pPr>
            <w:r w:rsidRPr="00F00647">
              <w:rPr>
                <w:rFonts w:ascii="Arial" w:hAnsi="Arial" w:cs="Arial"/>
                <w:iCs/>
              </w:rPr>
              <w:t>Alto — elimina error humano en documentación vehicular</w:t>
            </w:r>
          </w:p>
        </w:tc>
        <w:tc>
          <w:tcPr>
            <w:tcW w:w="2254" w:type="dxa"/>
          </w:tcPr>
          <w:p w14:paraId="333368C0" w14:textId="77777777" w:rsidR="00F00647" w:rsidRPr="00F00647" w:rsidRDefault="00F00647" w:rsidP="00C70FC3">
            <w:pPr>
              <w:spacing w:before="40" w:after="40"/>
              <w:rPr>
                <w:rFonts w:ascii="Arial" w:hAnsi="Arial" w:cs="Arial"/>
                <w:iCs/>
              </w:rPr>
            </w:pPr>
            <w:r w:rsidRPr="00F00647">
              <w:rPr>
                <w:rFonts w:ascii="Arial" w:hAnsi="Arial" w:cs="Arial"/>
                <w:iCs/>
              </w:rPr>
              <w:t>MS-Vehículos + MS-Instructores</w:t>
            </w:r>
          </w:p>
        </w:tc>
      </w:tr>
      <w:tr w:rsidR="00F00647" w:rsidRPr="00F00647" w14:paraId="4B739CEC" w14:textId="77777777" w:rsidTr="00F00647">
        <w:tc>
          <w:tcPr>
            <w:tcW w:w="2254" w:type="dxa"/>
          </w:tcPr>
          <w:p w14:paraId="65DE5F14"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Dashboard</w:t>
            </w:r>
            <w:proofErr w:type="spellEnd"/>
            <w:r w:rsidRPr="00F00647">
              <w:rPr>
                <w:rFonts w:ascii="Arial" w:hAnsi="Arial" w:cs="Arial"/>
                <w:iCs/>
              </w:rPr>
              <w:t xml:space="preserve"> analítico con BI</w:t>
            </w:r>
          </w:p>
        </w:tc>
        <w:tc>
          <w:tcPr>
            <w:tcW w:w="2254" w:type="dxa"/>
          </w:tcPr>
          <w:p w14:paraId="1EF266BF"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45C771E" w14:textId="77777777" w:rsidR="00F00647" w:rsidRPr="00F00647" w:rsidRDefault="00F00647" w:rsidP="00C70FC3">
            <w:pPr>
              <w:spacing w:before="40" w:after="40"/>
              <w:rPr>
                <w:rFonts w:ascii="Arial" w:hAnsi="Arial" w:cs="Arial"/>
                <w:iCs/>
              </w:rPr>
            </w:pPr>
            <w:r w:rsidRPr="00F00647">
              <w:rPr>
                <w:rFonts w:ascii="Arial" w:hAnsi="Arial" w:cs="Arial"/>
                <w:iCs/>
              </w:rPr>
              <w:t>Medio — valor gerencial diferenciador</w:t>
            </w:r>
          </w:p>
        </w:tc>
        <w:tc>
          <w:tcPr>
            <w:tcW w:w="2254" w:type="dxa"/>
          </w:tcPr>
          <w:p w14:paraId="7A52898B" w14:textId="77777777" w:rsidR="00F00647" w:rsidRPr="00F00647" w:rsidRDefault="00F00647" w:rsidP="00C70FC3">
            <w:pPr>
              <w:spacing w:before="40" w:after="40"/>
              <w:rPr>
                <w:rFonts w:ascii="Arial" w:hAnsi="Arial" w:cs="Arial"/>
                <w:iCs/>
              </w:rPr>
            </w:pPr>
            <w:r w:rsidRPr="00F00647">
              <w:rPr>
                <w:rFonts w:ascii="Arial" w:hAnsi="Arial" w:cs="Arial"/>
                <w:iCs/>
              </w:rPr>
              <w:t>MS-Reportes (motor de datos)</w:t>
            </w:r>
          </w:p>
        </w:tc>
      </w:tr>
      <w:tr w:rsidR="00F00647" w:rsidRPr="00F00647" w14:paraId="3D599F6F" w14:textId="77777777" w:rsidTr="00F00647">
        <w:tc>
          <w:tcPr>
            <w:tcW w:w="2254" w:type="dxa"/>
          </w:tcPr>
          <w:p w14:paraId="2D57D44A"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Multi-tenant</w:t>
            </w:r>
            <w:proofErr w:type="spellEnd"/>
            <w:r w:rsidRPr="00F00647">
              <w:rPr>
                <w:rFonts w:ascii="Arial" w:hAnsi="Arial" w:cs="Arial"/>
                <w:iCs/>
              </w:rPr>
              <w:t xml:space="preserve"> SaaS centralizado</w:t>
            </w:r>
          </w:p>
        </w:tc>
        <w:tc>
          <w:tcPr>
            <w:tcW w:w="2254" w:type="dxa"/>
          </w:tcPr>
          <w:p w14:paraId="1D77EA7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C6A6099" w14:textId="77777777" w:rsidR="00F00647" w:rsidRPr="00F00647" w:rsidRDefault="00F00647" w:rsidP="00C70FC3">
            <w:pPr>
              <w:spacing w:before="40" w:after="40"/>
              <w:rPr>
                <w:rFonts w:ascii="Arial" w:hAnsi="Arial" w:cs="Arial"/>
                <w:iCs/>
              </w:rPr>
            </w:pPr>
            <w:r w:rsidRPr="00F00647">
              <w:rPr>
                <w:rFonts w:ascii="Arial" w:hAnsi="Arial" w:cs="Arial"/>
                <w:iCs/>
              </w:rPr>
              <w:t>Alto — viabilidad comercial a escala</w:t>
            </w:r>
          </w:p>
        </w:tc>
        <w:tc>
          <w:tcPr>
            <w:tcW w:w="2254" w:type="dxa"/>
          </w:tcPr>
          <w:p w14:paraId="38089C1C"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Refactor</w:t>
            </w:r>
            <w:proofErr w:type="spellEnd"/>
            <w:r w:rsidRPr="00F00647">
              <w:rPr>
                <w:rFonts w:ascii="Arial" w:hAnsi="Arial" w:cs="Arial"/>
                <w:iCs/>
              </w:rPr>
              <w:t xml:space="preserve"> completo de </w:t>
            </w:r>
            <w:proofErr w:type="spellStart"/>
            <w:r w:rsidRPr="00F00647">
              <w:rPr>
                <w:rFonts w:ascii="Arial" w:hAnsi="Arial" w:cs="Arial"/>
                <w:iCs/>
              </w:rPr>
              <w:t>schemas</w:t>
            </w:r>
            <w:proofErr w:type="spellEnd"/>
            <w:r w:rsidRPr="00F00647">
              <w:rPr>
                <w:rFonts w:ascii="Arial" w:hAnsi="Arial" w:cs="Arial"/>
                <w:iCs/>
              </w:rPr>
              <w:t xml:space="preserve"> + Gateway</w:t>
            </w:r>
          </w:p>
        </w:tc>
      </w:tr>
      <w:tr w:rsidR="00F00647" w:rsidRPr="00F00647" w14:paraId="1E91CA79" w14:textId="77777777" w:rsidTr="00F00647">
        <w:tc>
          <w:tcPr>
            <w:tcW w:w="2254" w:type="dxa"/>
          </w:tcPr>
          <w:p w14:paraId="3246472F" w14:textId="77777777" w:rsidR="00F00647" w:rsidRPr="00F00647" w:rsidRDefault="00F00647" w:rsidP="00C70FC3">
            <w:pPr>
              <w:spacing w:before="40" w:after="40"/>
              <w:rPr>
                <w:rFonts w:ascii="Arial" w:hAnsi="Arial" w:cs="Arial"/>
                <w:iCs/>
              </w:rPr>
            </w:pPr>
            <w:r w:rsidRPr="00F00647">
              <w:rPr>
                <w:rFonts w:ascii="Arial" w:hAnsi="Arial" w:cs="Arial"/>
                <w:iCs/>
              </w:rPr>
              <w:t>Seguimiento GPS de rutas de práctica</w:t>
            </w:r>
          </w:p>
        </w:tc>
        <w:tc>
          <w:tcPr>
            <w:tcW w:w="2254" w:type="dxa"/>
          </w:tcPr>
          <w:p w14:paraId="4D259217"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35626927" w14:textId="77777777" w:rsidR="00F00647" w:rsidRPr="00F00647" w:rsidRDefault="00F00647" w:rsidP="00C70FC3">
            <w:pPr>
              <w:spacing w:before="40" w:after="40"/>
              <w:rPr>
                <w:rFonts w:ascii="Arial" w:hAnsi="Arial" w:cs="Arial"/>
                <w:iCs/>
              </w:rPr>
            </w:pPr>
            <w:r w:rsidRPr="00F00647">
              <w:rPr>
                <w:rFonts w:ascii="Arial" w:hAnsi="Arial" w:cs="Arial"/>
                <w:iCs/>
              </w:rPr>
              <w:t>Medio — seguridad vial y trazabilidad</w:t>
            </w:r>
          </w:p>
        </w:tc>
        <w:tc>
          <w:tcPr>
            <w:tcW w:w="2254" w:type="dxa"/>
          </w:tcPr>
          <w:p w14:paraId="1B68CD1E" w14:textId="77777777" w:rsidR="00F00647" w:rsidRPr="00F00647" w:rsidRDefault="00F00647" w:rsidP="00C70FC3">
            <w:pPr>
              <w:spacing w:before="40" w:after="40"/>
              <w:rPr>
                <w:rFonts w:ascii="Arial" w:hAnsi="Arial" w:cs="Arial"/>
                <w:iCs/>
              </w:rPr>
            </w:pPr>
            <w:r w:rsidRPr="00F00647">
              <w:rPr>
                <w:rFonts w:ascii="Arial" w:hAnsi="Arial" w:cs="Arial"/>
                <w:iCs/>
              </w:rPr>
              <w:t>MS-Asignaciones (kilometraje)</w:t>
            </w:r>
          </w:p>
        </w:tc>
      </w:tr>
      <w:tr w:rsidR="00F00647" w:rsidRPr="00F00647" w14:paraId="5D18930D" w14:textId="77777777" w:rsidTr="00F00647">
        <w:tc>
          <w:tcPr>
            <w:tcW w:w="2254" w:type="dxa"/>
          </w:tcPr>
          <w:p w14:paraId="5A113DE0" w14:textId="77777777" w:rsidR="00F00647" w:rsidRPr="00F00647" w:rsidRDefault="00F00647" w:rsidP="00C70FC3">
            <w:pPr>
              <w:spacing w:before="40" w:after="40"/>
              <w:rPr>
                <w:rFonts w:ascii="Arial" w:hAnsi="Arial" w:cs="Arial"/>
                <w:iCs/>
              </w:rPr>
            </w:pPr>
            <w:r w:rsidRPr="00F00647">
              <w:rPr>
                <w:rFonts w:ascii="Arial" w:hAnsi="Arial" w:cs="Arial"/>
                <w:iCs/>
              </w:rPr>
              <w:t>Plataforma para redes de franquicias</w:t>
            </w:r>
          </w:p>
        </w:tc>
        <w:tc>
          <w:tcPr>
            <w:tcW w:w="2254" w:type="dxa"/>
          </w:tcPr>
          <w:p w14:paraId="627FA3D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55BE989F" w14:textId="77777777" w:rsidR="00F00647" w:rsidRPr="00F00647" w:rsidRDefault="00F00647" w:rsidP="00C70FC3">
            <w:pPr>
              <w:spacing w:before="40" w:after="40"/>
              <w:rPr>
                <w:rFonts w:ascii="Arial" w:hAnsi="Arial" w:cs="Arial"/>
                <w:iCs/>
              </w:rPr>
            </w:pPr>
            <w:r w:rsidRPr="00F00647">
              <w:rPr>
                <w:rFonts w:ascii="Arial" w:hAnsi="Arial" w:cs="Arial"/>
                <w:iCs/>
              </w:rPr>
              <w:t>Medio — mercado B2B de redes</w:t>
            </w:r>
          </w:p>
        </w:tc>
        <w:tc>
          <w:tcPr>
            <w:tcW w:w="2254" w:type="dxa"/>
          </w:tcPr>
          <w:p w14:paraId="0BF1FA36" w14:textId="77777777" w:rsidR="00F00647" w:rsidRPr="00F00647" w:rsidRDefault="00F00647" w:rsidP="00C70FC3">
            <w:pPr>
              <w:spacing w:before="40" w:after="40"/>
              <w:rPr>
                <w:rFonts w:ascii="Arial" w:hAnsi="Arial" w:cs="Arial"/>
                <w:iCs/>
              </w:rPr>
            </w:pPr>
            <w:r w:rsidRPr="00F00647">
              <w:rPr>
                <w:rFonts w:ascii="Arial" w:hAnsi="Arial" w:cs="Arial"/>
                <w:iCs/>
              </w:rPr>
              <w:t>MS-Reportes como API de datos</w:t>
            </w:r>
          </w:p>
        </w:tc>
      </w:tr>
      <w:tr w:rsidR="00F00647" w:rsidRPr="00F00647" w14:paraId="194BFEC3" w14:textId="77777777" w:rsidTr="00F00647">
        <w:tc>
          <w:tcPr>
            <w:tcW w:w="2254" w:type="dxa"/>
          </w:tcPr>
          <w:p w14:paraId="12CE44B9" w14:textId="77777777" w:rsidR="00F00647" w:rsidRPr="00F00647" w:rsidRDefault="00F00647" w:rsidP="00C70FC3">
            <w:pPr>
              <w:spacing w:before="40" w:after="40"/>
              <w:rPr>
                <w:rFonts w:ascii="Arial" w:hAnsi="Arial" w:cs="Arial"/>
                <w:iCs/>
              </w:rPr>
            </w:pPr>
            <w:r w:rsidRPr="00F00647">
              <w:rPr>
                <w:rFonts w:ascii="Arial" w:hAnsi="Arial" w:cs="Arial"/>
                <w:iCs/>
              </w:rPr>
              <w:t>Evaluación de desempeño de instructores</w:t>
            </w:r>
          </w:p>
        </w:tc>
        <w:tc>
          <w:tcPr>
            <w:tcW w:w="2254" w:type="dxa"/>
          </w:tcPr>
          <w:p w14:paraId="0E2F2F5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433911E6" w14:textId="77777777" w:rsidR="00F00647" w:rsidRPr="00F00647" w:rsidRDefault="00F00647" w:rsidP="00C70FC3">
            <w:pPr>
              <w:spacing w:before="40" w:after="40"/>
              <w:rPr>
                <w:rFonts w:ascii="Arial" w:hAnsi="Arial" w:cs="Arial"/>
                <w:iCs/>
              </w:rPr>
            </w:pPr>
            <w:r w:rsidRPr="00F00647">
              <w:rPr>
                <w:rFonts w:ascii="Arial" w:hAnsi="Arial" w:cs="Arial"/>
                <w:iCs/>
              </w:rPr>
              <w:t>Medio — calidad pedagógica</w:t>
            </w:r>
          </w:p>
        </w:tc>
        <w:tc>
          <w:tcPr>
            <w:tcW w:w="2254" w:type="dxa"/>
          </w:tcPr>
          <w:p w14:paraId="7F707BD8" w14:textId="77777777" w:rsidR="00F00647" w:rsidRPr="00F00647" w:rsidRDefault="00F00647" w:rsidP="00C70FC3">
            <w:pPr>
              <w:spacing w:before="40" w:after="40"/>
              <w:rPr>
                <w:rFonts w:ascii="Arial" w:hAnsi="Arial" w:cs="Arial"/>
                <w:iCs/>
              </w:rPr>
            </w:pPr>
            <w:r w:rsidRPr="00F00647">
              <w:rPr>
                <w:rFonts w:ascii="Arial" w:hAnsi="Arial" w:cs="Arial"/>
                <w:iCs/>
              </w:rPr>
              <w:t>MS-Asignaciones + MS-Estudiantes (historial)</w:t>
            </w:r>
          </w:p>
        </w:tc>
      </w:tr>
      <w:tr w:rsidR="00F00647" w:rsidRPr="00F00647" w14:paraId="5238EADB" w14:textId="77777777" w:rsidTr="00F00647">
        <w:tc>
          <w:tcPr>
            <w:tcW w:w="2254" w:type="dxa"/>
          </w:tcPr>
          <w:p w14:paraId="13794AE5" w14:textId="77777777" w:rsidR="00F00647" w:rsidRPr="00F00647" w:rsidRDefault="00F00647" w:rsidP="00C70FC3">
            <w:pPr>
              <w:spacing w:before="40" w:after="40"/>
              <w:rPr>
                <w:rFonts w:ascii="Arial" w:hAnsi="Arial" w:cs="Arial"/>
                <w:iCs/>
              </w:rPr>
            </w:pPr>
            <w:r w:rsidRPr="00F00647">
              <w:rPr>
                <w:rFonts w:ascii="Arial" w:hAnsi="Arial" w:cs="Arial"/>
                <w:iCs/>
              </w:rPr>
              <w:t>Herramienta de cumplimiento normativo ANT</w:t>
            </w:r>
          </w:p>
        </w:tc>
        <w:tc>
          <w:tcPr>
            <w:tcW w:w="2254" w:type="dxa"/>
          </w:tcPr>
          <w:p w14:paraId="2F3AF4AE"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03C9879D" w14:textId="77777777" w:rsidR="00F00647" w:rsidRPr="00F00647" w:rsidRDefault="00F00647" w:rsidP="00C70FC3">
            <w:pPr>
              <w:spacing w:before="40" w:after="40"/>
              <w:rPr>
                <w:rFonts w:ascii="Arial" w:hAnsi="Arial" w:cs="Arial"/>
                <w:iCs/>
              </w:rPr>
            </w:pPr>
            <w:r w:rsidRPr="00F00647">
              <w:rPr>
                <w:rFonts w:ascii="Arial" w:hAnsi="Arial" w:cs="Arial"/>
                <w:iCs/>
              </w:rPr>
              <w:t>Alto — reducción de riesgo regulatorio</w:t>
            </w:r>
          </w:p>
        </w:tc>
        <w:tc>
          <w:tcPr>
            <w:tcW w:w="2254" w:type="dxa"/>
          </w:tcPr>
          <w:p w14:paraId="656441B0" w14:textId="77777777" w:rsidR="00F00647" w:rsidRPr="00F00647" w:rsidRDefault="00F00647" w:rsidP="00C70FC3">
            <w:pPr>
              <w:spacing w:before="40" w:after="40"/>
              <w:rPr>
                <w:rFonts w:ascii="Arial" w:hAnsi="Arial" w:cs="Arial"/>
                <w:iCs/>
              </w:rPr>
            </w:pPr>
            <w:r w:rsidRPr="00F00647">
              <w:rPr>
                <w:rFonts w:ascii="Arial" w:hAnsi="Arial" w:cs="Arial"/>
                <w:iCs/>
              </w:rPr>
              <w:t>Todos los módulos de documentación</w:t>
            </w:r>
          </w:p>
        </w:tc>
      </w:tr>
      <w:tr w:rsidR="00F00647" w:rsidRPr="00F00647" w14:paraId="754E43EB" w14:textId="77777777" w:rsidTr="00F00647">
        <w:tc>
          <w:tcPr>
            <w:tcW w:w="2254" w:type="dxa"/>
          </w:tcPr>
          <w:p w14:paraId="6C96BF4E" w14:textId="77777777" w:rsidR="00F00647" w:rsidRPr="00F00647" w:rsidRDefault="00F00647" w:rsidP="00C70FC3">
            <w:pPr>
              <w:spacing w:before="40" w:after="40"/>
              <w:rPr>
                <w:rFonts w:ascii="Arial" w:hAnsi="Arial" w:cs="Arial"/>
                <w:iCs/>
              </w:rPr>
            </w:pPr>
            <w:r w:rsidRPr="00F00647">
              <w:rPr>
                <w:rFonts w:ascii="Arial" w:hAnsi="Arial" w:cs="Arial"/>
                <w:iCs/>
              </w:rPr>
              <w:t>Investigación ML sobre riesgo vial</w:t>
            </w:r>
          </w:p>
        </w:tc>
        <w:tc>
          <w:tcPr>
            <w:tcW w:w="2254" w:type="dxa"/>
          </w:tcPr>
          <w:p w14:paraId="6E35F4D1" w14:textId="77777777" w:rsidR="00F00647" w:rsidRPr="00F00647" w:rsidRDefault="00F00647" w:rsidP="00C70FC3">
            <w:pPr>
              <w:spacing w:before="40" w:after="40"/>
              <w:rPr>
                <w:rFonts w:ascii="Arial" w:hAnsi="Arial" w:cs="Arial"/>
                <w:iCs/>
              </w:rPr>
            </w:pPr>
            <w:r w:rsidRPr="00F00647">
              <w:rPr>
                <w:rFonts w:ascii="Arial" w:hAnsi="Arial" w:cs="Arial"/>
                <w:iCs/>
              </w:rPr>
              <w:t>Proyecto de investigación</w:t>
            </w:r>
          </w:p>
        </w:tc>
        <w:tc>
          <w:tcPr>
            <w:tcW w:w="2254" w:type="dxa"/>
          </w:tcPr>
          <w:p w14:paraId="26FDDBE8" w14:textId="77777777" w:rsidR="00F00647" w:rsidRPr="00F00647" w:rsidRDefault="00F00647" w:rsidP="00C70FC3">
            <w:pPr>
              <w:spacing w:before="40" w:after="40"/>
              <w:rPr>
                <w:rFonts w:ascii="Arial" w:hAnsi="Arial" w:cs="Arial"/>
                <w:iCs/>
              </w:rPr>
            </w:pPr>
            <w:r w:rsidRPr="00F00647">
              <w:rPr>
                <w:rFonts w:ascii="Arial" w:hAnsi="Arial" w:cs="Arial"/>
                <w:iCs/>
              </w:rPr>
              <w:t>Muy alto — contribución académica y social</w:t>
            </w:r>
          </w:p>
        </w:tc>
        <w:tc>
          <w:tcPr>
            <w:tcW w:w="2254" w:type="dxa"/>
          </w:tcPr>
          <w:p w14:paraId="73EA0EFF"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Dataset</w:t>
            </w:r>
            <w:proofErr w:type="spellEnd"/>
            <w:r w:rsidRPr="00F00647">
              <w:rPr>
                <w:rFonts w:ascii="Arial" w:hAnsi="Arial" w:cs="Arial"/>
                <w:iCs/>
              </w:rPr>
              <w:t xml:space="preserve"> histórico del sistema en operación</w:t>
            </w:r>
          </w:p>
        </w:tc>
      </w:tr>
    </w:tbl>
    <w:p w14:paraId="73717D76" w14:textId="77777777" w:rsidR="00F00647" w:rsidRPr="00F00647" w:rsidRDefault="00F00647" w:rsidP="00F00647">
      <w:pPr>
        <w:spacing w:line="480" w:lineRule="auto"/>
        <w:jc w:val="both"/>
        <w:rPr>
          <w:rFonts w:ascii="Arial" w:hAnsi="Arial" w:cs="Arial"/>
          <w:b/>
          <w:bCs/>
          <w:iCs/>
        </w:rPr>
      </w:pPr>
    </w:p>
    <w:p w14:paraId="005FD077" w14:textId="702D54E3" w:rsidR="00D551C0" w:rsidRPr="00E245B7" w:rsidRDefault="00D551C0" w:rsidP="000B258D">
      <w:pPr>
        <w:pStyle w:val="Ttulo1"/>
        <w:numPr>
          <w:ilvl w:val="0"/>
          <w:numId w:val="1"/>
        </w:numPr>
        <w:spacing w:line="480" w:lineRule="auto"/>
        <w:jc w:val="both"/>
        <w:rPr>
          <w:rFonts w:cs="Arial"/>
          <w:szCs w:val="22"/>
        </w:rPr>
      </w:pPr>
      <w:bookmarkStart w:id="59" w:name="_Toc227521397"/>
      <w:r w:rsidRPr="00E245B7">
        <w:rPr>
          <w:rFonts w:cs="Arial"/>
          <w:szCs w:val="22"/>
        </w:rPr>
        <w:t>Referencias bibliográficas</w:t>
      </w:r>
      <w:bookmarkEnd w:id="59"/>
    </w:p>
    <w:p w14:paraId="717D96BE"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Beck, K. (2000). Extreme </w:t>
      </w:r>
      <w:proofErr w:type="spellStart"/>
      <w:r w:rsidRPr="002D76CC">
        <w:rPr>
          <w:rFonts w:ascii="Arial" w:hAnsi="Arial" w:cs="Arial"/>
          <w:iCs/>
        </w:rPr>
        <w:t>Programming</w:t>
      </w:r>
      <w:proofErr w:type="spellEnd"/>
      <w:r w:rsidRPr="002D76CC">
        <w:rPr>
          <w:rFonts w:ascii="Arial" w:hAnsi="Arial" w:cs="Arial"/>
          <w:iCs/>
        </w:rPr>
        <w:t xml:space="preserve"> </w:t>
      </w:r>
      <w:proofErr w:type="spellStart"/>
      <w:r w:rsidRPr="002D76CC">
        <w:rPr>
          <w:rFonts w:ascii="Arial" w:hAnsi="Arial" w:cs="Arial"/>
          <w:iCs/>
        </w:rPr>
        <w:t>Explained</w:t>
      </w:r>
      <w:proofErr w:type="spellEnd"/>
      <w:r w:rsidRPr="002D76CC">
        <w:rPr>
          <w:rFonts w:ascii="Arial" w:hAnsi="Arial" w:cs="Arial"/>
          <w:iCs/>
        </w:rPr>
        <w:t>: Embrace Change (1st ed.). Addison-Wesley.</w:t>
      </w:r>
    </w:p>
    <w:p w14:paraId="7A0CE5B0" w14:textId="77777777" w:rsidR="002D76CC" w:rsidRPr="002D76CC" w:rsidRDefault="002D76CC" w:rsidP="002D76CC">
      <w:pPr>
        <w:spacing w:line="360" w:lineRule="auto"/>
        <w:jc w:val="both"/>
        <w:rPr>
          <w:rFonts w:ascii="Arial" w:hAnsi="Arial" w:cs="Arial"/>
          <w:iCs/>
        </w:rPr>
      </w:pPr>
      <w:r w:rsidRPr="002D76CC">
        <w:rPr>
          <w:rFonts w:ascii="Arial" w:hAnsi="Arial" w:cs="Arial"/>
          <w:iCs/>
        </w:rPr>
        <w:t>Evans, E. (2003). Domain-</w:t>
      </w:r>
      <w:proofErr w:type="spellStart"/>
      <w:r w:rsidRPr="002D76CC">
        <w:rPr>
          <w:rFonts w:ascii="Arial" w:hAnsi="Arial" w:cs="Arial"/>
          <w:iCs/>
        </w:rPr>
        <w:t>Driven</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Tackling</w:t>
      </w:r>
      <w:proofErr w:type="spellEnd"/>
      <w:r w:rsidRPr="002D76CC">
        <w:rPr>
          <w:rFonts w:ascii="Arial" w:hAnsi="Arial" w:cs="Arial"/>
          <w:iCs/>
        </w:rPr>
        <w:t xml:space="preserve"> </w:t>
      </w:r>
      <w:proofErr w:type="spellStart"/>
      <w:r w:rsidRPr="002D76CC">
        <w:rPr>
          <w:rFonts w:ascii="Arial" w:hAnsi="Arial" w:cs="Arial"/>
          <w:iCs/>
        </w:rPr>
        <w:t>Complexity</w:t>
      </w:r>
      <w:proofErr w:type="spellEnd"/>
      <w:r w:rsidRPr="002D76CC">
        <w:rPr>
          <w:rFonts w:ascii="Arial" w:hAnsi="Arial" w:cs="Arial"/>
          <w:iCs/>
        </w:rPr>
        <w:t xml:space="preserve"> in </w:t>
      </w:r>
      <w:proofErr w:type="spellStart"/>
      <w:r w:rsidRPr="002D76CC">
        <w:rPr>
          <w:rFonts w:ascii="Arial" w:hAnsi="Arial" w:cs="Arial"/>
          <w:iCs/>
        </w:rPr>
        <w:t>the</w:t>
      </w:r>
      <w:proofErr w:type="spellEnd"/>
      <w:r w:rsidRPr="002D76CC">
        <w:rPr>
          <w:rFonts w:ascii="Arial" w:hAnsi="Arial" w:cs="Arial"/>
          <w:iCs/>
        </w:rPr>
        <w:t xml:space="preserve"> Heart </w:t>
      </w:r>
      <w:proofErr w:type="spellStart"/>
      <w:r w:rsidRPr="002D76CC">
        <w:rPr>
          <w:rFonts w:ascii="Arial" w:hAnsi="Arial" w:cs="Arial"/>
          <w:iCs/>
        </w:rPr>
        <w:t>of</w:t>
      </w:r>
      <w:proofErr w:type="spellEnd"/>
      <w:r w:rsidRPr="002D76CC">
        <w:rPr>
          <w:rFonts w:ascii="Arial" w:hAnsi="Arial" w:cs="Arial"/>
          <w:iCs/>
        </w:rPr>
        <w:t xml:space="preserve"> Software. Addison-Wesley Professional.</w:t>
      </w:r>
    </w:p>
    <w:p w14:paraId="5BD49C14" w14:textId="77777777" w:rsidR="002D76CC" w:rsidRPr="002D76CC" w:rsidRDefault="002D76CC" w:rsidP="002D76CC">
      <w:pPr>
        <w:spacing w:line="360" w:lineRule="auto"/>
        <w:jc w:val="both"/>
        <w:rPr>
          <w:rFonts w:ascii="Arial" w:hAnsi="Arial" w:cs="Arial"/>
          <w:iCs/>
        </w:rPr>
      </w:pPr>
      <w:r w:rsidRPr="002D76CC">
        <w:rPr>
          <w:rFonts w:ascii="Arial" w:hAnsi="Arial" w:cs="Arial"/>
          <w:iCs/>
        </w:rPr>
        <w:t>Fielding, R. T. (2000). </w:t>
      </w:r>
      <w:proofErr w:type="spellStart"/>
      <w:r w:rsidRPr="002D76CC">
        <w:rPr>
          <w:rFonts w:ascii="Arial" w:hAnsi="Arial" w:cs="Arial"/>
          <w:iCs/>
        </w:rPr>
        <w:t>Architectural</w:t>
      </w:r>
      <w:proofErr w:type="spellEnd"/>
      <w:r w:rsidRPr="002D76CC">
        <w:rPr>
          <w:rFonts w:ascii="Arial" w:hAnsi="Arial" w:cs="Arial"/>
          <w:iCs/>
        </w:rPr>
        <w:t xml:space="preserve"> Styles and </w:t>
      </w:r>
      <w:proofErr w:type="spellStart"/>
      <w:r w:rsidRPr="002D76CC">
        <w:rPr>
          <w:rFonts w:ascii="Arial" w:hAnsi="Arial" w:cs="Arial"/>
          <w:iCs/>
        </w:rPr>
        <w:t>the</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Network-</w:t>
      </w:r>
      <w:proofErr w:type="spellStart"/>
      <w:r w:rsidRPr="002D76CC">
        <w:rPr>
          <w:rFonts w:ascii="Arial" w:hAnsi="Arial" w:cs="Arial"/>
          <w:iCs/>
        </w:rPr>
        <w:t>based</w:t>
      </w:r>
      <w:proofErr w:type="spellEnd"/>
      <w:r w:rsidRPr="002D76CC">
        <w:rPr>
          <w:rFonts w:ascii="Arial" w:hAnsi="Arial" w:cs="Arial"/>
          <w:iCs/>
        </w:rPr>
        <w:t xml:space="preserve"> Software </w:t>
      </w:r>
      <w:proofErr w:type="spellStart"/>
      <w:r w:rsidRPr="002D76CC">
        <w:rPr>
          <w:rFonts w:ascii="Arial" w:hAnsi="Arial" w:cs="Arial"/>
          <w:iCs/>
        </w:rPr>
        <w:t>Architectures</w:t>
      </w:r>
      <w:proofErr w:type="spellEnd"/>
      <w:r w:rsidRPr="002D76CC">
        <w:rPr>
          <w:rFonts w:ascii="Arial" w:hAnsi="Arial" w:cs="Arial"/>
          <w:iCs/>
        </w:rPr>
        <w:t xml:space="preserve"> (Doctoral </w:t>
      </w:r>
      <w:proofErr w:type="spellStart"/>
      <w:r w:rsidRPr="002D76CC">
        <w:rPr>
          <w:rFonts w:ascii="Arial" w:hAnsi="Arial" w:cs="Arial"/>
          <w:iCs/>
        </w:rPr>
        <w:t>dissertation</w:t>
      </w:r>
      <w:proofErr w:type="spellEnd"/>
      <w:r w:rsidRPr="002D76CC">
        <w:rPr>
          <w:rFonts w:ascii="Arial" w:hAnsi="Arial" w:cs="Arial"/>
          <w:iCs/>
        </w:rPr>
        <w:t xml:space="preserve">, </w:t>
      </w:r>
      <w:proofErr w:type="spellStart"/>
      <w:r w:rsidRPr="002D76CC">
        <w:rPr>
          <w:rFonts w:ascii="Arial" w:hAnsi="Arial" w:cs="Arial"/>
          <w:iCs/>
        </w:rPr>
        <w:t>University</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California, Irvine).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6" w:history="1">
        <w:r w:rsidRPr="002D76CC">
          <w:t>https://www.ics.uci.edu/~fielding/pubs/dissertation/top.htm</w:t>
        </w:r>
      </w:hyperlink>
    </w:p>
    <w:p w14:paraId="067490F2" w14:textId="77777777" w:rsidR="002D76CC" w:rsidRPr="002D76CC" w:rsidRDefault="002D76CC" w:rsidP="002D76CC">
      <w:pPr>
        <w:spacing w:line="360" w:lineRule="auto"/>
        <w:jc w:val="both"/>
        <w:rPr>
          <w:rFonts w:ascii="Arial" w:hAnsi="Arial" w:cs="Arial"/>
          <w:iCs/>
        </w:rPr>
      </w:pPr>
      <w:r w:rsidRPr="002D76CC">
        <w:rPr>
          <w:rFonts w:ascii="Arial" w:hAnsi="Arial" w:cs="Arial"/>
          <w:iCs/>
        </w:rPr>
        <w:t>Fowler, M. (2014). </w:t>
      </w:r>
      <w:proofErr w:type="spellStart"/>
      <w:r w:rsidRPr="002D76CC">
        <w:rPr>
          <w:rFonts w:ascii="Arial" w:hAnsi="Arial" w:cs="Arial"/>
          <w:iCs/>
        </w:rPr>
        <w:t>Microservice</w:t>
      </w:r>
      <w:proofErr w:type="spellEnd"/>
      <w:r w:rsidRPr="002D76CC">
        <w:rPr>
          <w:rFonts w:ascii="Arial" w:hAnsi="Arial" w:cs="Arial"/>
          <w:iCs/>
        </w:rPr>
        <w:t xml:space="preserve"> </w:t>
      </w:r>
      <w:proofErr w:type="spellStart"/>
      <w:r w:rsidRPr="002D76CC">
        <w:rPr>
          <w:rFonts w:ascii="Arial" w:hAnsi="Arial" w:cs="Arial"/>
          <w:iCs/>
        </w:rPr>
        <w:t>Architecture</w:t>
      </w:r>
      <w:proofErr w:type="spellEnd"/>
      <w:r w:rsidRPr="002D76CC">
        <w:rPr>
          <w:rFonts w:ascii="Arial" w:hAnsi="Arial" w:cs="Arial"/>
          <w:iCs/>
        </w:rPr>
        <w:t>. O'Reilly Media.</w:t>
      </w:r>
    </w:p>
    <w:p w14:paraId="40E95A0C" w14:textId="77777777" w:rsidR="002D76CC" w:rsidRPr="002D76CC" w:rsidRDefault="002D76CC" w:rsidP="002D76CC">
      <w:pPr>
        <w:spacing w:line="360" w:lineRule="auto"/>
        <w:jc w:val="both"/>
        <w:rPr>
          <w:rFonts w:ascii="Arial" w:hAnsi="Arial" w:cs="Arial"/>
          <w:iCs/>
        </w:rPr>
      </w:pPr>
      <w:r w:rsidRPr="002D76CC">
        <w:rPr>
          <w:rFonts w:ascii="Arial" w:hAnsi="Arial" w:cs="Arial"/>
          <w:iCs/>
        </w:rPr>
        <w:lastRenderedPageBreak/>
        <w:t xml:space="preserve">Fowler, M., &amp; Lewis, J. (2014).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7" w:history="1">
        <w:r w:rsidRPr="002D76CC">
          <w:t>https://martinfowler.com/articles/microservices.html</w:t>
        </w:r>
      </w:hyperlink>
    </w:p>
    <w:p w14:paraId="533058C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Gamma, E., Helm, R., Johnson, R., &amp; </w:t>
      </w:r>
      <w:proofErr w:type="spellStart"/>
      <w:r w:rsidRPr="002D76CC">
        <w:rPr>
          <w:rFonts w:ascii="Arial" w:hAnsi="Arial" w:cs="Arial"/>
          <w:iCs/>
        </w:rPr>
        <w:t>Vlissides</w:t>
      </w:r>
      <w:proofErr w:type="spellEnd"/>
      <w:r w:rsidRPr="002D76CC">
        <w:rPr>
          <w:rFonts w:ascii="Arial" w:hAnsi="Arial" w:cs="Arial"/>
          <w:iCs/>
        </w:rPr>
        <w:t>, J. (1994).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Patterns</w:t>
      </w:r>
      <w:proofErr w:type="spellEnd"/>
      <w:r w:rsidRPr="002D76CC">
        <w:rPr>
          <w:rFonts w:ascii="Arial" w:hAnsi="Arial" w:cs="Arial"/>
          <w:iCs/>
        </w:rPr>
        <w:t xml:space="preserve">: </w:t>
      </w:r>
      <w:proofErr w:type="spellStart"/>
      <w:r w:rsidRPr="002D76CC">
        <w:rPr>
          <w:rFonts w:ascii="Arial" w:hAnsi="Arial" w:cs="Arial"/>
          <w:iCs/>
        </w:rPr>
        <w:t>Elements</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Reusable </w:t>
      </w:r>
      <w:proofErr w:type="spellStart"/>
      <w:r w:rsidRPr="002D76CC">
        <w:rPr>
          <w:rFonts w:ascii="Arial" w:hAnsi="Arial" w:cs="Arial"/>
          <w:iCs/>
        </w:rPr>
        <w:t>Object-Oriented</w:t>
      </w:r>
      <w:proofErr w:type="spellEnd"/>
      <w:r w:rsidRPr="002D76CC">
        <w:rPr>
          <w:rFonts w:ascii="Arial" w:hAnsi="Arial" w:cs="Arial"/>
          <w:iCs/>
        </w:rPr>
        <w:t xml:space="preserve"> Software. Addison-Wesley.</w:t>
      </w:r>
    </w:p>
    <w:p w14:paraId="00CB6D2B" w14:textId="77777777" w:rsidR="002D76CC" w:rsidRPr="002D76CC" w:rsidRDefault="002D76CC" w:rsidP="002D76CC">
      <w:pPr>
        <w:spacing w:line="360" w:lineRule="auto"/>
        <w:jc w:val="both"/>
        <w:rPr>
          <w:rFonts w:ascii="Arial" w:hAnsi="Arial" w:cs="Arial"/>
          <w:iCs/>
        </w:rPr>
      </w:pPr>
      <w:r w:rsidRPr="002D76CC">
        <w:rPr>
          <w:rFonts w:ascii="Arial" w:hAnsi="Arial" w:cs="Arial"/>
          <w:iCs/>
        </w:rPr>
        <w:t>Humble, J., &amp; Farley, D. (2010). </w:t>
      </w:r>
      <w:proofErr w:type="spellStart"/>
      <w:r w:rsidRPr="002D76CC">
        <w:rPr>
          <w:rFonts w:ascii="Arial" w:hAnsi="Arial" w:cs="Arial"/>
          <w:iCs/>
        </w:rPr>
        <w:t>Continuous</w:t>
      </w:r>
      <w:proofErr w:type="spellEnd"/>
      <w:r w:rsidRPr="002D76CC">
        <w:rPr>
          <w:rFonts w:ascii="Arial" w:hAnsi="Arial" w:cs="Arial"/>
          <w:iCs/>
        </w:rPr>
        <w:t xml:space="preserve"> </w:t>
      </w:r>
      <w:proofErr w:type="spellStart"/>
      <w:r w:rsidRPr="002D76CC">
        <w:rPr>
          <w:rFonts w:ascii="Arial" w:hAnsi="Arial" w:cs="Arial"/>
          <w:iCs/>
        </w:rPr>
        <w:t>Delivery</w:t>
      </w:r>
      <w:proofErr w:type="spellEnd"/>
      <w:r w:rsidRPr="002D76CC">
        <w:rPr>
          <w:rFonts w:ascii="Arial" w:hAnsi="Arial" w:cs="Arial"/>
          <w:iCs/>
        </w:rPr>
        <w:t xml:space="preserve">: </w:t>
      </w:r>
      <w:proofErr w:type="spellStart"/>
      <w:r w:rsidRPr="002D76CC">
        <w:rPr>
          <w:rFonts w:ascii="Arial" w:hAnsi="Arial" w:cs="Arial"/>
          <w:iCs/>
        </w:rPr>
        <w:t>Reliable</w:t>
      </w:r>
      <w:proofErr w:type="spellEnd"/>
      <w:r w:rsidRPr="002D76CC">
        <w:rPr>
          <w:rFonts w:ascii="Arial" w:hAnsi="Arial" w:cs="Arial"/>
          <w:iCs/>
        </w:rPr>
        <w:t xml:space="preserve"> Software Releases </w:t>
      </w:r>
      <w:proofErr w:type="spellStart"/>
      <w:r w:rsidRPr="002D76CC">
        <w:rPr>
          <w:rFonts w:ascii="Arial" w:hAnsi="Arial" w:cs="Arial"/>
          <w:iCs/>
        </w:rPr>
        <w:t>through</w:t>
      </w:r>
      <w:proofErr w:type="spellEnd"/>
      <w:r w:rsidRPr="002D76CC">
        <w:rPr>
          <w:rFonts w:ascii="Arial" w:hAnsi="Arial" w:cs="Arial"/>
          <w:iCs/>
        </w:rPr>
        <w:t xml:space="preserve"> </w:t>
      </w:r>
      <w:proofErr w:type="spellStart"/>
      <w:r w:rsidRPr="002D76CC">
        <w:rPr>
          <w:rFonts w:ascii="Arial" w:hAnsi="Arial" w:cs="Arial"/>
          <w:iCs/>
        </w:rPr>
        <w:t>Build</w:t>
      </w:r>
      <w:proofErr w:type="spellEnd"/>
      <w:r w:rsidRPr="002D76CC">
        <w:rPr>
          <w:rFonts w:ascii="Arial" w:hAnsi="Arial" w:cs="Arial"/>
          <w:iCs/>
        </w:rPr>
        <w:t xml:space="preserve">, Test, and </w:t>
      </w:r>
      <w:proofErr w:type="spellStart"/>
      <w:r w:rsidRPr="002D76CC">
        <w:rPr>
          <w:rFonts w:ascii="Arial" w:hAnsi="Arial" w:cs="Arial"/>
          <w:iCs/>
        </w:rPr>
        <w:t>Deployment</w:t>
      </w:r>
      <w:proofErr w:type="spellEnd"/>
      <w:r w:rsidRPr="002D76CC">
        <w:rPr>
          <w:rFonts w:ascii="Arial" w:hAnsi="Arial" w:cs="Arial"/>
          <w:iCs/>
        </w:rPr>
        <w:t xml:space="preserve"> </w:t>
      </w:r>
      <w:proofErr w:type="spellStart"/>
      <w:r w:rsidRPr="002D76CC">
        <w:rPr>
          <w:rFonts w:ascii="Arial" w:hAnsi="Arial" w:cs="Arial"/>
          <w:iCs/>
        </w:rPr>
        <w:t>Automation</w:t>
      </w:r>
      <w:proofErr w:type="spellEnd"/>
      <w:r w:rsidRPr="002D76CC">
        <w:rPr>
          <w:rFonts w:ascii="Arial" w:hAnsi="Arial" w:cs="Arial"/>
          <w:iCs/>
        </w:rPr>
        <w:t>. Addison-Wesley Professional.</w:t>
      </w:r>
    </w:p>
    <w:p w14:paraId="1727C30B" w14:textId="77777777" w:rsidR="002D76CC" w:rsidRPr="002D76CC" w:rsidRDefault="002D76CC" w:rsidP="002D76CC">
      <w:pPr>
        <w:spacing w:line="360" w:lineRule="auto"/>
        <w:jc w:val="both"/>
        <w:rPr>
          <w:rFonts w:ascii="Arial" w:hAnsi="Arial" w:cs="Arial"/>
          <w:iCs/>
        </w:rPr>
      </w:pPr>
      <w:r w:rsidRPr="002D76CC">
        <w:rPr>
          <w:rFonts w:ascii="Arial" w:hAnsi="Arial" w:cs="Arial"/>
          <w:iCs/>
        </w:rPr>
        <w:t>Krygier, J., &amp; Wood, D. (2011). </w:t>
      </w:r>
      <w:proofErr w:type="spellStart"/>
      <w:r w:rsidRPr="002D76CC">
        <w:rPr>
          <w:rFonts w:ascii="Arial" w:hAnsi="Arial" w:cs="Arial"/>
          <w:iCs/>
        </w:rPr>
        <w:t>Making</w:t>
      </w:r>
      <w:proofErr w:type="spellEnd"/>
      <w:r w:rsidRPr="002D76CC">
        <w:rPr>
          <w:rFonts w:ascii="Arial" w:hAnsi="Arial" w:cs="Arial"/>
          <w:iCs/>
        </w:rPr>
        <w:t xml:space="preserve"> </w:t>
      </w:r>
      <w:proofErr w:type="spellStart"/>
      <w:r w:rsidRPr="002D76CC">
        <w:rPr>
          <w:rFonts w:ascii="Arial" w:hAnsi="Arial" w:cs="Arial"/>
          <w:iCs/>
        </w:rPr>
        <w:t>Maps</w:t>
      </w:r>
      <w:proofErr w:type="spellEnd"/>
      <w:r w:rsidRPr="002D76CC">
        <w:rPr>
          <w:rFonts w:ascii="Arial" w:hAnsi="Arial" w:cs="Arial"/>
          <w:iCs/>
        </w:rPr>
        <w:t xml:space="preserve">: A Visual Guide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Map</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for</w:t>
      </w:r>
      <w:proofErr w:type="spellEnd"/>
      <w:r w:rsidRPr="002D76CC">
        <w:rPr>
          <w:rFonts w:ascii="Arial" w:hAnsi="Arial" w:cs="Arial"/>
          <w:iCs/>
        </w:rPr>
        <w:t xml:space="preserve"> GIS (2nd ed.). Guilford Press.</w:t>
      </w:r>
    </w:p>
    <w:p w14:paraId="6B724E38" w14:textId="77777777" w:rsidR="002D76CC" w:rsidRPr="002D76CC" w:rsidRDefault="002D76CC" w:rsidP="002D76CC">
      <w:pPr>
        <w:spacing w:line="360" w:lineRule="auto"/>
        <w:jc w:val="both"/>
        <w:rPr>
          <w:rFonts w:ascii="Arial" w:hAnsi="Arial" w:cs="Arial"/>
          <w:iCs/>
        </w:rPr>
      </w:pPr>
      <w:r w:rsidRPr="002D76CC">
        <w:rPr>
          <w:rFonts w:ascii="Arial" w:hAnsi="Arial" w:cs="Arial"/>
          <w:iCs/>
        </w:rPr>
        <w:t>Mena Bustamante, Á., &amp; Moyano Romero, M. (2020). Evaluación de procesos administrativos en escuelas de conducción del Distrito Metropolitano de Quito. Universidad de las Américas.</w:t>
      </w:r>
    </w:p>
    <w:p w14:paraId="1B2F9BCA"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Newman, S. (2015). Building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Designing</w:t>
      </w:r>
      <w:proofErr w:type="spellEnd"/>
      <w:r w:rsidRPr="002D76CC">
        <w:rPr>
          <w:rFonts w:ascii="Arial" w:hAnsi="Arial" w:cs="Arial"/>
          <w:iCs/>
        </w:rPr>
        <w:t xml:space="preserve"> Fine-</w:t>
      </w:r>
      <w:proofErr w:type="spellStart"/>
      <w:r w:rsidRPr="002D76CC">
        <w:rPr>
          <w:rFonts w:ascii="Arial" w:hAnsi="Arial" w:cs="Arial"/>
          <w:iCs/>
        </w:rPr>
        <w:t>Grained</w:t>
      </w:r>
      <w:proofErr w:type="spellEnd"/>
      <w:r w:rsidRPr="002D76CC">
        <w:rPr>
          <w:rFonts w:ascii="Arial" w:hAnsi="Arial" w:cs="Arial"/>
          <w:iCs/>
        </w:rPr>
        <w:t xml:space="preserve"> </w:t>
      </w:r>
      <w:proofErr w:type="spellStart"/>
      <w:r w:rsidRPr="002D76CC">
        <w:rPr>
          <w:rFonts w:ascii="Arial" w:hAnsi="Arial" w:cs="Arial"/>
          <w:iCs/>
        </w:rPr>
        <w:t>Systems</w:t>
      </w:r>
      <w:proofErr w:type="spellEnd"/>
      <w:r w:rsidRPr="002D76CC">
        <w:rPr>
          <w:rFonts w:ascii="Arial" w:hAnsi="Arial" w:cs="Arial"/>
          <w:iCs/>
        </w:rPr>
        <w:t>. O'Reilly Media.</w:t>
      </w:r>
    </w:p>
    <w:p w14:paraId="0C7863B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Pressman, R. S., &amp; Maxim, B. R. (2014). Software </w:t>
      </w:r>
      <w:proofErr w:type="spellStart"/>
      <w:r w:rsidRPr="002D76CC">
        <w:rPr>
          <w:rFonts w:ascii="Arial" w:hAnsi="Arial" w:cs="Arial"/>
          <w:iCs/>
        </w:rPr>
        <w:t>Engineering</w:t>
      </w:r>
      <w:proofErr w:type="spellEnd"/>
      <w:r w:rsidRPr="002D76CC">
        <w:rPr>
          <w:rFonts w:ascii="Arial" w:hAnsi="Arial" w:cs="Arial"/>
          <w:iCs/>
        </w:rPr>
        <w:t xml:space="preserve">: A </w:t>
      </w:r>
      <w:proofErr w:type="spellStart"/>
      <w:r w:rsidRPr="002D76CC">
        <w:rPr>
          <w:rFonts w:ascii="Arial" w:hAnsi="Arial" w:cs="Arial"/>
          <w:iCs/>
        </w:rPr>
        <w:t>Practitioner's</w:t>
      </w:r>
      <w:proofErr w:type="spellEnd"/>
      <w:r w:rsidRPr="002D76CC">
        <w:rPr>
          <w:rFonts w:ascii="Arial" w:hAnsi="Arial" w:cs="Arial"/>
          <w:iCs/>
        </w:rPr>
        <w:t xml:space="preserve"> </w:t>
      </w:r>
      <w:proofErr w:type="spellStart"/>
      <w:r w:rsidRPr="002D76CC">
        <w:rPr>
          <w:rFonts w:ascii="Arial" w:hAnsi="Arial" w:cs="Arial"/>
          <w:iCs/>
        </w:rPr>
        <w:t>Approach</w:t>
      </w:r>
      <w:proofErr w:type="spellEnd"/>
      <w:r w:rsidRPr="002D76CC">
        <w:rPr>
          <w:rFonts w:ascii="Arial" w:hAnsi="Arial" w:cs="Arial"/>
          <w:iCs/>
        </w:rPr>
        <w:t xml:space="preserve"> (8th ed.). McGraw-Hill </w:t>
      </w:r>
      <w:proofErr w:type="spellStart"/>
      <w:r w:rsidRPr="002D76CC">
        <w:rPr>
          <w:rFonts w:ascii="Arial" w:hAnsi="Arial" w:cs="Arial"/>
          <w:iCs/>
        </w:rPr>
        <w:t>Education</w:t>
      </w:r>
      <w:proofErr w:type="spellEnd"/>
      <w:r w:rsidRPr="002D76CC">
        <w:rPr>
          <w:rFonts w:ascii="Arial" w:hAnsi="Arial" w:cs="Arial"/>
          <w:iCs/>
        </w:rPr>
        <w:t>.</w:t>
      </w:r>
    </w:p>
    <w:p w14:paraId="0196E47D"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Sommerville, I. (2015). Software </w:t>
      </w:r>
      <w:proofErr w:type="spellStart"/>
      <w:r w:rsidRPr="002D76CC">
        <w:rPr>
          <w:rFonts w:ascii="Arial" w:hAnsi="Arial" w:cs="Arial"/>
          <w:iCs/>
        </w:rPr>
        <w:t>Engineering</w:t>
      </w:r>
      <w:proofErr w:type="spellEnd"/>
      <w:r w:rsidRPr="002D76CC">
        <w:rPr>
          <w:rFonts w:ascii="Arial" w:hAnsi="Arial" w:cs="Arial"/>
          <w:iCs/>
        </w:rPr>
        <w:t> (10th ed.). Pearson.</w:t>
      </w:r>
    </w:p>
    <w:p w14:paraId="14C843F0"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Taibi, D., Lenarduzzi, V., &amp; Pahl, C. (2017). </w:t>
      </w:r>
      <w:proofErr w:type="spellStart"/>
      <w:r w:rsidRPr="002D76CC">
        <w:rPr>
          <w:rFonts w:ascii="Arial" w:hAnsi="Arial" w:cs="Arial"/>
          <w:iCs/>
        </w:rPr>
        <w:t>Processes</w:t>
      </w:r>
      <w:proofErr w:type="spellEnd"/>
      <w:r w:rsidRPr="002D76CC">
        <w:rPr>
          <w:rFonts w:ascii="Arial" w:hAnsi="Arial" w:cs="Arial"/>
          <w:iCs/>
        </w:rPr>
        <w:t xml:space="preserve">, </w:t>
      </w:r>
      <w:proofErr w:type="spellStart"/>
      <w:r w:rsidRPr="002D76CC">
        <w:rPr>
          <w:rFonts w:ascii="Arial" w:hAnsi="Arial" w:cs="Arial"/>
          <w:iCs/>
        </w:rPr>
        <w:t>Motivations</w:t>
      </w:r>
      <w:proofErr w:type="spellEnd"/>
      <w:r w:rsidRPr="002D76CC">
        <w:rPr>
          <w:rFonts w:ascii="Arial" w:hAnsi="Arial" w:cs="Arial"/>
          <w:iCs/>
        </w:rPr>
        <w:t xml:space="preserve">, and Issues </w:t>
      </w:r>
      <w:proofErr w:type="spellStart"/>
      <w:r w:rsidRPr="002D76CC">
        <w:rPr>
          <w:rFonts w:ascii="Arial" w:hAnsi="Arial" w:cs="Arial"/>
          <w:iCs/>
        </w:rPr>
        <w:t>for</w:t>
      </w:r>
      <w:proofErr w:type="spellEnd"/>
      <w:r w:rsidRPr="002D76CC">
        <w:rPr>
          <w:rFonts w:ascii="Arial" w:hAnsi="Arial" w:cs="Arial"/>
          <w:iCs/>
        </w:rPr>
        <w:t xml:space="preserve"> Migrating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Architectures</w:t>
      </w:r>
      <w:proofErr w:type="spellEnd"/>
      <w:r w:rsidRPr="002D76CC">
        <w:rPr>
          <w:rFonts w:ascii="Arial" w:hAnsi="Arial" w:cs="Arial"/>
          <w:iCs/>
        </w:rPr>
        <w:t xml:space="preserve">: </w:t>
      </w:r>
      <w:proofErr w:type="spellStart"/>
      <w:r w:rsidRPr="002D76CC">
        <w:rPr>
          <w:rFonts w:ascii="Arial" w:hAnsi="Arial" w:cs="Arial"/>
          <w:iCs/>
        </w:rPr>
        <w:t>An</w:t>
      </w:r>
      <w:proofErr w:type="spellEnd"/>
      <w:r w:rsidRPr="002D76CC">
        <w:rPr>
          <w:rFonts w:ascii="Arial" w:hAnsi="Arial" w:cs="Arial"/>
          <w:iCs/>
        </w:rPr>
        <w:t xml:space="preserve"> </w:t>
      </w:r>
      <w:proofErr w:type="spellStart"/>
      <w:r w:rsidRPr="002D76CC">
        <w:rPr>
          <w:rFonts w:ascii="Arial" w:hAnsi="Arial" w:cs="Arial"/>
          <w:iCs/>
        </w:rPr>
        <w:t>Empirical</w:t>
      </w:r>
      <w:proofErr w:type="spellEnd"/>
      <w:r w:rsidRPr="002D76CC">
        <w:rPr>
          <w:rFonts w:ascii="Arial" w:hAnsi="Arial" w:cs="Arial"/>
          <w:iCs/>
        </w:rPr>
        <w:t xml:space="preserve"> </w:t>
      </w:r>
      <w:proofErr w:type="spellStart"/>
      <w:r w:rsidRPr="002D76CC">
        <w:rPr>
          <w:rFonts w:ascii="Arial" w:hAnsi="Arial" w:cs="Arial"/>
          <w:iCs/>
        </w:rPr>
        <w:t>Investigation</w:t>
      </w:r>
      <w:proofErr w:type="spellEnd"/>
      <w:r w:rsidRPr="002D76CC">
        <w:rPr>
          <w:rFonts w:ascii="Arial" w:hAnsi="Arial" w:cs="Arial"/>
          <w:iCs/>
        </w:rPr>
        <w:t>. IEEE Cloud Computing, 4(5), 22–32. </w:t>
      </w:r>
      <w:hyperlink r:id="rId48" w:history="1">
        <w:r w:rsidRPr="002D76CC">
          <w:t>https://doi.org/10.1109/MCC.2017.4250933</w:t>
        </w:r>
      </w:hyperlink>
    </w:p>
    <w:p w14:paraId="61E30E5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Spring Framework </w:t>
      </w:r>
      <w:proofErr w:type="spellStart"/>
      <w:r w:rsidRPr="002D76CC">
        <w:rPr>
          <w:rFonts w:ascii="Arial" w:hAnsi="Arial" w:cs="Arial"/>
          <w:iCs/>
        </w:rPr>
        <w:t>Community</w:t>
      </w:r>
      <w:proofErr w:type="spellEnd"/>
      <w:r w:rsidRPr="002D76CC">
        <w:rPr>
          <w:rFonts w:ascii="Arial" w:hAnsi="Arial" w:cs="Arial"/>
          <w:iCs/>
        </w:rPr>
        <w:t xml:space="preserve">. (2023). Spring Framework </w:t>
      </w:r>
      <w:proofErr w:type="spellStart"/>
      <w:r w:rsidRPr="002D76CC">
        <w:rPr>
          <w:rFonts w:ascii="Arial" w:hAnsi="Arial" w:cs="Arial"/>
          <w:iCs/>
        </w:rPr>
        <w:t>Documentation</w:t>
      </w:r>
      <w:proofErr w:type="spellEnd"/>
      <w:r w:rsidRPr="002D76CC">
        <w:rPr>
          <w:rFonts w:ascii="Arial" w:hAnsi="Arial" w:cs="Arial"/>
          <w:iCs/>
        </w:rPr>
        <w:t> (</w:t>
      </w:r>
      <w:proofErr w:type="spellStart"/>
      <w:r w:rsidRPr="002D76CC">
        <w:rPr>
          <w:rFonts w:ascii="Arial" w:hAnsi="Arial" w:cs="Arial"/>
          <w:iCs/>
        </w:rPr>
        <w:t>Version</w:t>
      </w:r>
      <w:proofErr w:type="spellEnd"/>
      <w:r w:rsidRPr="002D76CC">
        <w:rPr>
          <w:rFonts w:ascii="Arial" w:hAnsi="Arial" w:cs="Arial"/>
          <w:iCs/>
        </w:rPr>
        <w:t xml:space="preserve"> 6.0).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9" w:history="1">
        <w:r w:rsidRPr="002D76CC">
          <w:t>https://spring.io/projects/spring-framework/</w:t>
        </w:r>
      </w:hyperlink>
    </w:p>
    <w:p w14:paraId="5EA97E1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Vue.js Team. (2023). Vue.js 3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0" w:history="1">
        <w:r w:rsidRPr="002D76CC">
          <w:t>https://vuejs.org/</w:t>
        </w:r>
      </w:hyperlink>
    </w:p>
    <w:p w14:paraId="2756810F"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PostgreSQL Global </w:t>
      </w:r>
      <w:proofErr w:type="spellStart"/>
      <w:r w:rsidRPr="002D76CC">
        <w:rPr>
          <w:rFonts w:ascii="Arial" w:hAnsi="Arial" w:cs="Arial"/>
          <w:iCs/>
        </w:rPr>
        <w:t>Development</w:t>
      </w:r>
      <w:proofErr w:type="spellEnd"/>
      <w:r w:rsidRPr="002D76CC">
        <w:rPr>
          <w:rFonts w:ascii="Arial" w:hAnsi="Arial" w:cs="Arial"/>
          <w:iCs/>
        </w:rPr>
        <w:t xml:space="preserve"> Group. (2023). PostgreSQL 15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1" w:history="1">
        <w:r w:rsidRPr="002D76CC">
          <w:t>https://www.postgresql.org/docs/15/</w:t>
        </w:r>
      </w:hyperlink>
    </w:p>
    <w:p w14:paraId="1918907A" w14:textId="77777777" w:rsidR="004B54D9" w:rsidRPr="00E245B7" w:rsidRDefault="004B54D9" w:rsidP="006B437D">
      <w:pPr>
        <w:spacing w:line="480" w:lineRule="auto"/>
        <w:jc w:val="both"/>
        <w:rPr>
          <w:rFonts w:ascii="Arial" w:hAnsi="Arial" w:cs="Arial"/>
          <w:iCs/>
          <w:color w:val="0000FF"/>
        </w:rPr>
      </w:pPr>
    </w:p>
    <w:p w14:paraId="2CBCFDCA" w14:textId="08C95822" w:rsidR="00B003BA" w:rsidRPr="00E245B7" w:rsidRDefault="00B003BA" w:rsidP="000B258D">
      <w:pPr>
        <w:pStyle w:val="Ttulo1"/>
        <w:numPr>
          <w:ilvl w:val="0"/>
          <w:numId w:val="1"/>
        </w:numPr>
        <w:spacing w:line="480" w:lineRule="auto"/>
        <w:jc w:val="both"/>
        <w:rPr>
          <w:rFonts w:cs="Arial"/>
          <w:szCs w:val="22"/>
        </w:rPr>
      </w:pPr>
      <w:bookmarkStart w:id="60" w:name="_Toc227521398"/>
      <w:r w:rsidRPr="00E245B7">
        <w:rPr>
          <w:rFonts w:cs="Arial"/>
          <w:szCs w:val="22"/>
        </w:rPr>
        <w:t>Anexos</w:t>
      </w:r>
      <w:bookmarkEnd w:id="60"/>
    </w:p>
    <w:p w14:paraId="378B6BD8" w14:textId="3AA49252" w:rsidR="00F27B24" w:rsidRPr="00F27B24" w:rsidRDefault="00F27B24" w:rsidP="00F27B24">
      <w:pPr>
        <w:ind w:left="204"/>
      </w:pPr>
    </w:p>
    <w:p w14:paraId="49D8CC23" w14:textId="11CA8AF9" w:rsidR="00B003BA" w:rsidRPr="00E245B7" w:rsidRDefault="00B003BA" w:rsidP="006B437D">
      <w:pPr>
        <w:spacing w:line="480" w:lineRule="auto"/>
        <w:jc w:val="both"/>
        <w:rPr>
          <w:rFonts w:ascii="Arial" w:hAnsi="Arial" w:cs="Arial"/>
          <w:iCs/>
          <w:color w:val="0000FF"/>
        </w:rPr>
      </w:pPr>
    </w:p>
    <w:p w14:paraId="19354C4E" w14:textId="77777777" w:rsidR="00B003BA" w:rsidRPr="00E245B7" w:rsidRDefault="00B003BA" w:rsidP="006B437D">
      <w:pPr>
        <w:spacing w:line="480" w:lineRule="auto"/>
        <w:jc w:val="both"/>
        <w:rPr>
          <w:rFonts w:ascii="Arial" w:hAnsi="Arial" w:cs="Arial"/>
          <w:iCs/>
          <w:color w:val="0000FF"/>
        </w:rPr>
      </w:pPr>
    </w:p>
    <w:sectPr w:rsidR="00B003BA" w:rsidRPr="00E245B7" w:rsidSect="00CB3431">
      <w:footerReference w:type="default" r:id="rId52"/>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E6E8" w14:textId="77777777" w:rsidR="00FE64EE" w:rsidRDefault="00FE64EE" w:rsidP="008A1451">
      <w:pPr>
        <w:spacing w:after="0" w:line="240" w:lineRule="auto"/>
      </w:pPr>
      <w:r>
        <w:separator/>
      </w:r>
    </w:p>
  </w:endnote>
  <w:endnote w:type="continuationSeparator" w:id="0">
    <w:p w14:paraId="0A85C3F0" w14:textId="77777777" w:rsidR="00FE64EE" w:rsidRDefault="00FE64EE" w:rsidP="008A1451">
      <w:pPr>
        <w:spacing w:after="0" w:line="240" w:lineRule="auto"/>
      </w:pPr>
      <w:r>
        <w:continuationSeparator/>
      </w:r>
    </w:p>
  </w:endnote>
  <w:endnote w:type="continuationNotice" w:id="1">
    <w:p w14:paraId="3671C3E7" w14:textId="77777777" w:rsidR="00FE64EE" w:rsidRDefault="00FE6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739" w14:textId="77777777" w:rsidR="00FE64EE" w:rsidRDefault="00FE64EE" w:rsidP="008A1451">
      <w:pPr>
        <w:spacing w:after="0" w:line="240" w:lineRule="auto"/>
      </w:pPr>
      <w:r>
        <w:separator/>
      </w:r>
    </w:p>
  </w:footnote>
  <w:footnote w:type="continuationSeparator" w:id="0">
    <w:p w14:paraId="5EB9F5B3" w14:textId="77777777" w:rsidR="00FE64EE" w:rsidRDefault="00FE64EE" w:rsidP="008A1451">
      <w:pPr>
        <w:spacing w:after="0" w:line="240" w:lineRule="auto"/>
      </w:pPr>
      <w:r>
        <w:continuationSeparator/>
      </w:r>
    </w:p>
  </w:footnote>
  <w:footnote w:type="continuationNotice" w:id="1">
    <w:p w14:paraId="55C4B87C" w14:textId="77777777" w:rsidR="00FE64EE" w:rsidRDefault="00FE6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CF"/>
    <w:multiLevelType w:val="multilevel"/>
    <w:tmpl w:val="004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80C"/>
    <w:multiLevelType w:val="multilevel"/>
    <w:tmpl w:val="C2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905"/>
    <w:multiLevelType w:val="hybridMultilevel"/>
    <w:tmpl w:val="A8AC45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F430A7"/>
    <w:multiLevelType w:val="multilevel"/>
    <w:tmpl w:val="1DD83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C230F"/>
    <w:multiLevelType w:val="multilevel"/>
    <w:tmpl w:val="6B9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70C"/>
    <w:multiLevelType w:val="multilevel"/>
    <w:tmpl w:val="CFF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3A3"/>
    <w:multiLevelType w:val="multilevel"/>
    <w:tmpl w:val="C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554"/>
    <w:multiLevelType w:val="multilevel"/>
    <w:tmpl w:val="5EC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E0968"/>
    <w:multiLevelType w:val="hybridMultilevel"/>
    <w:tmpl w:val="38DCC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8B54E5"/>
    <w:multiLevelType w:val="hybridMultilevel"/>
    <w:tmpl w:val="98AC7E2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429601E"/>
    <w:multiLevelType w:val="hybridMultilevel"/>
    <w:tmpl w:val="3D040D02"/>
    <w:lvl w:ilvl="0" w:tplc="C3567226">
      <w:start w:val="1"/>
      <w:numFmt w:val="decimal"/>
      <w:pStyle w:val="Ttulo4"/>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310C4CB1"/>
    <w:multiLevelType w:val="multilevel"/>
    <w:tmpl w:val="C9B241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A2614"/>
    <w:multiLevelType w:val="multilevel"/>
    <w:tmpl w:val="FA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B46"/>
    <w:multiLevelType w:val="multilevel"/>
    <w:tmpl w:val="A62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E54"/>
    <w:multiLevelType w:val="multilevel"/>
    <w:tmpl w:val="EC4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37D"/>
    <w:multiLevelType w:val="hybridMultilevel"/>
    <w:tmpl w:val="C1A6A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8" w15:restartNumberingAfterBreak="0">
    <w:nsid w:val="462B212B"/>
    <w:multiLevelType w:val="multilevel"/>
    <w:tmpl w:val="4B2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874"/>
    <w:multiLevelType w:val="multilevel"/>
    <w:tmpl w:val="4D1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36B77"/>
    <w:multiLevelType w:val="multilevel"/>
    <w:tmpl w:val="247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22"/>
    <w:multiLevelType w:val="multilevel"/>
    <w:tmpl w:val="9B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44E09"/>
    <w:multiLevelType w:val="hybridMultilevel"/>
    <w:tmpl w:val="069AB910"/>
    <w:lvl w:ilvl="0" w:tplc="300A0015">
      <w:start w:val="1"/>
      <w:numFmt w:val="upp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230431D"/>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043"/>
    <w:multiLevelType w:val="multilevel"/>
    <w:tmpl w:val="6C3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1F62"/>
    <w:multiLevelType w:val="hybridMultilevel"/>
    <w:tmpl w:val="3B42DE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BD1349E"/>
    <w:multiLevelType w:val="multilevel"/>
    <w:tmpl w:val="9EF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6215C"/>
    <w:multiLevelType w:val="multilevel"/>
    <w:tmpl w:val="FE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56D66"/>
    <w:multiLevelType w:val="multilevel"/>
    <w:tmpl w:val="7C9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CA3"/>
    <w:multiLevelType w:val="hybridMultilevel"/>
    <w:tmpl w:val="9A60BC72"/>
    <w:lvl w:ilvl="0" w:tplc="51AED838">
      <w:start w:val="1"/>
      <w:numFmt w:val="decimal"/>
      <w:pStyle w:val="Ttulo3"/>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2B4317F"/>
    <w:multiLevelType w:val="multilevel"/>
    <w:tmpl w:val="06A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124DB"/>
    <w:multiLevelType w:val="multilevel"/>
    <w:tmpl w:val="5EC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D20BF"/>
    <w:multiLevelType w:val="multilevel"/>
    <w:tmpl w:val="FC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57755">
    <w:abstractNumId w:val="11"/>
  </w:num>
  <w:num w:numId="2" w16cid:durableId="846670609">
    <w:abstractNumId w:val="29"/>
  </w:num>
  <w:num w:numId="3" w16cid:durableId="1387028046">
    <w:abstractNumId w:val="10"/>
  </w:num>
  <w:num w:numId="4" w16cid:durableId="1467963649">
    <w:abstractNumId w:val="12"/>
  </w:num>
  <w:num w:numId="5" w16cid:durableId="487137010">
    <w:abstractNumId w:val="25"/>
  </w:num>
  <w:num w:numId="6" w16cid:durableId="3629749">
    <w:abstractNumId w:val="15"/>
  </w:num>
  <w:num w:numId="7" w16cid:durableId="1070351159">
    <w:abstractNumId w:val="7"/>
  </w:num>
  <w:num w:numId="8" w16cid:durableId="980844175">
    <w:abstractNumId w:val="27"/>
  </w:num>
  <w:num w:numId="9" w16cid:durableId="872301198">
    <w:abstractNumId w:val="1"/>
  </w:num>
  <w:num w:numId="10" w16cid:durableId="830293433">
    <w:abstractNumId w:val="31"/>
  </w:num>
  <w:num w:numId="11" w16cid:durableId="457575560">
    <w:abstractNumId w:val="6"/>
  </w:num>
  <w:num w:numId="12" w16cid:durableId="992752716">
    <w:abstractNumId w:val="3"/>
  </w:num>
  <w:num w:numId="13" w16cid:durableId="1893957061">
    <w:abstractNumId w:val="19"/>
  </w:num>
  <w:num w:numId="14" w16cid:durableId="791755050">
    <w:abstractNumId w:val="18"/>
  </w:num>
  <w:num w:numId="15" w16cid:durableId="984972656">
    <w:abstractNumId w:val="21"/>
  </w:num>
  <w:num w:numId="16" w16cid:durableId="1403337063">
    <w:abstractNumId w:val="32"/>
  </w:num>
  <w:num w:numId="17" w16cid:durableId="288829007">
    <w:abstractNumId w:val="28"/>
  </w:num>
  <w:num w:numId="18" w16cid:durableId="1782383972">
    <w:abstractNumId w:val="24"/>
  </w:num>
  <w:num w:numId="19" w16cid:durableId="1890876340">
    <w:abstractNumId w:val="5"/>
  </w:num>
  <w:num w:numId="20" w16cid:durableId="1454330069">
    <w:abstractNumId w:val="30"/>
  </w:num>
  <w:num w:numId="21" w16cid:durableId="404424337">
    <w:abstractNumId w:val="8"/>
  </w:num>
  <w:num w:numId="22" w16cid:durableId="622807835">
    <w:abstractNumId w:val="9"/>
  </w:num>
  <w:num w:numId="23" w16cid:durableId="1278491963">
    <w:abstractNumId w:val="22"/>
  </w:num>
  <w:num w:numId="24" w16cid:durableId="1356881230">
    <w:abstractNumId w:val="0"/>
  </w:num>
  <w:num w:numId="25" w16cid:durableId="1323385027">
    <w:abstractNumId w:val="20"/>
  </w:num>
  <w:num w:numId="26" w16cid:durableId="915021043">
    <w:abstractNumId w:val="13"/>
  </w:num>
  <w:num w:numId="27" w16cid:durableId="337469380">
    <w:abstractNumId w:val="26"/>
  </w:num>
  <w:num w:numId="28" w16cid:durableId="485513595">
    <w:abstractNumId w:val="14"/>
  </w:num>
  <w:num w:numId="29" w16cid:durableId="435298451">
    <w:abstractNumId w:val="4"/>
  </w:num>
  <w:num w:numId="30" w16cid:durableId="1179150824">
    <w:abstractNumId w:val="23"/>
  </w:num>
  <w:num w:numId="31" w16cid:durableId="473644260">
    <w:abstractNumId w:val="16"/>
  </w:num>
  <w:num w:numId="32" w16cid:durableId="908996847">
    <w:abstractNumId w:val="2"/>
  </w:num>
  <w:num w:numId="33" w16cid:durableId="1043287231">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0A2"/>
    <w:rsid w:val="000024C3"/>
    <w:rsid w:val="00002937"/>
    <w:rsid w:val="00004F12"/>
    <w:rsid w:val="00006B72"/>
    <w:rsid w:val="000070F2"/>
    <w:rsid w:val="00007259"/>
    <w:rsid w:val="000107DA"/>
    <w:rsid w:val="0001214A"/>
    <w:rsid w:val="0001316C"/>
    <w:rsid w:val="000157E4"/>
    <w:rsid w:val="00015840"/>
    <w:rsid w:val="00016059"/>
    <w:rsid w:val="00017084"/>
    <w:rsid w:val="0002063E"/>
    <w:rsid w:val="00020F5F"/>
    <w:rsid w:val="00024426"/>
    <w:rsid w:val="00025DB0"/>
    <w:rsid w:val="00027830"/>
    <w:rsid w:val="00027D12"/>
    <w:rsid w:val="000309AA"/>
    <w:rsid w:val="000322A8"/>
    <w:rsid w:val="0003347B"/>
    <w:rsid w:val="00033ECF"/>
    <w:rsid w:val="00034421"/>
    <w:rsid w:val="00034ABD"/>
    <w:rsid w:val="000358A7"/>
    <w:rsid w:val="00037642"/>
    <w:rsid w:val="00040B12"/>
    <w:rsid w:val="0004269B"/>
    <w:rsid w:val="00046043"/>
    <w:rsid w:val="000467D4"/>
    <w:rsid w:val="000475EF"/>
    <w:rsid w:val="00051100"/>
    <w:rsid w:val="00051894"/>
    <w:rsid w:val="00052459"/>
    <w:rsid w:val="000526D8"/>
    <w:rsid w:val="0005291B"/>
    <w:rsid w:val="00052AE8"/>
    <w:rsid w:val="00053AAB"/>
    <w:rsid w:val="00053C5A"/>
    <w:rsid w:val="000543DF"/>
    <w:rsid w:val="00054495"/>
    <w:rsid w:val="00055B4C"/>
    <w:rsid w:val="00057CE3"/>
    <w:rsid w:val="00060681"/>
    <w:rsid w:val="000638D2"/>
    <w:rsid w:val="00063F6E"/>
    <w:rsid w:val="0006507A"/>
    <w:rsid w:val="000665AC"/>
    <w:rsid w:val="00066F6F"/>
    <w:rsid w:val="00067208"/>
    <w:rsid w:val="00070BD8"/>
    <w:rsid w:val="0007193E"/>
    <w:rsid w:val="00073386"/>
    <w:rsid w:val="00073CF8"/>
    <w:rsid w:val="0007524B"/>
    <w:rsid w:val="00075E53"/>
    <w:rsid w:val="00076354"/>
    <w:rsid w:val="000807CF"/>
    <w:rsid w:val="0008085F"/>
    <w:rsid w:val="00081E8B"/>
    <w:rsid w:val="00081ECE"/>
    <w:rsid w:val="000836AF"/>
    <w:rsid w:val="000837C4"/>
    <w:rsid w:val="00084293"/>
    <w:rsid w:val="0008485A"/>
    <w:rsid w:val="00084B69"/>
    <w:rsid w:val="000863BB"/>
    <w:rsid w:val="000909D7"/>
    <w:rsid w:val="00090E55"/>
    <w:rsid w:val="00091392"/>
    <w:rsid w:val="0009271B"/>
    <w:rsid w:val="00092ED4"/>
    <w:rsid w:val="00093B0B"/>
    <w:rsid w:val="00093C64"/>
    <w:rsid w:val="000A309B"/>
    <w:rsid w:val="000A3268"/>
    <w:rsid w:val="000B015B"/>
    <w:rsid w:val="000B1EF4"/>
    <w:rsid w:val="000B258D"/>
    <w:rsid w:val="000B4437"/>
    <w:rsid w:val="000B62D9"/>
    <w:rsid w:val="000C03FD"/>
    <w:rsid w:val="000C09B0"/>
    <w:rsid w:val="000C2E29"/>
    <w:rsid w:val="000C34AF"/>
    <w:rsid w:val="000C3575"/>
    <w:rsid w:val="000C4643"/>
    <w:rsid w:val="000C4D71"/>
    <w:rsid w:val="000C686E"/>
    <w:rsid w:val="000C7397"/>
    <w:rsid w:val="000D1846"/>
    <w:rsid w:val="000D5F6C"/>
    <w:rsid w:val="000D62CE"/>
    <w:rsid w:val="000D73FF"/>
    <w:rsid w:val="000E0A60"/>
    <w:rsid w:val="000E0B4C"/>
    <w:rsid w:val="000E1DCB"/>
    <w:rsid w:val="000E2471"/>
    <w:rsid w:val="000E29F4"/>
    <w:rsid w:val="000E316C"/>
    <w:rsid w:val="000E3E0F"/>
    <w:rsid w:val="000E6410"/>
    <w:rsid w:val="000E6D56"/>
    <w:rsid w:val="000F0930"/>
    <w:rsid w:val="000F0B60"/>
    <w:rsid w:val="000F3C37"/>
    <w:rsid w:val="000F4DF2"/>
    <w:rsid w:val="000F506B"/>
    <w:rsid w:val="000F52BC"/>
    <w:rsid w:val="000F594E"/>
    <w:rsid w:val="000F5AB1"/>
    <w:rsid w:val="000F5CD5"/>
    <w:rsid w:val="000F6970"/>
    <w:rsid w:val="000F6CA4"/>
    <w:rsid w:val="000F6D41"/>
    <w:rsid w:val="000F730D"/>
    <w:rsid w:val="0010086C"/>
    <w:rsid w:val="0010128E"/>
    <w:rsid w:val="001012AD"/>
    <w:rsid w:val="0010198A"/>
    <w:rsid w:val="001046E0"/>
    <w:rsid w:val="00105B63"/>
    <w:rsid w:val="00110205"/>
    <w:rsid w:val="001117E6"/>
    <w:rsid w:val="0011213D"/>
    <w:rsid w:val="0011584A"/>
    <w:rsid w:val="00115C28"/>
    <w:rsid w:val="0011752F"/>
    <w:rsid w:val="00117AEC"/>
    <w:rsid w:val="00120DD3"/>
    <w:rsid w:val="001213B1"/>
    <w:rsid w:val="00123965"/>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54A3"/>
    <w:rsid w:val="001558E2"/>
    <w:rsid w:val="00155D43"/>
    <w:rsid w:val="00156527"/>
    <w:rsid w:val="0015694D"/>
    <w:rsid w:val="00156A6B"/>
    <w:rsid w:val="00157F62"/>
    <w:rsid w:val="0016076B"/>
    <w:rsid w:val="001614F8"/>
    <w:rsid w:val="001618E0"/>
    <w:rsid w:val="00161955"/>
    <w:rsid w:val="001621D8"/>
    <w:rsid w:val="00162753"/>
    <w:rsid w:val="00162D92"/>
    <w:rsid w:val="0016457A"/>
    <w:rsid w:val="00164D89"/>
    <w:rsid w:val="001667C7"/>
    <w:rsid w:val="001678B5"/>
    <w:rsid w:val="00170A30"/>
    <w:rsid w:val="00170A5D"/>
    <w:rsid w:val="00174DCC"/>
    <w:rsid w:val="00175FA0"/>
    <w:rsid w:val="001764CE"/>
    <w:rsid w:val="001818CB"/>
    <w:rsid w:val="00181B8A"/>
    <w:rsid w:val="00181D47"/>
    <w:rsid w:val="0018243A"/>
    <w:rsid w:val="001841FD"/>
    <w:rsid w:val="0018477A"/>
    <w:rsid w:val="00185C59"/>
    <w:rsid w:val="00186727"/>
    <w:rsid w:val="00186762"/>
    <w:rsid w:val="00186E4E"/>
    <w:rsid w:val="00187141"/>
    <w:rsid w:val="001907B2"/>
    <w:rsid w:val="00190C5E"/>
    <w:rsid w:val="00191024"/>
    <w:rsid w:val="00192703"/>
    <w:rsid w:val="00192B06"/>
    <w:rsid w:val="00192BA8"/>
    <w:rsid w:val="00192BDF"/>
    <w:rsid w:val="00192F38"/>
    <w:rsid w:val="00193DD1"/>
    <w:rsid w:val="00194621"/>
    <w:rsid w:val="00194A06"/>
    <w:rsid w:val="00195A53"/>
    <w:rsid w:val="00196DCB"/>
    <w:rsid w:val="001A04EF"/>
    <w:rsid w:val="001A0AB8"/>
    <w:rsid w:val="001A0B36"/>
    <w:rsid w:val="001A324C"/>
    <w:rsid w:val="001A33E5"/>
    <w:rsid w:val="001A360D"/>
    <w:rsid w:val="001A5AFD"/>
    <w:rsid w:val="001A6C59"/>
    <w:rsid w:val="001A702C"/>
    <w:rsid w:val="001B3789"/>
    <w:rsid w:val="001B4711"/>
    <w:rsid w:val="001B6165"/>
    <w:rsid w:val="001B7114"/>
    <w:rsid w:val="001C032C"/>
    <w:rsid w:val="001C0DDD"/>
    <w:rsid w:val="001C1228"/>
    <w:rsid w:val="001C3932"/>
    <w:rsid w:val="001C3EA3"/>
    <w:rsid w:val="001C589B"/>
    <w:rsid w:val="001C7847"/>
    <w:rsid w:val="001C7890"/>
    <w:rsid w:val="001C7B0B"/>
    <w:rsid w:val="001D179F"/>
    <w:rsid w:val="001D2BB4"/>
    <w:rsid w:val="001D5757"/>
    <w:rsid w:val="001D7EF2"/>
    <w:rsid w:val="001E43C5"/>
    <w:rsid w:val="001E467D"/>
    <w:rsid w:val="001E4832"/>
    <w:rsid w:val="001F0E9E"/>
    <w:rsid w:val="001F194B"/>
    <w:rsid w:val="001F2255"/>
    <w:rsid w:val="001F25F1"/>
    <w:rsid w:val="001F32A6"/>
    <w:rsid w:val="001F46C6"/>
    <w:rsid w:val="001F4844"/>
    <w:rsid w:val="001F6FBE"/>
    <w:rsid w:val="001F7E04"/>
    <w:rsid w:val="00200063"/>
    <w:rsid w:val="002002A2"/>
    <w:rsid w:val="00200B97"/>
    <w:rsid w:val="00202BF2"/>
    <w:rsid w:val="002033AA"/>
    <w:rsid w:val="00203877"/>
    <w:rsid w:val="00204F02"/>
    <w:rsid w:val="0020691D"/>
    <w:rsid w:val="00206C56"/>
    <w:rsid w:val="00206F79"/>
    <w:rsid w:val="002072D3"/>
    <w:rsid w:val="00207E30"/>
    <w:rsid w:val="002114BA"/>
    <w:rsid w:val="002114C2"/>
    <w:rsid w:val="002130C3"/>
    <w:rsid w:val="00213D00"/>
    <w:rsid w:val="0021634C"/>
    <w:rsid w:val="0022037D"/>
    <w:rsid w:val="00220848"/>
    <w:rsid w:val="00220AC7"/>
    <w:rsid w:val="0022214E"/>
    <w:rsid w:val="00223AA4"/>
    <w:rsid w:val="002243ED"/>
    <w:rsid w:val="002249C1"/>
    <w:rsid w:val="00224C78"/>
    <w:rsid w:val="0022701D"/>
    <w:rsid w:val="002274F1"/>
    <w:rsid w:val="002300DF"/>
    <w:rsid w:val="00231412"/>
    <w:rsid w:val="0023197B"/>
    <w:rsid w:val="00231BDA"/>
    <w:rsid w:val="00233910"/>
    <w:rsid w:val="00234C77"/>
    <w:rsid w:val="00237B95"/>
    <w:rsid w:val="00241C09"/>
    <w:rsid w:val="002430E1"/>
    <w:rsid w:val="002439AC"/>
    <w:rsid w:val="00243D81"/>
    <w:rsid w:val="0024627E"/>
    <w:rsid w:val="00246E83"/>
    <w:rsid w:val="00247A7C"/>
    <w:rsid w:val="00247D3F"/>
    <w:rsid w:val="00251A41"/>
    <w:rsid w:val="00252626"/>
    <w:rsid w:val="0025492A"/>
    <w:rsid w:val="00254DDC"/>
    <w:rsid w:val="002554A2"/>
    <w:rsid w:val="00257408"/>
    <w:rsid w:val="002604AD"/>
    <w:rsid w:val="00262C96"/>
    <w:rsid w:val="00263C06"/>
    <w:rsid w:val="00265AA8"/>
    <w:rsid w:val="00270F60"/>
    <w:rsid w:val="0027147C"/>
    <w:rsid w:val="00273207"/>
    <w:rsid w:val="00273227"/>
    <w:rsid w:val="0027572D"/>
    <w:rsid w:val="0027673F"/>
    <w:rsid w:val="00276B75"/>
    <w:rsid w:val="00276F24"/>
    <w:rsid w:val="00277C0C"/>
    <w:rsid w:val="00277E91"/>
    <w:rsid w:val="0028233D"/>
    <w:rsid w:val="002846BF"/>
    <w:rsid w:val="00291753"/>
    <w:rsid w:val="002964A8"/>
    <w:rsid w:val="002966EF"/>
    <w:rsid w:val="00297C4D"/>
    <w:rsid w:val="002A1284"/>
    <w:rsid w:val="002A2102"/>
    <w:rsid w:val="002A34CB"/>
    <w:rsid w:val="002A3BAC"/>
    <w:rsid w:val="002A4E1C"/>
    <w:rsid w:val="002A53C9"/>
    <w:rsid w:val="002A6656"/>
    <w:rsid w:val="002A67A4"/>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18D"/>
    <w:rsid w:val="002C5114"/>
    <w:rsid w:val="002C535A"/>
    <w:rsid w:val="002C5B63"/>
    <w:rsid w:val="002D0251"/>
    <w:rsid w:val="002D11F8"/>
    <w:rsid w:val="002D1F74"/>
    <w:rsid w:val="002D2FA5"/>
    <w:rsid w:val="002D449B"/>
    <w:rsid w:val="002D4E6D"/>
    <w:rsid w:val="002D5132"/>
    <w:rsid w:val="002D5172"/>
    <w:rsid w:val="002D69B2"/>
    <w:rsid w:val="002D76CC"/>
    <w:rsid w:val="002D78EE"/>
    <w:rsid w:val="002D7906"/>
    <w:rsid w:val="002D7A73"/>
    <w:rsid w:val="002E00AB"/>
    <w:rsid w:val="002E2131"/>
    <w:rsid w:val="002E2671"/>
    <w:rsid w:val="002E64BA"/>
    <w:rsid w:val="002F1984"/>
    <w:rsid w:val="002F22F2"/>
    <w:rsid w:val="002F480B"/>
    <w:rsid w:val="002F572C"/>
    <w:rsid w:val="002F5A38"/>
    <w:rsid w:val="002F5A61"/>
    <w:rsid w:val="002F6769"/>
    <w:rsid w:val="002F6887"/>
    <w:rsid w:val="002F6B81"/>
    <w:rsid w:val="002F7FD7"/>
    <w:rsid w:val="00300D8D"/>
    <w:rsid w:val="003017A4"/>
    <w:rsid w:val="0030237F"/>
    <w:rsid w:val="003030D7"/>
    <w:rsid w:val="00306CD5"/>
    <w:rsid w:val="00306FF3"/>
    <w:rsid w:val="0031260F"/>
    <w:rsid w:val="003130D9"/>
    <w:rsid w:val="003134B1"/>
    <w:rsid w:val="003143C5"/>
    <w:rsid w:val="00314F84"/>
    <w:rsid w:val="00315581"/>
    <w:rsid w:val="003204ED"/>
    <w:rsid w:val="00320DF3"/>
    <w:rsid w:val="0032162B"/>
    <w:rsid w:val="00322B82"/>
    <w:rsid w:val="00322BAE"/>
    <w:rsid w:val="00323BDE"/>
    <w:rsid w:val="0032641D"/>
    <w:rsid w:val="00330CB4"/>
    <w:rsid w:val="003320B1"/>
    <w:rsid w:val="0033569C"/>
    <w:rsid w:val="0033589D"/>
    <w:rsid w:val="003359FA"/>
    <w:rsid w:val="00335AA9"/>
    <w:rsid w:val="0033796C"/>
    <w:rsid w:val="00340F75"/>
    <w:rsid w:val="003411D5"/>
    <w:rsid w:val="00344D81"/>
    <w:rsid w:val="00344E76"/>
    <w:rsid w:val="00347A90"/>
    <w:rsid w:val="00351C51"/>
    <w:rsid w:val="00353498"/>
    <w:rsid w:val="00353AB6"/>
    <w:rsid w:val="00354B41"/>
    <w:rsid w:val="00357A44"/>
    <w:rsid w:val="00357F63"/>
    <w:rsid w:val="00360378"/>
    <w:rsid w:val="00360695"/>
    <w:rsid w:val="00360C69"/>
    <w:rsid w:val="00361ACA"/>
    <w:rsid w:val="003623E3"/>
    <w:rsid w:val="0036481B"/>
    <w:rsid w:val="003700E2"/>
    <w:rsid w:val="00370AA9"/>
    <w:rsid w:val="00370C08"/>
    <w:rsid w:val="0037167A"/>
    <w:rsid w:val="00371E3D"/>
    <w:rsid w:val="00373D1D"/>
    <w:rsid w:val="00373F44"/>
    <w:rsid w:val="003759E8"/>
    <w:rsid w:val="00377A31"/>
    <w:rsid w:val="003805E0"/>
    <w:rsid w:val="00382384"/>
    <w:rsid w:val="0038248C"/>
    <w:rsid w:val="003833BE"/>
    <w:rsid w:val="003851F0"/>
    <w:rsid w:val="0038539B"/>
    <w:rsid w:val="003858A8"/>
    <w:rsid w:val="003869C1"/>
    <w:rsid w:val="00386C47"/>
    <w:rsid w:val="00387211"/>
    <w:rsid w:val="00387AFE"/>
    <w:rsid w:val="00387F31"/>
    <w:rsid w:val="0039027C"/>
    <w:rsid w:val="003903B8"/>
    <w:rsid w:val="003904B2"/>
    <w:rsid w:val="00390A9D"/>
    <w:rsid w:val="003912D2"/>
    <w:rsid w:val="003917B6"/>
    <w:rsid w:val="0039269A"/>
    <w:rsid w:val="003931FB"/>
    <w:rsid w:val="0039783A"/>
    <w:rsid w:val="00397A3C"/>
    <w:rsid w:val="003A2D08"/>
    <w:rsid w:val="003A4EF5"/>
    <w:rsid w:val="003A5919"/>
    <w:rsid w:val="003B0561"/>
    <w:rsid w:val="003B146E"/>
    <w:rsid w:val="003B1CD6"/>
    <w:rsid w:val="003B2792"/>
    <w:rsid w:val="003B2CB4"/>
    <w:rsid w:val="003B2CBF"/>
    <w:rsid w:val="003B3373"/>
    <w:rsid w:val="003B5C86"/>
    <w:rsid w:val="003B638D"/>
    <w:rsid w:val="003B67B9"/>
    <w:rsid w:val="003B7AD1"/>
    <w:rsid w:val="003C1931"/>
    <w:rsid w:val="003C389D"/>
    <w:rsid w:val="003C64E6"/>
    <w:rsid w:val="003C6932"/>
    <w:rsid w:val="003C736E"/>
    <w:rsid w:val="003D210C"/>
    <w:rsid w:val="003D26BE"/>
    <w:rsid w:val="003D26F6"/>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6E2F"/>
    <w:rsid w:val="003F7A4F"/>
    <w:rsid w:val="003F7A78"/>
    <w:rsid w:val="00400D73"/>
    <w:rsid w:val="00401056"/>
    <w:rsid w:val="00401457"/>
    <w:rsid w:val="00402519"/>
    <w:rsid w:val="00402784"/>
    <w:rsid w:val="00404D19"/>
    <w:rsid w:val="00406EB8"/>
    <w:rsid w:val="004116C9"/>
    <w:rsid w:val="00411E85"/>
    <w:rsid w:val="0041379E"/>
    <w:rsid w:val="00414543"/>
    <w:rsid w:val="00416902"/>
    <w:rsid w:val="00416AEC"/>
    <w:rsid w:val="004209BE"/>
    <w:rsid w:val="00422557"/>
    <w:rsid w:val="0042283D"/>
    <w:rsid w:val="00423696"/>
    <w:rsid w:val="00423BF4"/>
    <w:rsid w:val="0042493D"/>
    <w:rsid w:val="00426C02"/>
    <w:rsid w:val="004305FE"/>
    <w:rsid w:val="00430EF1"/>
    <w:rsid w:val="00431D15"/>
    <w:rsid w:val="004326A9"/>
    <w:rsid w:val="0043454D"/>
    <w:rsid w:val="004345DE"/>
    <w:rsid w:val="00434EFF"/>
    <w:rsid w:val="0043580E"/>
    <w:rsid w:val="00435D7A"/>
    <w:rsid w:val="00436CA1"/>
    <w:rsid w:val="00437F4E"/>
    <w:rsid w:val="00440B9B"/>
    <w:rsid w:val="004415F2"/>
    <w:rsid w:val="00444AFC"/>
    <w:rsid w:val="004452F1"/>
    <w:rsid w:val="004460A8"/>
    <w:rsid w:val="00446A59"/>
    <w:rsid w:val="00446EAC"/>
    <w:rsid w:val="004533E6"/>
    <w:rsid w:val="00453FDF"/>
    <w:rsid w:val="0045422A"/>
    <w:rsid w:val="00455E1D"/>
    <w:rsid w:val="0045666A"/>
    <w:rsid w:val="004566DC"/>
    <w:rsid w:val="00456DAB"/>
    <w:rsid w:val="0046041A"/>
    <w:rsid w:val="004635B9"/>
    <w:rsid w:val="00465F32"/>
    <w:rsid w:val="004711CA"/>
    <w:rsid w:val="00472705"/>
    <w:rsid w:val="00474DA5"/>
    <w:rsid w:val="00475367"/>
    <w:rsid w:val="00475AC4"/>
    <w:rsid w:val="0047768F"/>
    <w:rsid w:val="00480E06"/>
    <w:rsid w:val="00481D32"/>
    <w:rsid w:val="00481F90"/>
    <w:rsid w:val="0048235D"/>
    <w:rsid w:val="0048250B"/>
    <w:rsid w:val="0048296D"/>
    <w:rsid w:val="00482F3D"/>
    <w:rsid w:val="00485047"/>
    <w:rsid w:val="004859F3"/>
    <w:rsid w:val="004910FD"/>
    <w:rsid w:val="00493D7F"/>
    <w:rsid w:val="00496783"/>
    <w:rsid w:val="004A0C08"/>
    <w:rsid w:val="004A2766"/>
    <w:rsid w:val="004A3F09"/>
    <w:rsid w:val="004A43D1"/>
    <w:rsid w:val="004A45A3"/>
    <w:rsid w:val="004A4D13"/>
    <w:rsid w:val="004A56E3"/>
    <w:rsid w:val="004A72CB"/>
    <w:rsid w:val="004A756F"/>
    <w:rsid w:val="004A7DF4"/>
    <w:rsid w:val="004B03E8"/>
    <w:rsid w:val="004B0725"/>
    <w:rsid w:val="004B134F"/>
    <w:rsid w:val="004B2436"/>
    <w:rsid w:val="004B25AB"/>
    <w:rsid w:val="004B43C3"/>
    <w:rsid w:val="004B4FEF"/>
    <w:rsid w:val="004B51B3"/>
    <w:rsid w:val="004B54D9"/>
    <w:rsid w:val="004C026C"/>
    <w:rsid w:val="004C0F1E"/>
    <w:rsid w:val="004C1254"/>
    <w:rsid w:val="004C156C"/>
    <w:rsid w:val="004C5428"/>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272"/>
    <w:rsid w:val="00500555"/>
    <w:rsid w:val="00500E15"/>
    <w:rsid w:val="00504EA4"/>
    <w:rsid w:val="0050590F"/>
    <w:rsid w:val="00505E22"/>
    <w:rsid w:val="00506ADF"/>
    <w:rsid w:val="00507B6B"/>
    <w:rsid w:val="0051053A"/>
    <w:rsid w:val="005109F1"/>
    <w:rsid w:val="0051249D"/>
    <w:rsid w:val="00512A3E"/>
    <w:rsid w:val="005135ED"/>
    <w:rsid w:val="00513BD8"/>
    <w:rsid w:val="00516D26"/>
    <w:rsid w:val="00516D37"/>
    <w:rsid w:val="00517381"/>
    <w:rsid w:val="005175F1"/>
    <w:rsid w:val="005212A7"/>
    <w:rsid w:val="00522623"/>
    <w:rsid w:val="00523042"/>
    <w:rsid w:val="00523D14"/>
    <w:rsid w:val="00524784"/>
    <w:rsid w:val="00525629"/>
    <w:rsid w:val="00525B78"/>
    <w:rsid w:val="005267BF"/>
    <w:rsid w:val="00527B06"/>
    <w:rsid w:val="00531552"/>
    <w:rsid w:val="00533B51"/>
    <w:rsid w:val="00534A68"/>
    <w:rsid w:val="00535127"/>
    <w:rsid w:val="005359AC"/>
    <w:rsid w:val="00542100"/>
    <w:rsid w:val="00542C57"/>
    <w:rsid w:val="00544425"/>
    <w:rsid w:val="0054668E"/>
    <w:rsid w:val="00547C35"/>
    <w:rsid w:val="00547F48"/>
    <w:rsid w:val="00551B20"/>
    <w:rsid w:val="00555657"/>
    <w:rsid w:val="00555E2C"/>
    <w:rsid w:val="005628B1"/>
    <w:rsid w:val="00563059"/>
    <w:rsid w:val="00563BFA"/>
    <w:rsid w:val="0056649C"/>
    <w:rsid w:val="0056749E"/>
    <w:rsid w:val="0057018D"/>
    <w:rsid w:val="00571E3D"/>
    <w:rsid w:val="005720AF"/>
    <w:rsid w:val="005729C3"/>
    <w:rsid w:val="00574DB3"/>
    <w:rsid w:val="00574F0C"/>
    <w:rsid w:val="00575464"/>
    <w:rsid w:val="00575B20"/>
    <w:rsid w:val="005817F9"/>
    <w:rsid w:val="005853B1"/>
    <w:rsid w:val="00587E8F"/>
    <w:rsid w:val="005902F7"/>
    <w:rsid w:val="0059235E"/>
    <w:rsid w:val="0059550A"/>
    <w:rsid w:val="00596804"/>
    <w:rsid w:val="00596B29"/>
    <w:rsid w:val="00597A1F"/>
    <w:rsid w:val="00597D75"/>
    <w:rsid w:val="005A2811"/>
    <w:rsid w:val="005A31DD"/>
    <w:rsid w:val="005A39C1"/>
    <w:rsid w:val="005A3F35"/>
    <w:rsid w:val="005A412A"/>
    <w:rsid w:val="005A67F5"/>
    <w:rsid w:val="005A75B5"/>
    <w:rsid w:val="005B21B7"/>
    <w:rsid w:val="005B2A30"/>
    <w:rsid w:val="005B3B15"/>
    <w:rsid w:val="005B3B9E"/>
    <w:rsid w:val="005B4C62"/>
    <w:rsid w:val="005B5DFA"/>
    <w:rsid w:val="005B767E"/>
    <w:rsid w:val="005B7D8A"/>
    <w:rsid w:val="005B7DAE"/>
    <w:rsid w:val="005C027D"/>
    <w:rsid w:val="005C03C5"/>
    <w:rsid w:val="005C12E7"/>
    <w:rsid w:val="005C1A3C"/>
    <w:rsid w:val="005C1ACB"/>
    <w:rsid w:val="005D062F"/>
    <w:rsid w:val="005D0C6B"/>
    <w:rsid w:val="005D3134"/>
    <w:rsid w:val="005D3D29"/>
    <w:rsid w:val="005D570F"/>
    <w:rsid w:val="005D5912"/>
    <w:rsid w:val="005D5B94"/>
    <w:rsid w:val="005E024B"/>
    <w:rsid w:val="005E14A6"/>
    <w:rsid w:val="005E2A39"/>
    <w:rsid w:val="005E4A43"/>
    <w:rsid w:val="005E6D57"/>
    <w:rsid w:val="005E71DE"/>
    <w:rsid w:val="005F0999"/>
    <w:rsid w:val="005F11B2"/>
    <w:rsid w:val="005F2921"/>
    <w:rsid w:val="005F2DFE"/>
    <w:rsid w:val="005F3C78"/>
    <w:rsid w:val="005F46A8"/>
    <w:rsid w:val="005F5611"/>
    <w:rsid w:val="005F77FE"/>
    <w:rsid w:val="00601683"/>
    <w:rsid w:val="006028C8"/>
    <w:rsid w:val="00602C77"/>
    <w:rsid w:val="0060304F"/>
    <w:rsid w:val="006032D9"/>
    <w:rsid w:val="00603666"/>
    <w:rsid w:val="00604020"/>
    <w:rsid w:val="006057C0"/>
    <w:rsid w:val="006063E8"/>
    <w:rsid w:val="00606C68"/>
    <w:rsid w:val="00607747"/>
    <w:rsid w:val="006078D1"/>
    <w:rsid w:val="00607A2F"/>
    <w:rsid w:val="00607B1C"/>
    <w:rsid w:val="00610CC3"/>
    <w:rsid w:val="00611F61"/>
    <w:rsid w:val="00613D11"/>
    <w:rsid w:val="00616085"/>
    <w:rsid w:val="006168A2"/>
    <w:rsid w:val="006217E3"/>
    <w:rsid w:val="00621A18"/>
    <w:rsid w:val="00621CB4"/>
    <w:rsid w:val="00621F10"/>
    <w:rsid w:val="006243FE"/>
    <w:rsid w:val="00624922"/>
    <w:rsid w:val="00627E85"/>
    <w:rsid w:val="0063017B"/>
    <w:rsid w:val="00631BC4"/>
    <w:rsid w:val="00631E0F"/>
    <w:rsid w:val="006335CE"/>
    <w:rsid w:val="006347F1"/>
    <w:rsid w:val="00635E91"/>
    <w:rsid w:val="00636DB1"/>
    <w:rsid w:val="00636E43"/>
    <w:rsid w:val="0063709B"/>
    <w:rsid w:val="00637778"/>
    <w:rsid w:val="006377F5"/>
    <w:rsid w:val="00637EC9"/>
    <w:rsid w:val="0064302B"/>
    <w:rsid w:val="006432CD"/>
    <w:rsid w:val="006433EA"/>
    <w:rsid w:val="00643943"/>
    <w:rsid w:val="00644377"/>
    <w:rsid w:val="00644902"/>
    <w:rsid w:val="00644A50"/>
    <w:rsid w:val="00645203"/>
    <w:rsid w:val="00646496"/>
    <w:rsid w:val="0064728F"/>
    <w:rsid w:val="0065053D"/>
    <w:rsid w:val="00650F73"/>
    <w:rsid w:val="0065184F"/>
    <w:rsid w:val="00651F86"/>
    <w:rsid w:val="006521E8"/>
    <w:rsid w:val="0065289C"/>
    <w:rsid w:val="00652C42"/>
    <w:rsid w:val="00656930"/>
    <w:rsid w:val="00660504"/>
    <w:rsid w:val="006618EE"/>
    <w:rsid w:val="006629D5"/>
    <w:rsid w:val="00662D14"/>
    <w:rsid w:val="00662D97"/>
    <w:rsid w:val="0066345B"/>
    <w:rsid w:val="006653D7"/>
    <w:rsid w:val="0066547C"/>
    <w:rsid w:val="00667467"/>
    <w:rsid w:val="006706B0"/>
    <w:rsid w:val="006718AB"/>
    <w:rsid w:val="00671FB0"/>
    <w:rsid w:val="006742F3"/>
    <w:rsid w:val="006746FE"/>
    <w:rsid w:val="00680C69"/>
    <w:rsid w:val="006817BC"/>
    <w:rsid w:val="00682237"/>
    <w:rsid w:val="00682434"/>
    <w:rsid w:val="00683FB7"/>
    <w:rsid w:val="00684FC8"/>
    <w:rsid w:val="00684FEB"/>
    <w:rsid w:val="00685544"/>
    <w:rsid w:val="00685AE4"/>
    <w:rsid w:val="00685AEA"/>
    <w:rsid w:val="0068637C"/>
    <w:rsid w:val="006876A9"/>
    <w:rsid w:val="00691AAE"/>
    <w:rsid w:val="006947DA"/>
    <w:rsid w:val="00695798"/>
    <w:rsid w:val="00695803"/>
    <w:rsid w:val="006A05BE"/>
    <w:rsid w:val="006A2305"/>
    <w:rsid w:val="006A2FD9"/>
    <w:rsid w:val="006A34CB"/>
    <w:rsid w:val="006A3F90"/>
    <w:rsid w:val="006A40B2"/>
    <w:rsid w:val="006A4BA3"/>
    <w:rsid w:val="006A4D79"/>
    <w:rsid w:val="006A751C"/>
    <w:rsid w:val="006B02FC"/>
    <w:rsid w:val="006B1185"/>
    <w:rsid w:val="006B163B"/>
    <w:rsid w:val="006B2063"/>
    <w:rsid w:val="006B310E"/>
    <w:rsid w:val="006B437D"/>
    <w:rsid w:val="006B4836"/>
    <w:rsid w:val="006B4E29"/>
    <w:rsid w:val="006B53B9"/>
    <w:rsid w:val="006B5726"/>
    <w:rsid w:val="006B6060"/>
    <w:rsid w:val="006B6488"/>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717"/>
    <w:rsid w:val="006D4E2B"/>
    <w:rsid w:val="006D733D"/>
    <w:rsid w:val="006D7565"/>
    <w:rsid w:val="006D766A"/>
    <w:rsid w:val="006E23AB"/>
    <w:rsid w:val="006E2B22"/>
    <w:rsid w:val="006E321C"/>
    <w:rsid w:val="006E65F8"/>
    <w:rsid w:val="006E7062"/>
    <w:rsid w:val="006E7CC1"/>
    <w:rsid w:val="006F0804"/>
    <w:rsid w:val="006F0A6A"/>
    <w:rsid w:val="006F163C"/>
    <w:rsid w:val="006F3688"/>
    <w:rsid w:val="006F4056"/>
    <w:rsid w:val="006F57A5"/>
    <w:rsid w:val="006F5F9B"/>
    <w:rsid w:val="006F6FBE"/>
    <w:rsid w:val="006F7083"/>
    <w:rsid w:val="0070150D"/>
    <w:rsid w:val="007042BF"/>
    <w:rsid w:val="00704C51"/>
    <w:rsid w:val="00704CA4"/>
    <w:rsid w:val="0070797B"/>
    <w:rsid w:val="00711652"/>
    <w:rsid w:val="00711A25"/>
    <w:rsid w:val="00711C58"/>
    <w:rsid w:val="00712CD8"/>
    <w:rsid w:val="00713DE6"/>
    <w:rsid w:val="00715465"/>
    <w:rsid w:val="00717C8E"/>
    <w:rsid w:val="00717ED8"/>
    <w:rsid w:val="00717FB1"/>
    <w:rsid w:val="007207AF"/>
    <w:rsid w:val="00720A3B"/>
    <w:rsid w:val="00720ECC"/>
    <w:rsid w:val="00721C34"/>
    <w:rsid w:val="00722191"/>
    <w:rsid w:val="00722867"/>
    <w:rsid w:val="00722975"/>
    <w:rsid w:val="00723401"/>
    <w:rsid w:val="00723E5A"/>
    <w:rsid w:val="00724292"/>
    <w:rsid w:val="00724BFD"/>
    <w:rsid w:val="007257C5"/>
    <w:rsid w:val="00725846"/>
    <w:rsid w:val="00725A5B"/>
    <w:rsid w:val="00725B60"/>
    <w:rsid w:val="00726525"/>
    <w:rsid w:val="007277FB"/>
    <w:rsid w:val="00727DAE"/>
    <w:rsid w:val="00730914"/>
    <w:rsid w:val="0073094C"/>
    <w:rsid w:val="00731672"/>
    <w:rsid w:val="00733663"/>
    <w:rsid w:val="00734E27"/>
    <w:rsid w:val="0073510A"/>
    <w:rsid w:val="00735C16"/>
    <w:rsid w:val="00737148"/>
    <w:rsid w:val="00737F0D"/>
    <w:rsid w:val="007402D0"/>
    <w:rsid w:val="00740F99"/>
    <w:rsid w:val="00741087"/>
    <w:rsid w:val="007416D2"/>
    <w:rsid w:val="007421DF"/>
    <w:rsid w:val="0074282F"/>
    <w:rsid w:val="00743F68"/>
    <w:rsid w:val="0074572F"/>
    <w:rsid w:val="00745A34"/>
    <w:rsid w:val="00747403"/>
    <w:rsid w:val="007507A6"/>
    <w:rsid w:val="00751B7F"/>
    <w:rsid w:val="007523F6"/>
    <w:rsid w:val="0075380F"/>
    <w:rsid w:val="00753F17"/>
    <w:rsid w:val="007558AF"/>
    <w:rsid w:val="00760789"/>
    <w:rsid w:val="00761536"/>
    <w:rsid w:val="00761721"/>
    <w:rsid w:val="00762372"/>
    <w:rsid w:val="00762744"/>
    <w:rsid w:val="00762DB1"/>
    <w:rsid w:val="00763A89"/>
    <w:rsid w:val="00764245"/>
    <w:rsid w:val="00766136"/>
    <w:rsid w:val="00766507"/>
    <w:rsid w:val="00766F10"/>
    <w:rsid w:val="00766F55"/>
    <w:rsid w:val="007727D9"/>
    <w:rsid w:val="007733DE"/>
    <w:rsid w:val="00774979"/>
    <w:rsid w:val="00774A9E"/>
    <w:rsid w:val="00775962"/>
    <w:rsid w:val="00777039"/>
    <w:rsid w:val="00782007"/>
    <w:rsid w:val="007830CC"/>
    <w:rsid w:val="0078470C"/>
    <w:rsid w:val="00785010"/>
    <w:rsid w:val="00785984"/>
    <w:rsid w:val="00786A78"/>
    <w:rsid w:val="0079208A"/>
    <w:rsid w:val="007923E5"/>
    <w:rsid w:val="007931D4"/>
    <w:rsid w:val="007938BA"/>
    <w:rsid w:val="00794E38"/>
    <w:rsid w:val="007964EF"/>
    <w:rsid w:val="00796694"/>
    <w:rsid w:val="00796F0F"/>
    <w:rsid w:val="00797526"/>
    <w:rsid w:val="00797BF0"/>
    <w:rsid w:val="007A0329"/>
    <w:rsid w:val="007A24A4"/>
    <w:rsid w:val="007A3062"/>
    <w:rsid w:val="007A32F8"/>
    <w:rsid w:val="007A43E2"/>
    <w:rsid w:val="007A5758"/>
    <w:rsid w:val="007A6D03"/>
    <w:rsid w:val="007A727E"/>
    <w:rsid w:val="007B0078"/>
    <w:rsid w:val="007B02C7"/>
    <w:rsid w:val="007B0D48"/>
    <w:rsid w:val="007B1BBA"/>
    <w:rsid w:val="007B2455"/>
    <w:rsid w:val="007B3914"/>
    <w:rsid w:val="007B3A1D"/>
    <w:rsid w:val="007B7E66"/>
    <w:rsid w:val="007C115B"/>
    <w:rsid w:val="007C1F89"/>
    <w:rsid w:val="007C3070"/>
    <w:rsid w:val="007C4021"/>
    <w:rsid w:val="007C426E"/>
    <w:rsid w:val="007C44D5"/>
    <w:rsid w:val="007C490D"/>
    <w:rsid w:val="007C5942"/>
    <w:rsid w:val="007C5F93"/>
    <w:rsid w:val="007C6173"/>
    <w:rsid w:val="007C64E9"/>
    <w:rsid w:val="007D0699"/>
    <w:rsid w:val="007D18DC"/>
    <w:rsid w:val="007D3892"/>
    <w:rsid w:val="007D39E6"/>
    <w:rsid w:val="007D620C"/>
    <w:rsid w:val="007D6330"/>
    <w:rsid w:val="007D7F6D"/>
    <w:rsid w:val="007E004F"/>
    <w:rsid w:val="007E0264"/>
    <w:rsid w:val="007E043F"/>
    <w:rsid w:val="007E1DAC"/>
    <w:rsid w:val="007E22EA"/>
    <w:rsid w:val="007E2DE1"/>
    <w:rsid w:val="007E3528"/>
    <w:rsid w:val="007E44E7"/>
    <w:rsid w:val="007E6BC2"/>
    <w:rsid w:val="007E6EF7"/>
    <w:rsid w:val="007E74B0"/>
    <w:rsid w:val="007E7EC1"/>
    <w:rsid w:val="007F0B8E"/>
    <w:rsid w:val="007F136C"/>
    <w:rsid w:val="007F1AD2"/>
    <w:rsid w:val="007F2940"/>
    <w:rsid w:val="007F40AA"/>
    <w:rsid w:val="007F4150"/>
    <w:rsid w:val="007F4727"/>
    <w:rsid w:val="007F4F7B"/>
    <w:rsid w:val="007F5F8E"/>
    <w:rsid w:val="00800302"/>
    <w:rsid w:val="00802258"/>
    <w:rsid w:val="0080431B"/>
    <w:rsid w:val="0080494E"/>
    <w:rsid w:val="008051C5"/>
    <w:rsid w:val="0080525A"/>
    <w:rsid w:val="008064F3"/>
    <w:rsid w:val="008074DC"/>
    <w:rsid w:val="00811701"/>
    <w:rsid w:val="00812ADD"/>
    <w:rsid w:val="0081318D"/>
    <w:rsid w:val="00813317"/>
    <w:rsid w:val="00814287"/>
    <w:rsid w:val="008150C6"/>
    <w:rsid w:val="00815850"/>
    <w:rsid w:val="00817122"/>
    <w:rsid w:val="008179DB"/>
    <w:rsid w:val="00821790"/>
    <w:rsid w:val="0082247A"/>
    <w:rsid w:val="008263D3"/>
    <w:rsid w:val="008269D9"/>
    <w:rsid w:val="00826F8D"/>
    <w:rsid w:val="00827B10"/>
    <w:rsid w:val="00831575"/>
    <w:rsid w:val="00831E69"/>
    <w:rsid w:val="008328A2"/>
    <w:rsid w:val="008331A6"/>
    <w:rsid w:val="00834377"/>
    <w:rsid w:val="0083495B"/>
    <w:rsid w:val="00834B12"/>
    <w:rsid w:val="00834BB8"/>
    <w:rsid w:val="00835A01"/>
    <w:rsid w:val="00835F82"/>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3B0A"/>
    <w:rsid w:val="0085612F"/>
    <w:rsid w:val="008571B8"/>
    <w:rsid w:val="008666B0"/>
    <w:rsid w:val="008668A0"/>
    <w:rsid w:val="008670D3"/>
    <w:rsid w:val="00871025"/>
    <w:rsid w:val="00871FBB"/>
    <w:rsid w:val="00873E59"/>
    <w:rsid w:val="00874F18"/>
    <w:rsid w:val="00875170"/>
    <w:rsid w:val="008767B0"/>
    <w:rsid w:val="008769FF"/>
    <w:rsid w:val="008822D7"/>
    <w:rsid w:val="00882BFB"/>
    <w:rsid w:val="00884B67"/>
    <w:rsid w:val="00886035"/>
    <w:rsid w:val="00886938"/>
    <w:rsid w:val="008912B8"/>
    <w:rsid w:val="008914B9"/>
    <w:rsid w:val="00891CDE"/>
    <w:rsid w:val="00893553"/>
    <w:rsid w:val="0089539D"/>
    <w:rsid w:val="008957EC"/>
    <w:rsid w:val="00897A86"/>
    <w:rsid w:val="008A064F"/>
    <w:rsid w:val="008A1451"/>
    <w:rsid w:val="008A249F"/>
    <w:rsid w:val="008A2ACB"/>
    <w:rsid w:val="008A40EF"/>
    <w:rsid w:val="008A5FAF"/>
    <w:rsid w:val="008A6003"/>
    <w:rsid w:val="008A6191"/>
    <w:rsid w:val="008A6705"/>
    <w:rsid w:val="008A6B43"/>
    <w:rsid w:val="008A7017"/>
    <w:rsid w:val="008B0BA6"/>
    <w:rsid w:val="008B2313"/>
    <w:rsid w:val="008B2875"/>
    <w:rsid w:val="008B2B75"/>
    <w:rsid w:val="008B39AB"/>
    <w:rsid w:val="008B5888"/>
    <w:rsid w:val="008C0291"/>
    <w:rsid w:val="008C14BA"/>
    <w:rsid w:val="008C1A66"/>
    <w:rsid w:val="008C1B88"/>
    <w:rsid w:val="008C3918"/>
    <w:rsid w:val="008C3AE9"/>
    <w:rsid w:val="008C43B9"/>
    <w:rsid w:val="008C5848"/>
    <w:rsid w:val="008C6088"/>
    <w:rsid w:val="008C656D"/>
    <w:rsid w:val="008C6CBA"/>
    <w:rsid w:val="008C75D2"/>
    <w:rsid w:val="008D004E"/>
    <w:rsid w:val="008D13BF"/>
    <w:rsid w:val="008D141B"/>
    <w:rsid w:val="008D257F"/>
    <w:rsid w:val="008D29CE"/>
    <w:rsid w:val="008D474A"/>
    <w:rsid w:val="008D51E4"/>
    <w:rsid w:val="008D6C70"/>
    <w:rsid w:val="008E0251"/>
    <w:rsid w:val="008E0439"/>
    <w:rsid w:val="008E1147"/>
    <w:rsid w:val="008E337A"/>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BC9"/>
    <w:rsid w:val="00920DD1"/>
    <w:rsid w:val="00921065"/>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1C9"/>
    <w:rsid w:val="00934D85"/>
    <w:rsid w:val="00935BA9"/>
    <w:rsid w:val="0094018D"/>
    <w:rsid w:val="00940735"/>
    <w:rsid w:val="0094192A"/>
    <w:rsid w:val="00941A7E"/>
    <w:rsid w:val="00942AF3"/>
    <w:rsid w:val="00943844"/>
    <w:rsid w:val="00943E75"/>
    <w:rsid w:val="009443CA"/>
    <w:rsid w:val="00945DC5"/>
    <w:rsid w:val="009474E4"/>
    <w:rsid w:val="0095330A"/>
    <w:rsid w:val="00953611"/>
    <w:rsid w:val="00955743"/>
    <w:rsid w:val="00964363"/>
    <w:rsid w:val="0097223E"/>
    <w:rsid w:val="0097240B"/>
    <w:rsid w:val="00972CB3"/>
    <w:rsid w:val="00973262"/>
    <w:rsid w:val="009735D7"/>
    <w:rsid w:val="00973DDB"/>
    <w:rsid w:val="00974454"/>
    <w:rsid w:val="00974686"/>
    <w:rsid w:val="0097524C"/>
    <w:rsid w:val="00975D41"/>
    <w:rsid w:val="00975E0A"/>
    <w:rsid w:val="009823C6"/>
    <w:rsid w:val="00982927"/>
    <w:rsid w:val="00982B7E"/>
    <w:rsid w:val="0098311A"/>
    <w:rsid w:val="0098515C"/>
    <w:rsid w:val="00987E71"/>
    <w:rsid w:val="00987FEB"/>
    <w:rsid w:val="00990575"/>
    <w:rsid w:val="0099144E"/>
    <w:rsid w:val="00991EA8"/>
    <w:rsid w:val="00996849"/>
    <w:rsid w:val="00997B3D"/>
    <w:rsid w:val="009A0B03"/>
    <w:rsid w:val="009A1D4B"/>
    <w:rsid w:val="009A25C1"/>
    <w:rsid w:val="009A3F0D"/>
    <w:rsid w:val="009A4AA1"/>
    <w:rsid w:val="009A64A5"/>
    <w:rsid w:val="009B036D"/>
    <w:rsid w:val="009B210A"/>
    <w:rsid w:val="009B271A"/>
    <w:rsid w:val="009B3281"/>
    <w:rsid w:val="009B3542"/>
    <w:rsid w:val="009B411E"/>
    <w:rsid w:val="009B4B5E"/>
    <w:rsid w:val="009B4D29"/>
    <w:rsid w:val="009B7873"/>
    <w:rsid w:val="009B78EC"/>
    <w:rsid w:val="009C08A4"/>
    <w:rsid w:val="009C08BA"/>
    <w:rsid w:val="009C19EC"/>
    <w:rsid w:val="009C4B33"/>
    <w:rsid w:val="009C665A"/>
    <w:rsid w:val="009D050B"/>
    <w:rsid w:val="009D0D4B"/>
    <w:rsid w:val="009D0F12"/>
    <w:rsid w:val="009D1168"/>
    <w:rsid w:val="009D11B9"/>
    <w:rsid w:val="009D6A67"/>
    <w:rsid w:val="009D72A7"/>
    <w:rsid w:val="009D754E"/>
    <w:rsid w:val="009E1F33"/>
    <w:rsid w:val="009E2A93"/>
    <w:rsid w:val="009E4128"/>
    <w:rsid w:val="009E557E"/>
    <w:rsid w:val="009E7BD7"/>
    <w:rsid w:val="009F02FA"/>
    <w:rsid w:val="009F52BA"/>
    <w:rsid w:val="00A00E1E"/>
    <w:rsid w:val="00A01F07"/>
    <w:rsid w:val="00A026E8"/>
    <w:rsid w:val="00A02A12"/>
    <w:rsid w:val="00A02AA0"/>
    <w:rsid w:val="00A03170"/>
    <w:rsid w:val="00A035A4"/>
    <w:rsid w:val="00A048D9"/>
    <w:rsid w:val="00A0683C"/>
    <w:rsid w:val="00A0711F"/>
    <w:rsid w:val="00A10F74"/>
    <w:rsid w:val="00A147CF"/>
    <w:rsid w:val="00A14B85"/>
    <w:rsid w:val="00A15573"/>
    <w:rsid w:val="00A16887"/>
    <w:rsid w:val="00A173A6"/>
    <w:rsid w:val="00A173B3"/>
    <w:rsid w:val="00A21AB6"/>
    <w:rsid w:val="00A21D03"/>
    <w:rsid w:val="00A22B59"/>
    <w:rsid w:val="00A23146"/>
    <w:rsid w:val="00A24D9E"/>
    <w:rsid w:val="00A25F57"/>
    <w:rsid w:val="00A262B5"/>
    <w:rsid w:val="00A279AB"/>
    <w:rsid w:val="00A313E8"/>
    <w:rsid w:val="00A33432"/>
    <w:rsid w:val="00A334B2"/>
    <w:rsid w:val="00A337A5"/>
    <w:rsid w:val="00A339BA"/>
    <w:rsid w:val="00A33BD8"/>
    <w:rsid w:val="00A356D5"/>
    <w:rsid w:val="00A36B95"/>
    <w:rsid w:val="00A370F9"/>
    <w:rsid w:val="00A43F44"/>
    <w:rsid w:val="00A46FC3"/>
    <w:rsid w:val="00A50F4C"/>
    <w:rsid w:val="00A52395"/>
    <w:rsid w:val="00A54136"/>
    <w:rsid w:val="00A54665"/>
    <w:rsid w:val="00A551A6"/>
    <w:rsid w:val="00A55494"/>
    <w:rsid w:val="00A55F67"/>
    <w:rsid w:val="00A56C98"/>
    <w:rsid w:val="00A60B90"/>
    <w:rsid w:val="00A62DB0"/>
    <w:rsid w:val="00A65A73"/>
    <w:rsid w:val="00A666F4"/>
    <w:rsid w:val="00A66A17"/>
    <w:rsid w:val="00A673B3"/>
    <w:rsid w:val="00A67CEA"/>
    <w:rsid w:val="00A70096"/>
    <w:rsid w:val="00A70C8B"/>
    <w:rsid w:val="00A71FEB"/>
    <w:rsid w:val="00A72B34"/>
    <w:rsid w:val="00A72D98"/>
    <w:rsid w:val="00A7405A"/>
    <w:rsid w:val="00A74DF6"/>
    <w:rsid w:val="00A76B58"/>
    <w:rsid w:val="00A814AD"/>
    <w:rsid w:val="00A829DF"/>
    <w:rsid w:val="00A83A2A"/>
    <w:rsid w:val="00A84DEC"/>
    <w:rsid w:val="00A9032C"/>
    <w:rsid w:val="00A912A4"/>
    <w:rsid w:val="00A91B8B"/>
    <w:rsid w:val="00A951D4"/>
    <w:rsid w:val="00A95615"/>
    <w:rsid w:val="00A96E2D"/>
    <w:rsid w:val="00A975C1"/>
    <w:rsid w:val="00AA065B"/>
    <w:rsid w:val="00AA7245"/>
    <w:rsid w:val="00AB19F8"/>
    <w:rsid w:val="00AB1C81"/>
    <w:rsid w:val="00AB2424"/>
    <w:rsid w:val="00AB2BC2"/>
    <w:rsid w:val="00AB3AB6"/>
    <w:rsid w:val="00AB4547"/>
    <w:rsid w:val="00AB4D1D"/>
    <w:rsid w:val="00AB5ABB"/>
    <w:rsid w:val="00AB6C92"/>
    <w:rsid w:val="00AB7B46"/>
    <w:rsid w:val="00AC0FC8"/>
    <w:rsid w:val="00AC37E9"/>
    <w:rsid w:val="00AC3FA4"/>
    <w:rsid w:val="00AC4D09"/>
    <w:rsid w:val="00AC7511"/>
    <w:rsid w:val="00AC75EC"/>
    <w:rsid w:val="00AD24E6"/>
    <w:rsid w:val="00AD3484"/>
    <w:rsid w:val="00AD3C19"/>
    <w:rsid w:val="00AE039C"/>
    <w:rsid w:val="00AE0712"/>
    <w:rsid w:val="00AE37C4"/>
    <w:rsid w:val="00AE5110"/>
    <w:rsid w:val="00AE5982"/>
    <w:rsid w:val="00AE60C5"/>
    <w:rsid w:val="00AE6667"/>
    <w:rsid w:val="00AE67AA"/>
    <w:rsid w:val="00AE7053"/>
    <w:rsid w:val="00AF02F9"/>
    <w:rsid w:val="00AF0802"/>
    <w:rsid w:val="00AF1F89"/>
    <w:rsid w:val="00AF69B0"/>
    <w:rsid w:val="00AF6B8A"/>
    <w:rsid w:val="00AF7796"/>
    <w:rsid w:val="00B0009D"/>
    <w:rsid w:val="00B003BA"/>
    <w:rsid w:val="00B0080F"/>
    <w:rsid w:val="00B012A1"/>
    <w:rsid w:val="00B0353E"/>
    <w:rsid w:val="00B03AE1"/>
    <w:rsid w:val="00B04354"/>
    <w:rsid w:val="00B054F7"/>
    <w:rsid w:val="00B07E60"/>
    <w:rsid w:val="00B13254"/>
    <w:rsid w:val="00B16E7D"/>
    <w:rsid w:val="00B20623"/>
    <w:rsid w:val="00B2203B"/>
    <w:rsid w:val="00B23170"/>
    <w:rsid w:val="00B24023"/>
    <w:rsid w:val="00B24B08"/>
    <w:rsid w:val="00B255B1"/>
    <w:rsid w:val="00B2586D"/>
    <w:rsid w:val="00B26711"/>
    <w:rsid w:val="00B27724"/>
    <w:rsid w:val="00B277C6"/>
    <w:rsid w:val="00B308BF"/>
    <w:rsid w:val="00B328E0"/>
    <w:rsid w:val="00B40778"/>
    <w:rsid w:val="00B42FF9"/>
    <w:rsid w:val="00B4382A"/>
    <w:rsid w:val="00B43B21"/>
    <w:rsid w:val="00B43DF6"/>
    <w:rsid w:val="00B43F2F"/>
    <w:rsid w:val="00B50C84"/>
    <w:rsid w:val="00B50DA2"/>
    <w:rsid w:val="00B5255F"/>
    <w:rsid w:val="00B53339"/>
    <w:rsid w:val="00B53F64"/>
    <w:rsid w:val="00B54538"/>
    <w:rsid w:val="00B55388"/>
    <w:rsid w:val="00B568E7"/>
    <w:rsid w:val="00B56C0A"/>
    <w:rsid w:val="00B6091A"/>
    <w:rsid w:val="00B62F9D"/>
    <w:rsid w:val="00B6332B"/>
    <w:rsid w:val="00B63720"/>
    <w:rsid w:val="00B65A0B"/>
    <w:rsid w:val="00B660AE"/>
    <w:rsid w:val="00B676E3"/>
    <w:rsid w:val="00B70F7E"/>
    <w:rsid w:val="00B727DE"/>
    <w:rsid w:val="00B7310A"/>
    <w:rsid w:val="00B7314F"/>
    <w:rsid w:val="00B74915"/>
    <w:rsid w:val="00B74EA9"/>
    <w:rsid w:val="00B75A3D"/>
    <w:rsid w:val="00B764AC"/>
    <w:rsid w:val="00B767F4"/>
    <w:rsid w:val="00B76ADD"/>
    <w:rsid w:val="00B76BCC"/>
    <w:rsid w:val="00B80CF5"/>
    <w:rsid w:val="00B81B0D"/>
    <w:rsid w:val="00B84D34"/>
    <w:rsid w:val="00B85FD0"/>
    <w:rsid w:val="00B8618C"/>
    <w:rsid w:val="00B86F8C"/>
    <w:rsid w:val="00B9111A"/>
    <w:rsid w:val="00B93340"/>
    <w:rsid w:val="00B935AE"/>
    <w:rsid w:val="00B936EF"/>
    <w:rsid w:val="00B93AF8"/>
    <w:rsid w:val="00B96E19"/>
    <w:rsid w:val="00BA10EA"/>
    <w:rsid w:val="00BA373F"/>
    <w:rsid w:val="00BA5662"/>
    <w:rsid w:val="00BA6CE3"/>
    <w:rsid w:val="00BA76F7"/>
    <w:rsid w:val="00BB0F94"/>
    <w:rsid w:val="00BB29A6"/>
    <w:rsid w:val="00BB2CE1"/>
    <w:rsid w:val="00BB3808"/>
    <w:rsid w:val="00BB4EB6"/>
    <w:rsid w:val="00BB5912"/>
    <w:rsid w:val="00BB6962"/>
    <w:rsid w:val="00BB7F1D"/>
    <w:rsid w:val="00BC085D"/>
    <w:rsid w:val="00BC0B34"/>
    <w:rsid w:val="00BC0D24"/>
    <w:rsid w:val="00BC1642"/>
    <w:rsid w:val="00BC2371"/>
    <w:rsid w:val="00BC2398"/>
    <w:rsid w:val="00BC3AD6"/>
    <w:rsid w:val="00BC4B8A"/>
    <w:rsid w:val="00BC4E87"/>
    <w:rsid w:val="00BC50FD"/>
    <w:rsid w:val="00BD0E28"/>
    <w:rsid w:val="00BD1822"/>
    <w:rsid w:val="00BD1842"/>
    <w:rsid w:val="00BD2115"/>
    <w:rsid w:val="00BD2D9B"/>
    <w:rsid w:val="00BD61D3"/>
    <w:rsid w:val="00BD6D37"/>
    <w:rsid w:val="00BD768E"/>
    <w:rsid w:val="00BD7CE4"/>
    <w:rsid w:val="00BD7F01"/>
    <w:rsid w:val="00BE0044"/>
    <w:rsid w:val="00BE097C"/>
    <w:rsid w:val="00BE1673"/>
    <w:rsid w:val="00BE1DE0"/>
    <w:rsid w:val="00BE5FFA"/>
    <w:rsid w:val="00BE6E7E"/>
    <w:rsid w:val="00BF0C82"/>
    <w:rsid w:val="00BF1942"/>
    <w:rsid w:val="00BF31B9"/>
    <w:rsid w:val="00BF5778"/>
    <w:rsid w:val="00BF5887"/>
    <w:rsid w:val="00BF5DA2"/>
    <w:rsid w:val="00BF6490"/>
    <w:rsid w:val="00BF74AD"/>
    <w:rsid w:val="00C025C3"/>
    <w:rsid w:val="00C031F8"/>
    <w:rsid w:val="00C0328F"/>
    <w:rsid w:val="00C0460C"/>
    <w:rsid w:val="00C0466D"/>
    <w:rsid w:val="00C04C41"/>
    <w:rsid w:val="00C04CE8"/>
    <w:rsid w:val="00C05507"/>
    <w:rsid w:val="00C0580A"/>
    <w:rsid w:val="00C05ED3"/>
    <w:rsid w:val="00C06118"/>
    <w:rsid w:val="00C06D24"/>
    <w:rsid w:val="00C0715F"/>
    <w:rsid w:val="00C07A09"/>
    <w:rsid w:val="00C11D43"/>
    <w:rsid w:val="00C11FF6"/>
    <w:rsid w:val="00C13913"/>
    <w:rsid w:val="00C13B9F"/>
    <w:rsid w:val="00C13DB0"/>
    <w:rsid w:val="00C14FF5"/>
    <w:rsid w:val="00C1674E"/>
    <w:rsid w:val="00C2006A"/>
    <w:rsid w:val="00C20729"/>
    <w:rsid w:val="00C2384C"/>
    <w:rsid w:val="00C23D81"/>
    <w:rsid w:val="00C2400C"/>
    <w:rsid w:val="00C243D6"/>
    <w:rsid w:val="00C26EF5"/>
    <w:rsid w:val="00C26F1B"/>
    <w:rsid w:val="00C31621"/>
    <w:rsid w:val="00C31D95"/>
    <w:rsid w:val="00C32F48"/>
    <w:rsid w:val="00C3638C"/>
    <w:rsid w:val="00C36A77"/>
    <w:rsid w:val="00C40A31"/>
    <w:rsid w:val="00C40FDA"/>
    <w:rsid w:val="00C41C3D"/>
    <w:rsid w:val="00C42705"/>
    <w:rsid w:val="00C42A83"/>
    <w:rsid w:val="00C45F99"/>
    <w:rsid w:val="00C462CF"/>
    <w:rsid w:val="00C464C4"/>
    <w:rsid w:val="00C46E61"/>
    <w:rsid w:val="00C50291"/>
    <w:rsid w:val="00C508EA"/>
    <w:rsid w:val="00C52674"/>
    <w:rsid w:val="00C55296"/>
    <w:rsid w:val="00C56F70"/>
    <w:rsid w:val="00C572E9"/>
    <w:rsid w:val="00C60E9B"/>
    <w:rsid w:val="00C6206B"/>
    <w:rsid w:val="00C6350A"/>
    <w:rsid w:val="00C65E91"/>
    <w:rsid w:val="00C664B0"/>
    <w:rsid w:val="00C671F6"/>
    <w:rsid w:val="00C700AD"/>
    <w:rsid w:val="00C72AC9"/>
    <w:rsid w:val="00C745F8"/>
    <w:rsid w:val="00C81902"/>
    <w:rsid w:val="00C8273B"/>
    <w:rsid w:val="00C82C9E"/>
    <w:rsid w:val="00C83142"/>
    <w:rsid w:val="00C83BC0"/>
    <w:rsid w:val="00C85465"/>
    <w:rsid w:val="00C85FB7"/>
    <w:rsid w:val="00C91470"/>
    <w:rsid w:val="00C91DD8"/>
    <w:rsid w:val="00C93D0E"/>
    <w:rsid w:val="00C95D1C"/>
    <w:rsid w:val="00C96281"/>
    <w:rsid w:val="00C97B4B"/>
    <w:rsid w:val="00CA0220"/>
    <w:rsid w:val="00CA11D6"/>
    <w:rsid w:val="00CA1FEC"/>
    <w:rsid w:val="00CA2162"/>
    <w:rsid w:val="00CA4349"/>
    <w:rsid w:val="00CA434B"/>
    <w:rsid w:val="00CA695B"/>
    <w:rsid w:val="00CB0A6C"/>
    <w:rsid w:val="00CB0D15"/>
    <w:rsid w:val="00CB193A"/>
    <w:rsid w:val="00CB1F92"/>
    <w:rsid w:val="00CB2D28"/>
    <w:rsid w:val="00CB3431"/>
    <w:rsid w:val="00CB3755"/>
    <w:rsid w:val="00CB3FA9"/>
    <w:rsid w:val="00CB4E44"/>
    <w:rsid w:val="00CB4F50"/>
    <w:rsid w:val="00CB65B4"/>
    <w:rsid w:val="00CB7431"/>
    <w:rsid w:val="00CC0245"/>
    <w:rsid w:val="00CC0E16"/>
    <w:rsid w:val="00CC0F9F"/>
    <w:rsid w:val="00CC160D"/>
    <w:rsid w:val="00CC1AEE"/>
    <w:rsid w:val="00CC4549"/>
    <w:rsid w:val="00CC599D"/>
    <w:rsid w:val="00CC6CED"/>
    <w:rsid w:val="00CD0DB7"/>
    <w:rsid w:val="00CD11C3"/>
    <w:rsid w:val="00CD154F"/>
    <w:rsid w:val="00CD37DC"/>
    <w:rsid w:val="00CD3AC5"/>
    <w:rsid w:val="00CD3DD5"/>
    <w:rsid w:val="00CD4F8D"/>
    <w:rsid w:val="00CD5535"/>
    <w:rsid w:val="00CD5B92"/>
    <w:rsid w:val="00CD620D"/>
    <w:rsid w:val="00CD7D8F"/>
    <w:rsid w:val="00CE0316"/>
    <w:rsid w:val="00CE100E"/>
    <w:rsid w:val="00CE1192"/>
    <w:rsid w:val="00CE4A3D"/>
    <w:rsid w:val="00CE508F"/>
    <w:rsid w:val="00CE54AA"/>
    <w:rsid w:val="00CE5A5B"/>
    <w:rsid w:val="00CE66A7"/>
    <w:rsid w:val="00CE6EFB"/>
    <w:rsid w:val="00CE781B"/>
    <w:rsid w:val="00CE7F1B"/>
    <w:rsid w:val="00CF04C8"/>
    <w:rsid w:val="00CF0AEC"/>
    <w:rsid w:val="00CF1448"/>
    <w:rsid w:val="00CF19E0"/>
    <w:rsid w:val="00CF1E05"/>
    <w:rsid w:val="00CF24D8"/>
    <w:rsid w:val="00CF3A29"/>
    <w:rsid w:val="00CF4364"/>
    <w:rsid w:val="00CF56D0"/>
    <w:rsid w:val="00CF5FB7"/>
    <w:rsid w:val="00CF7519"/>
    <w:rsid w:val="00D01B7D"/>
    <w:rsid w:val="00D020D1"/>
    <w:rsid w:val="00D02506"/>
    <w:rsid w:val="00D03D61"/>
    <w:rsid w:val="00D0633F"/>
    <w:rsid w:val="00D071DD"/>
    <w:rsid w:val="00D0754E"/>
    <w:rsid w:val="00D07DB3"/>
    <w:rsid w:val="00D13B33"/>
    <w:rsid w:val="00D15D01"/>
    <w:rsid w:val="00D1625C"/>
    <w:rsid w:val="00D16726"/>
    <w:rsid w:val="00D16BF1"/>
    <w:rsid w:val="00D16EF1"/>
    <w:rsid w:val="00D17680"/>
    <w:rsid w:val="00D178D1"/>
    <w:rsid w:val="00D21C0F"/>
    <w:rsid w:val="00D23B14"/>
    <w:rsid w:val="00D23B21"/>
    <w:rsid w:val="00D24508"/>
    <w:rsid w:val="00D2546B"/>
    <w:rsid w:val="00D315BF"/>
    <w:rsid w:val="00D33DCF"/>
    <w:rsid w:val="00D36F53"/>
    <w:rsid w:val="00D37709"/>
    <w:rsid w:val="00D37D12"/>
    <w:rsid w:val="00D43D75"/>
    <w:rsid w:val="00D4557A"/>
    <w:rsid w:val="00D465B4"/>
    <w:rsid w:val="00D4691A"/>
    <w:rsid w:val="00D4716B"/>
    <w:rsid w:val="00D51243"/>
    <w:rsid w:val="00D52086"/>
    <w:rsid w:val="00D54290"/>
    <w:rsid w:val="00D551C0"/>
    <w:rsid w:val="00D553C1"/>
    <w:rsid w:val="00D56289"/>
    <w:rsid w:val="00D568F9"/>
    <w:rsid w:val="00D606A9"/>
    <w:rsid w:val="00D613C7"/>
    <w:rsid w:val="00D62F54"/>
    <w:rsid w:val="00D6765A"/>
    <w:rsid w:val="00D712EF"/>
    <w:rsid w:val="00D71351"/>
    <w:rsid w:val="00D715EE"/>
    <w:rsid w:val="00D71B4D"/>
    <w:rsid w:val="00D72644"/>
    <w:rsid w:val="00D726C9"/>
    <w:rsid w:val="00D728A7"/>
    <w:rsid w:val="00D72905"/>
    <w:rsid w:val="00D73D3C"/>
    <w:rsid w:val="00D750F8"/>
    <w:rsid w:val="00D75219"/>
    <w:rsid w:val="00D7666B"/>
    <w:rsid w:val="00D80881"/>
    <w:rsid w:val="00D80B83"/>
    <w:rsid w:val="00D822BE"/>
    <w:rsid w:val="00D831DC"/>
    <w:rsid w:val="00D8481C"/>
    <w:rsid w:val="00D8565E"/>
    <w:rsid w:val="00D85B1B"/>
    <w:rsid w:val="00D8656F"/>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13A2"/>
    <w:rsid w:val="00DB20AE"/>
    <w:rsid w:val="00DB2A71"/>
    <w:rsid w:val="00DB34A5"/>
    <w:rsid w:val="00DB36BA"/>
    <w:rsid w:val="00DB3A50"/>
    <w:rsid w:val="00DB5501"/>
    <w:rsid w:val="00DB553A"/>
    <w:rsid w:val="00DB6CC2"/>
    <w:rsid w:val="00DB6EBC"/>
    <w:rsid w:val="00DB7968"/>
    <w:rsid w:val="00DC4020"/>
    <w:rsid w:val="00DC438A"/>
    <w:rsid w:val="00DC6E5A"/>
    <w:rsid w:val="00DD17B3"/>
    <w:rsid w:val="00DD3A2B"/>
    <w:rsid w:val="00DD4E51"/>
    <w:rsid w:val="00DD5BC1"/>
    <w:rsid w:val="00DD5E15"/>
    <w:rsid w:val="00DE229C"/>
    <w:rsid w:val="00DE3FB5"/>
    <w:rsid w:val="00DE5034"/>
    <w:rsid w:val="00DE6C30"/>
    <w:rsid w:val="00DF362C"/>
    <w:rsid w:val="00DF4AAE"/>
    <w:rsid w:val="00DF722E"/>
    <w:rsid w:val="00E0071B"/>
    <w:rsid w:val="00E01215"/>
    <w:rsid w:val="00E01D40"/>
    <w:rsid w:val="00E01E30"/>
    <w:rsid w:val="00E0258D"/>
    <w:rsid w:val="00E030D2"/>
    <w:rsid w:val="00E042BA"/>
    <w:rsid w:val="00E046FA"/>
    <w:rsid w:val="00E04C35"/>
    <w:rsid w:val="00E04F05"/>
    <w:rsid w:val="00E0686F"/>
    <w:rsid w:val="00E10028"/>
    <w:rsid w:val="00E10C39"/>
    <w:rsid w:val="00E12085"/>
    <w:rsid w:val="00E12CA0"/>
    <w:rsid w:val="00E13357"/>
    <w:rsid w:val="00E14E64"/>
    <w:rsid w:val="00E158FE"/>
    <w:rsid w:val="00E17117"/>
    <w:rsid w:val="00E223CF"/>
    <w:rsid w:val="00E223E2"/>
    <w:rsid w:val="00E23427"/>
    <w:rsid w:val="00E2418C"/>
    <w:rsid w:val="00E245B7"/>
    <w:rsid w:val="00E2476B"/>
    <w:rsid w:val="00E24828"/>
    <w:rsid w:val="00E24C91"/>
    <w:rsid w:val="00E26F7E"/>
    <w:rsid w:val="00E27811"/>
    <w:rsid w:val="00E27821"/>
    <w:rsid w:val="00E27979"/>
    <w:rsid w:val="00E27AA1"/>
    <w:rsid w:val="00E27F67"/>
    <w:rsid w:val="00E30C59"/>
    <w:rsid w:val="00E31230"/>
    <w:rsid w:val="00E3126C"/>
    <w:rsid w:val="00E3163B"/>
    <w:rsid w:val="00E319A5"/>
    <w:rsid w:val="00E3269D"/>
    <w:rsid w:val="00E32722"/>
    <w:rsid w:val="00E32BA4"/>
    <w:rsid w:val="00E3372F"/>
    <w:rsid w:val="00E3404F"/>
    <w:rsid w:val="00E34650"/>
    <w:rsid w:val="00E34D9D"/>
    <w:rsid w:val="00E35DA3"/>
    <w:rsid w:val="00E37C50"/>
    <w:rsid w:val="00E37EBD"/>
    <w:rsid w:val="00E413A8"/>
    <w:rsid w:val="00E41C83"/>
    <w:rsid w:val="00E43D27"/>
    <w:rsid w:val="00E45B9E"/>
    <w:rsid w:val="00E461B0"/>
    <w:rsid w:val="00E462B2"/>
    <w:rsid w:val="00E47760"/>
    <w:rsid w:val="00E52E3D"/>
    <w:rsid w:val="00E531C0"/>
    <w:rsid w:val="00E54704"/>
    <w:rsid w:val="00E61430"/>
    <w:rsid w:val="00E614F2"/>
    <w:rsid w:val="00E62C47"/>
    <w:rsid w:val="00E6335A"/>
    <w:rsid w:val="00E6555E"/>
    <w:rsid w:val="00E660F8"/>
    <w:rsid w:val="00E67A52"/>
    <w:rsid w:val="00E73260"/>
    <w:rsid w:val="00E77E58"/>
    <w:rsid w:val="00E80749"/>
    <w:rsid w:val="00E80BFC"/>
    <w:rsid w:val="00E80F29"/>
    <w:rsid w:val="00E811BC"/>
    <w:rsid w:val="00E81970"/>
    <w:rsid w:val="00E81B7E"/>
    <w:rsid w:val="00E84FA4"/>
    <w:rsid w:val="00E850B0"/>
    <w:rsid w:val="00E90555"/>
    <w:rsid w:val="00E92F46"/>
    <w:rsid w:val="00E93019"/>
    <w:rsid w:val="00E9430E"/>
    <w:rsid w:val="00E956D5"/>
    <w:rsid w:val="00E96323"/>
    <w:rsid w:val="00EA0845"/>
    <w:rsid w:val="00EA27FE"/>
    <w:rsid w:val="00EA3D0C"/>
    <w:rsid w:val="00EA6205"/>
    <w:rsid w:val="00EA6246"/>
    <w:rsid w:val="00EA63C2"/>
    <w:rsid w:val="00EB0938"/>
    <w:rsid w:val="00EB0AB6"/>
    <w:rsid w:val="00EB3878"/>
    <w:rsid w:val="00EB41D5"/>
    <w:rsid w:val="00EB4374"/>
    <w:rsid w:val="00EB5E8E"/>
    <w:rsid w:val="00EB62F7"/>
    <w:rsid w:val="00EB6876"/>
    <w:rsid w:val="00EB6BC3"/>
    <w:rsid w:val="00EC001E"/>
    <w:rsid w:val="00EC2AA0"/>
    <w:rsid w:val="00EC3444"/>
    <w:rsid w:val="00EC395F"/>
    <w:rsid w:val="00EC455D"/>
    <w:rsid w:val="00EC5D2C"/>
    <w:rsid w:val="00EC67AC"/>
    <w:rsid w:val="00EC77F2"/>
    <w:rsid w:val="00ED0B2D"/>
    <w:rsid w:val="00ED1AE0"/>
    <w:rsid w:val="00ED1D40"/>
    <w:rsid w:val="00ED1F4E"/>
    <w:rsid w:val="00ED3990"/>
    <w:rsid w:val="00ED450D"/>
    <w:rsid w:val="00ED4661"/>
    <w:rsid w:val="00ED56EA"/>
    <w:rsid w:val="00ED5A22"/>
    <w:rsid w:val="00ED63F5"/>
    <w:rsid w:val="00EE065C"/>
    <w:rsid w:val="00EE1BA2"/>
    <w:rsid w:val="00EE2BAB"/>
    <w:rsid w:val="00EE4564"/>
    <w:rsid w:val="00EE487B"/>
    <w:rsid w:val="00EE5976"/>
    <w:rsid w:val="00EE6382"/>
    <w:rsid w:val="00EE6709"/>
    <w:rsid w:val="00EE7060"/>
    <w:rsid w:val="00EE70CB"/>
    <w:rsid w:val="00EE7226"/>
    <w:rsid w:val="00EE770C"/>
    <w:rsid w:val="00EF18EC"/>
    <w:rsid w:val="00EF222F"/>
    <w:rsid w:val="00EF225C"/>
    <w:rsid w:val="00EF29BD"/>
    <w:rsid w:val="00EF541E"/>
    <w:rsid w:val="00EF678A"/>
    <w:rsid w:val="00EF759B"/>
    <w:rsid w:val="00EF7CA2"/>
    <w:rsid w:val="00F00647"/>
    <w:rsid w:val="00F01DEE"/>
    <w:rsid w:val="00F02C08"/>
    <w:rsid w:val="00F03185"/>
    <w:rsid w:val="00F032FB"/>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BC0"/>
    <w:rsid w:val="00F26795"/>
    <w:rsid w:val="00F26AC8"/>
    <w:rsid w:val="00F27B24"/>
    <w:rsid w:val="00F31AB2"/>
    <w:rsid w:val="00F3773E"/>
    <w:rsid w:val="00F37CDB"/>
    <w:rsid w:val="00F37FF3"/>
    <w:rsid w:val="00F4040E"/>
    <w:rsid w:val="00F41D88"/>
    <w:rsid w:val="00F427E3"/>
    <w:rsid w:val="00F42989"/>
    <w:rsid w:val="00F43AB8"/>
    <w:rsid w:val="00F43B6A"/>
    <w:rsid w:val="00F46972"/>
    <w:rsid w:val="00F47085"/>
    <w:rsid w:val="00F51533"/>
    <w:rsid w:val="00F51EC8"/>
    <w:rsid w:val="00F520F8"/>
    <w:rsid w:val="00F53F7F"/>
    <w:rsid w:val="00F54E6D"/>
    <w:rsid w:val="00F553A8"/>
    <w:rsid w:val="00F55ABF"/>
    <w:rsid w:val="00F56615"/>
    <w:rsid w:val="00F60B9F"/>
    <w:rsid w:val="00F60ECF"/>
    <w:rsid w:val="00F623BC"/>
    <w:rsid w:val="00F63290"/>
    <w:rsid w:val="00F644FB"/>
    <w:rsid w:val="00F64AD5"/>
    <w:rsid w:val="00F65F99"/>
    <w:rsid w:val="00F672B1"/>
    <w:rsid w:val="00F678C4"/>
    <w:rsid w:val="00F704BA"/>
    <w:rsid w:val="00F71323"/>
    <w:rsid w:val="00F71DFB"/>
    <w:rsid w:val="00F73BC9"/>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97F63"/>
    <w:rsid w:val="00FA09A5"/>
    <w:rsid w:val="00FA0B08"/>
    <w:rsid w:val="00FA1E05"/>
    <w:rsid w:val="00FA4CE0"/>
    <w:rsid w:val="00FA5A31"/>
    <w:rsid w:val="00FA7B2F"/>
    <w:rsid w:val="00FB063F"/>
    <w:rsid w:val="00FB0865"/>
    <w:rsid w:val="00FB4151"/>
    <w:rsid w:val="00FB47A9"/>
    <w:rsid w:val="00FB68C8"/>
    <w:rsid w:val="00FB6D34"/>
    <w:rsid w:val="00FB7B63"/>
    <w:rsid w:val="00FC0D49"/>
    <w:rsid w:val="00FC12BB"/>
    <w:rsid w:val="00FC2D2C"/>
    <w:rsid w:val="00FC35FF"/>
    <w:rsid w:val="00FC3CA9"/>
    <w:rsid w:val="00FC411B"/>
    <w:rsid w:val="00FD1861"/>
    <w:rsid w:val="00FD2B24"/>
    <w:rsid w:val="00FD437A"/>
    <w:rsid w:val="00FD4584"/>
    <w:rsid w:val="00FD4790"/>
    <w:rsid w:val="00FD5FD8"/>
    <w:rsid w:val="00FD6303"/>
    <w:rsid w:val="00FD756B"/>
    <w:rsid w:val="00FE2927"/>
    <w:rsid w:val="00FE2D1A"/>
    <w:rsid w:val="00FE2D42"/>
    <w:rsid w:val="00FE34EC"/>
    <w:rsid w:val="00FE49C6"/>
    <w:rsid w:val="00FE64EE"/>
    <w:rsid w:val="00FE6E12"/>
    <w:rsid w:val="00FF08F3"/>
    <w:rsid w:val="00FF1BE9"/>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7626EB"/>
    <w:rsid w:val="158EDAD1"/>
    <w:rsid w:val="15A98863"/>
    <w:rsid w:val="179EE5C2"/>
    <w:rsid w:val="17ECCB0E"/>
    <w:rsid w:val="183C5581"/>
    <w:rsid w:val="18F6EAED"/>
    <w:rsid w:val="19C9C77E"/>
    <w:rsid w:val="1A427749"/>
    <w:rsid w:val="1AB984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4727C"/>
    <w:rsid w:val="284D8CFA"/>
    <w:rsid w:val="28756335"/>
    <w:rsid w:val="28FD7347"/>
    <w:rsid w:val="28FF3A75"/>
    <w:rsid w:val="290E661C"/>
    <w:rsid w:val="293835A7"/>
    <w:rsid w:val="29D4F086"/>
    <w:rsid w:val="2A5E53F0"/>
    <w:rsid w:val="2AFC8403"/>
    <w:rsid w:val="2CB6CEC9"/>
    <w:rsid w:val="2CC70AC1"/>
    <w:rsid w:val="2D0859DE"/>
    <w:rsid w:val="2D480CAD"/>
    <w:rsid w:val="2DF5FC6F"/>
    <w:rsid w:val="2E2EEBFA"/>
    <w:rsid w:val="2E44E923"/>
    <w:rsid w:val="2E62298C"/>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E3531B"/>
    <w:rsid w:val="452E3E99"/>
    <w:rsid w:val="459B4F91"/>
    <w:rsid w:val="46CF8B56"/>
    <w:rsid w:val="48E2AD8A"/>
    <w:rsid w:val="4A5C7241"/>
    <w:rsid w:val="4B3FE73D"/>
    <w:rsid w:val="4BD12535"/>
    <w:rsid w:val="4C0AF0EB"/>
    <w:rsid w:val="4E9FF909"/>
    <w:rsid w:val="4EB66A96"/>
    <w:rsid w:val="4EF3E0DC"/>
    <w:rsid w:val="503E6B51"/>
    <w:rsid w:val="504B963E"/>
    <w:rsid w:val="51C97FBF"/>
    <w:rsid w:val="5237F975"/>
    <w:rsid w:val="530C44F6"/>
    <w:rsid w:val="530FBDB0"/>
    <w:rsid w:val="54A8B213"/>
    <w:rsid w:val="563311E5"/>
    <w:rsid w:val="57B2D367"/>
    <w:rsid w:val="58F74907"/>
    <w:rsid w:val="59DC2763"/>
    <w:rsid w:val="5A58E6A3"/>
    <w:rsid w:val="5A8565D0"/>
    <w:rsid w:val="5B9B502A"/>
    <w:rsid w:val="5BCB440B"/>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95736E8-79A6-45E0-8649-7E62045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B43DF6"/>
    <w:pPr>
      <w:widowControl w:val="0"/>
      <w:autoSpaceDE w:val="0"/>
      <w:autoSpaceDN w:val="0"/>
      <w:spacing w:after="0" w:line="240" w:lineRule="auto"/>
      <w:ind w:left="204"/>
      <w:outlineLvl w:val="0"/>
    </w:pPr>
    <w:rPr>
      <w:rFonts w:ascii="Arial" w:eastAsia="Times New Roman" w:hAnsi="Arial" w:cs="Times New Roman"/>
      <w:b/>
      <w:bCs/>
      <w:szCs w:val="24"/>
      <w:lang w:val="es-ES" w:eastAsia="en-US"/>
    </w:rPr>
  </w:style>
  <w:style w:type="paragraph" w:styleId="Ttulo2">
    <w:name w:val="heading 2"/>
    <w:basedOn w:val="Normal"/>
    <w:next w:val="Normal"/>
    <w:link w:val="Ttulo2Car"/>
    <w:uiPriority w:val="9"/>
    <w:unhideWhenUsed/>
    <w:qFormat/>
    <w:rsid w:val="00B43DF6"/>
    <w:pPr>
      <w:keepNext/>
      <w:keepLines/>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75380F"/>
    <w:pPr>
      <w:keepNext/>
      <w:keepLines/>
      <w:numPr>
        <w:numId w:val="2"/>
      </w:numPr>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numPr>
        <w:numId w:val="3"/>
      </w:numPr>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B43DF6"/>
    <w:rPr>
      <w:rFonts w:ascii="Arial" w:eastAsia="Times New Roman" w:hAnsi="Arial" w:cs="Times New Roman"/>
      <w:b/>
      <w:bCs/>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B43DF6"/>
    <w:rPr>
      <w:rFonts w:ascii="Arial" w:eastAsiaTheme="majorEastAsia" w:hAnsi="Arial" w:cstheme="majorBidi"/>
      <w:b/>
      <w:color w:val="000000" w:themeColor="text1"/>
      <w:szCs w:val="26"/>
    </w:rPr>
  </w:style>
  <w:style w:type="character" w:customStyle="1" w:styleId="CommentReference">
    <w:name w:val="Comment Reference"/>
    <w:basedOn w:val="Fuentedeprrafopredeter"/>
    <w:uiPriority w:val="99"/>
    <w:semiHidden/>
    <w:unhideWhenUsed/>
    <w:rsid w:val="002F6769"/>
    <w:rPr>
      <w:sz w:val="16"/>
      <w:szCs w:val="16"/>
    </w:rPr>
  </w:style>
  <w:style w:type="paragraph" w:customStyle="1" w:styleId="CommentText">
    <w:name w:val="Comment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Fuentedeprrafopredeter"/>
    <w:link w:val="CommentText"/>
    <w:uiPriority w:val="99"/>
    <w:rsid w:val="002F6769"/>
    <w:rPr>
      <w:sz w:val="20"/>
      <w:szCs w:val="20"/>
    </w:rPr>
  </w:style>
  <w:style w:type="paragraph" w:customStyle="1" w:styleId="CommentSubject">
    <w:name w:val="Comment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paragraph" w:styleId="TDC3">
    <w:name w:val="toc 3"/>
    <w:basedOn w:val="Normal"/>
    <w:next w:val="Normal"/>
    <w:autoRedefine/>
    <w:uiPriority w:val="39"/>
    <w:unhideWhenUsed/>
    <w:rsid w:val="00B43DF6"/>
    <w:pPr>
      <w:spacing w:after="100"/>
      <w:ind w:left="440"/>
    </w:pPr>
  </w:style>
  <w:style w:type="paragraph" w:styleId="NormalWeb">
    <w:name w:val="Normal (Web)"/>
    <w:basedOn w:val="Normal"/>
    <w:uiPriority w:val="99"/>
    <w:unhideWhenUsed/>
    <w:rsid w:val="0041379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569C"/>
    <w:rPr>
      <w:rFonts w:ascii="Courier New" w:eastAsia="Times New Roman" w:hAnsi="Courier New" w:cs="Courier New"/>
      <w:sz w:val="20"/>
      <w:szCs w:val="20"/>
    </w:rPr>
  </w:style>
  <w:style w:type="table" w:styleId="Tablaconcuadrculaclara">
    <w:name w:val="Grid Table Light"/>
    <w:basedOn w:val="Tablanormal"/>
    <w:uiPriority w:val="40"/>
    <w:rsid w:val="00A54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rtinfowler.com/articles/microservices.html" TargetMode="External"/><Relationship Id="rId50" Type="http://schemas.openxmlformats.org/officeDocument/2006/relationships/hyperlink" Target="https://vuejs.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doi.org/10.1109/MCC.2017.4250933" TargetMode="External"/><Relationship Id="rId8" Type="http://schemas.openxmlformats.org/officeDocument/2006/relationships/webSettings" Target="webSettings.xml"/><Relationship Id="rId51"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ics.uci.edu/~fielding/pubs/dissertation/top.ht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pring.io/projects/spring-frame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9511</TotalTime>
  <Pages>117</Pages>
  <Words>24917</Words>
  <Characters>137049</Characters>
  <Application>Microsoft Office Word</Application>
  <DocSecurity>0</DocSecurity>
  <Lines>1142</Lines>
  <Paragraphs>323</Paragraphs>
  <ScaleCrop>false</ScaleCrop>
  <Company>udla</Company>
  <LinksUpToDate>false</LinksUpToDate>
  <CharactersWithSpaces>161643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Hernan Jurado</cp:lastModifiedBy>
  <cp:revision>739</cp:revision>
  <cp:lastPrinted>2026-05-23T06:59:00Z</cp:lastPrinted>
  <dcterms:created xsi:type="dcterms:W3CDTF">2026-01-20T01:45:00Z</dcterms:created>
  <dcterms:modified xsi:type="dcterms:W3CDTF">2026-07-12T19:56:00Z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